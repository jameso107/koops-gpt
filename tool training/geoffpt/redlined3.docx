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2EEC9" w14:textId="77777777" w:rsidR="00F27A5B" w:rsidRDefault="00000000">
      <w:pPr>
        <w:pStyle w:val="Heading1"/>
        <w:spacing w:before="79" w:line="204" w:lineRule="exact"/>
        <w:ind w:left="3784" w:right="3884"/>
        <w:jc w:val="center"/>
      </w:pPr>
      <w:r>
        <w:t>CORNING</w:t>
      </w:r>
      <w:r>
        <w:rPr>
          <w:spacing w:val="-8"/>
        </w:rPr>
        <w:t xml:space="preserve"> </w:t>
      </w:r>
      <w:r>
        <w:rPr>
          <w:spacing w:val="-2"/>
        </w:rPr>
        <w:t>INCORPORATED</w:t>
      </w:r>
    </w:p>
    <w:p w14:paraId="3212EECA" w14:textId="77777777" w:rsidR="00F27A5B" w:rsidRDefault="00000000">
      <w:pPr>
        <w:pStyle w:val="BodyText"/>
        <w:spacing w:line="204" w:lineRule="exact"/>
        <w:ind w:left="3785" w:right="3884" w:firstLine="0"/>
        <w:jc w:val="center"/>
      </w:pPr>
      <w:r>
        <w:t>TERMS</w:t>
      </w:r>
      <w:r>
        <w:rPr>
          <w:spacing w:val="-4"/>
        </w:rPr>
        <w:t xml:space="preserve"> </w:t>
      </w:r>
      <w:r>
        <w:t>AND</w:t>
      </w:r>
      <w:r>
        <w:rPr>
          <w:spacing w:val="-4"/>
        </w:rPr>
        <w:t xml:space="preserve"> </w:t>
      </w:r>
      <w:r>
        <w:t>CONDITIONS</w:t>
      </w:r>
      <w:r>
        <w:rPr>
          <w:spacing w:val="-4"/>
        </w:rPr>
        <w:t xml:space="preserve"> </w:t>
      </w:r>
      <w:r>
        <w:t>OF</w:t>
      </w:r>
      <w:r>
        <w:rPr>
          <w:spacing w:val="-3"/>
        </w:rPr>
        <w:t xml:space="preserve"> </w:t>
      </w:r>
      <w:r>
        <w:rPr>
          <w:spacing w:val="-2"/>
        </w:rPr>
        <w:t>PURCHASE</w:t>
      </w:r>
    </w:p>
    <w:p w14:paraId="3212EECB" w14:textId="77777777" w:rsidR="00F27A5B" w:rsidRDefault="00F27A5B">
      <w:pPr>
        <w:pStyle w:val="BodyText"/>
        <w:spacing w:before="7"/>
        <w:ind w:left="0" w:firstLine="0"/>
        <w:jc w:val="left"/>
      </w:pPr>
    </w:p>
    <w:p w14:paraId="3212EECC" w14:textId="77777777" w:rsidR="00F27A5B" w:rsidRDefault="00000000">
      <w:pPr>
        <w:pStyle w:val="Heading1"/>
        <w:ind w:right="213"/>
        <w:jc w:val="both"/>
      </w:pPr>
      <w:r>
        <w:t>These</w:t>
      </w:r>
      <w:r>
        <w:rPr>
          <w:spacing w:val="-3"/>
        </w:rPr>
        <w:t xml:space="preserve"> </w:t>
      </w:r>
      <w:r>
        <w:t>terms</w:t>
      </w:r>
      <w:r>
        <w:rPr>
          <w:spacing w:val="-4"/>
        </w:rPr>
        <w:t xml:space="preserve"> </w:t>
      </w:r>
      <w:r>
        <w:t>and</w:t>
      </w:r>
      <w:r>
        <w:rPr>
          <w:spacing w:val="-4"/>
        </w:rPr>
        <w:t xml:space="preserve"> </w:t>
      </w:r>
      <w:r>
        <w:t>conditions</w:t>
      </w:r>
      <w:r>
        <w:rPr>
          <w:spacing w:val="-4"/>
        </w:rPr>
        <w:t xml:space="preserve"> </w:t>
      </w:r>
      <w:r>
        <w:t>of</w:t>
      </w:r>
      <w:r>
        <w:rPr>
          <w:spacing w:val="-3"/>
        </w:rPr>
        <w:t xml:space="preserve"> </w:t>
      </w:r>
      <w:r>
        <w:t>purchase</w:t>
      </w:r>
      <w:r>
        <w:rPr>
          <w:spacing w:val="-3"/>
        </w:rPr>
        <w:t xml:space="preserve"> </w:t>
      </w:r>
      <w:r>
        <w:t>(“Terms”)</w:t>
      </w:r>
      <w:r>
        <w:rPr>
          <w:spacing w:val="-3"/>
        </w:rPr>
        <w:t xml:space="preserve"> </w:t>
      </w:r>
      <w:r>
        <w:t>and</w:t>
      </w:r>
      <w:r>
        <w:rPr>
          <w:spacing w:val="-4"/>
        </w:rPr>
        <w:t xml:space="preserve"> </w:t>
      </w:r>
      <w:r>
        <w:t>the</w:t>
      </w:r>
      <w:r>
        <w:rPr>
          <w:spacing w:val="-3"/>
        </w:rPr>
        <w:t xml:space="preserve"> </w:t>
      </w:r>
      <w:r>
        <w:t>terms</w:t>
      </w:r>
      <w:r>
        <w:rPr>
          <w:spacing w:val="-4"/>
        </w:rPr>
        <w:t xml:space="preserve"> </w:t>
      </w:r>
      <w:r>
        <w:t>and</w:t>
      </w:r>
      <w:r>
        <w:rPr>
          <w:spacing w:val="-4"/>
        </w:rPr>
        <w:t xml:space="preserve"> </w:t>
      </w:r>
      <w:r>
        <w:t>conditions</w:t>
      </w:r>
      <w:r>
        <w:rPr>
          <w:spacing w:val="-4"/>
        </w:rPr>
        <w:t xml:space="preserve"> </w:t>
      </w:r>
      <w:r>
        <w:t>on</w:t>
      </w:r>
      <w:r>
        <w:rPr>
          <w:spacing w:val="-4"/>
        </w:rPr>
        <w:t xml:space="preserve"> </w:t>
      </w:r>
      <w:r>
        <w:t>the</w:t>
      </w:r>
      <w:r>
        <w:rPr>
          <w:spacing w:val="-3"/>
        </w:rPr>
        <w:t xml:space="preserve"> </w:t>
      </w:r>
      <w:r>
        <w:t>face</w:t>
      </w:r>
      <w:r>
        <w:rPr>
          <w:spacing w:val="-4"/>
        </w:rPr>
        <w:t xml:space="preserve"> </w:t>
      </w:r>
      <w:r>
        <w:t>of</w:t>
      </w:r>
      <w:r>
        <w:rPr>
          <w:spacing w:val="-3"/>
        </w:rPr>
        <w:t xml:space="preserve"> </w:t>
      </w:r>
      <w:r>
        <w:t>the</w:t>
      </w:r>
      <w:r>
        <w:rPr>
          <w:spacing w:val="-3"/>
        </w:rPr>
        <w:t xml:space="preserve"> </w:t>
      </w:r>
      <w:r>
        <w:t>accompanying</w:t>
      </w:r>
      <w:r>
        <w:rPr>
          <w:spacing w:val="-3"/>
        </w:rPr>
        <w:t xml:space="preserve"> </w:t>
      </w:r>
      <w:r>
        <w:t>purchase</w:t>
      </w:r>
      <w:r>
        <w:rPr>
          <w:spacing w:val="-3"/>
        </w:rPr>
        <w:t xml:space="preserve"> </w:t>
      </w:r>
      <w:r>
        <w:t>order</w:t>
      </w:r>
      <w:r>
        <w:rPr>
          <w:spacing w:val="-3"/>
        </w:rPr>
        <w:t xml:space="preserve"> </w:t>
      </w:r>
      <w:r>
        <w:t>(“Purchase Order”), which</w:t>
      </w:r>
      <w:r>
        <w:rPr>
          <w:spacing w:val="-1"/>
        </w:rPr>
        <w:t xml:space="preserve"> </w:t>
      </w:r>
      <w:r>
        <w:t>terms are incorporated herein</w:t>
      </w:r>
      <w:r>
        <w:rPr>
          <w:spacing w:val="-1"/>
        </w:rPr>
        <w:t xml:space="preserve"> </w:t>
      </w:r>
      <w:r>
        <w:t>by reference, govern the purchase of articles, materials, services or equipment covered by the Purchase</w:t>
      </w:r>
      <w:r>
        <w:rPr>
          <w:spacing w:val="-11"/>
        </w:rPr>
        <w:t xml:space="preserve"> </w:t>
      </w:r>
      <w:r>
        <w:t>Order</w:t>
      </w:r>
      <w:r>
        <w:rPr>
          <w:spacing w:val="-11"/>
        </w:rPr>
        <w:t xml:space="preserve"> </w:t>
      </w:r>
      <w:r>
        <w:t>(the</w:t>
      </w:r>
      <w:r>
        <w:rPr>
          <w:spacing w:val="-11"/>
        </w:rPr>
        <w:t xml:space="preserve"> </w:t>
      </w:r>
      <w:r>
        <w:t>“Product”)</w:t>
      </w:r>
      <w:r>
        <w:rPr>
          <w:spacing w:val="-11"/>
        </w:rPr>
        <w:t xml:space="preserve"> </w:t>
      </w:r>
      <w:r>
        <w:t>by</w:t>
      </w:r>
      <w:r>
        <w:rPr>
          <w:spacing w:val="-11"/>
        </w:rPr>
        <w:t xml:space="preserve"> </w:t>
      </w:r>
      <w:r>
        <w:t>Corning</w:t>
      </w:r>
      <w:r>
        <w:rPr>
          <w:spacing w:val="-11"/>
        </w:rPr>
        <w:t xml:space="preserve"> </w:t>
      </w:r>
      <w:r>
        <w:t>Incorporated</w:t>
      </w:r>
      <w:r>
        <w:rPr>
          <w:spacing w:val="-11"/>
        </w:rPr>
        <w:t xml:space="preserve"> </w:t>
      </w:r>
      <w:r>
        <w:t>or</w:t>
      </w:r>
      <w:r>
        <w:rPr>
          <w:spacing w:val="-11"/>
        </w:rPr>
        <w:t xml:space="preserve"> </w:t>
      </w:r>
      <w:r>
        <w:t>the</w:t>
      </w:r>
      <w:r>
        <w:rPr>
          <w:spacing w:val="-11"/>
        </w:rPr>
        <w:t xml:space="preserve"> </w:t>
      </w:r>
      <w:r>
        <w:t>affiliate</w:t>
      </w:r>
      <w:r>
        <w:rPr>
          <w:spacing w:val="-11"/>
        </w:rPr>
        <w:t xml:space="preserve"> </w:t>
      </w:r>
      <w:r>
        <w:t>of</w:t>
      </w:r>
      <w:r>
        <w:rPr>
          <w:spacing w:val="-11"/>
        </w:rPr>
        <w:t xml:space="preserve"> </w:t>
      </w:r>
      <w:r>
        <w:t>Corning</w:t>
      </w:r>
      <w:r>
        <w:rPr>
          <w:spacing w:val="-11"/>
        </w:rPr>
        <w:t xml:space="preserve"> </w:t>
      </w:r>
      <w:r>
        <w:t>Incorporated</w:t>
      </w:r>
      <w:r>
        <w:rPr>
          <w:spacing w:val="-11"/>
        </w:rPr>
        <w:t xml:space="preserve"> </w:t>
      </w:r>
      <w:r>
        <w:t>issuing</w:t>
      </w:r>
      <w:r>
        <w:rPr>
          <w:spacing w:val="-11"/>
        </w:rPr>
        <w:t xml:space="preserve"> </w:t>
      </w:r>
      <w:r>
        <w:t>the</w:t>
      </w:r>
      <w:r>
        <w:rPr>
          <w:spacing w:val="-11"/>
        </w:rPr>
        <w:t xml:space="preserve"> </w:t>
      </w:r>
      <w:r>
        <w:t>Purchase</w:t>
      </w:r>
      <w:r>
        <w:rPr>
          <w:spacing w:val="-11"/>
        </w:rPr>
        <w:t xml:space="preserve"> </w:t>
      </w:r>
      <w:r>
        <w:t>Order</w:t>
      </w:r>
      <w:r>
        <w:rPr>
          <w:spacing w:val="-11"/>
        </w:rPr>
        <w:t xml:space="preserve"> </w:t>
      </w:r>
      <w:r>
        <w:t>(“Buyer”)</w:t>
      </w:r>
      <w:r>
        <w:rPr>
          <w:spacing w:val="-11"/>
        </w:rPr>
        <w:t xml:space="preserve"> </w:t>
      </w:r>
      <w:r>
        <w:t>from the supplier to whom the Purchase Order is issued (“Seller”). These Terms and the Purchase Order comprise the entire agreement between the parties, and supersede all prior or contemporaneous understandings, agreements, negotiations, and communications. Notwithstanding anything</w:t>
      </w:r>
      <w:r>
        <w:rPr>
          <w:spacing w:val="-2"/>
        </w:rPr>
        <w:t xml:space="preserve"> </w:t>
      </w:r>
      <w:r>
        <w:t>herein</w:t>
      </w:r>
      <w:r>
        <w:rPr>
          <w:spacing w:val="-2"/>
        </w:rPr>
        <w:t xml:space="preserve"> </w:t>
      </w:r>
      <w:r>
        <w:t>to</w:t>
      </w:r>
      <w:r>
        <w:rPr>
          <w:spacing w:val="-2"/>
        </w:rPr>
        <w:t xml:space="preserve"> </w:t>
      </w:r>
      <w:r>
        <w:t>the</w:t>
      </w:r>
      <w:r>
        <w:rPr>
          <w:spacing w:val="-2"/>
        </w:rPr>
        <w:t xml:space="preserve"> </w:t>
      </w:r>
      <w:r>
        <w:t>contrary,</w:t>
      </w:r>
      <w:r>
        <w:rPr>
          <w:spacing w:val="-2"/>
        </w:rPr>
        <w:t xml:space="preserve"> </w:t>
      </w:r>
      <w:r>
        <w:t>if</w:t>
      </w:r>
      <w:r>
        <w:rPr>
          <w:spacing w:val="-2"/>
        </w:rPr>
        <w:t xml:space="preserve"> </w:t>
      </w:r>
      <w:r>
        <w:t>a</w:t>
      </w:r>
      <w:r>
        <w:rPr>
          <w:spacing w:val="-2"/>
        </w:rPr>
        <w:t xml:space="preserve"> </w:t>
      </w:r>
      <w:r>
        <w:t>written</w:t>
      </w:r>
      <w:r>
        <w:rPr>
          <w:spacing w:val="-2"/>
        </w:rPr>
        <w:t xml:space="preserve"> </w:t>
      </w:r>
      <w:r>
        <w:t>agreement</w:t>
      </w:r>
      <w:r>
        <w:rPr>
          <w:spacing w:val="-2"/>
        </w:rPr>
        <w:t xml:space="preserve"> </w:t>
      </w:r>
      <w:r>
        <w:t>signed</w:t>
      </w:r>
      <w:r>
        <w:rPr>
          <w:spacing w:val="-2"/>
        </w:rPr>
        <w:t xml:space="preserve"> </w:t>
      </w:r>
      <w:r>
        <w:t>by</w:t>
      </w:r>
      <w:r>
        <w:rPr>
          <w:spacing w:val="-2"/>
        </w:rPr>
        <w:t xml:space="preserve"> </w:t>
      </w:r>
      <w:r>
        <w:t>both</w:t>
      </w:r>
      <w:r>
        <w:rPr>
          <w:spacing w:val="-2"/>
        </w:rPr>
        <w:t xml:space="preserve"> </w:t>
      </w:r>
      <w:r>
        <w:t>parties</w:t>
      </w:r>
      <w:r>
        <w:rPr>
          <w:spacing w:val="-2"/>
        </w:rPr>
        <w:t xml:space="preserve"> </w:t>
      </w:r>
      <w:r>
        <w:t>is</w:t>
      </w:r>
      <w:r>
        <w:rPr>
          <w:spacing w:val="-2"/>
        </w:rPr>
        <w:t xml:space="preserve"> </w:t>
      </w:r>
      <w:r>
        <w:t>in</w:t>
      </w:r>
      <w:r>
        <w:rPr>
          <w:spacing w:val="-2"/>
        </w:rPr>
        <w:t xml:space="preserve"> </w:t>
      </w:r>
      <w:r>
        <w:t>existence</w:t>
      </w:r>
      <w:r>
        <w:rPr>
          <w:spacing w:val="-2"/>
        </w:rPr>
        <w:t xml:space="preserve"> </w:t>
      </w:r>
      <w:r>
        <w:t>covering</w:t>
      </w:r>
      <w:r>
        <w:rPr>
          <w:spacing w:val="-2"/>
        </w:rPr>
        <w:t xml:space="preserve"> </w:t>
      </w:r>
      <w:r>
        <w:t>the</w:t>
      </w:r>
      <w:r>
        <w:rPr>
          <w:spacing w:val="-2"/>
        </w:rPr>
        <w:t xml:space="preserve"> </w:t>
      </w:r>
      <w:r>
        <w:t>sale</w:t>
      </w:r>
      <w:r>
        <w:rPr>
          <w:spacing w:val="-3"/>
        </w:rPr>
        <w:t xml:space="preserve"> </w:t>
      </w:r>
      <w:r>
        <w:t>of</w:t>
      </w:r>
      <w:r>
        <w:rPr>
          <w:spacing w:val="-2"/>
        </w:rPr>
        <w:t xml:space="preserve"> </w:t>
      </w:r>
      <w:r>
        <w:t>Product</w:t>
      </w:r>
      <w:r>
        <w:rPr>
          <w:spacing w:val="-2"/>
        </w:rPr>
        <w:t xml:space="preserve"> </w:t>
      </w:r>
      <w:r>
        <w:t>covered</w:t>
      </w:r>
      <w:r>
        <w:rPr>
          <w:spacing w:val="-2"/>
        </w:rPr>
        <w:t xml:space="preserve"> </w:t>
      </w:r>
      <w:r>
        <w:t>hereby,</w:t>
      </w:r>
      <w:r>
        <w:rPr>
          <w:spacing w:val="-1"/>
        </w:rPr>
        <w:t xml:space="preserve"> </w:t>
      </w:r>
      <w:r>
        <w:t>the terms of the written agreement shall govern and control to the extent of any conflict with these Terms. The Purchase Order shall become a binding contract including these Terms upon either issuance of an order acknowledgment hereof by Seller or substantial performance hereunder by Seller (the “Agreement”). No contrary or additional terms or conditions of sale proposed by Seller will be accepted by Buyer and</w:t>
      </w:r>
      <w:r>
        <w:rPr>
          <w:spacing w:val="-9"/>
        </w:rPr>
        <w:t xml:space="preserve"> </w:t>
      </w:r>
      <w:r>
        <w:t>any</w:t>
      </w:r>
      <w:r>
        <w:rPr>
          <w:spacing w:val="-8"/>
        </w:rPr>
        <w:t xml:space="preserve"> </w:t>
      </w:r>
      <w:r>
        <w:t>such</w:t>
      </w:r>
      <w:r>
        <w:rPr>
          <w:spacing w:val="-9"/>
        </w:rPr>
        <w:t xml:space="preserve"> </w:t>
      </w:r>
      <w:r>
        <w:t>proposed</w:t>
      </w:r>
      <w:r>
        <w:rPr>
          <w:spacing w:val="-9"/>
        </w:rPr>
        <w:t xml:space="preserve"> </w:t>
      </w:r>
      <w:r>
        <w:t>contrary</w:t>
      </w:r>
      <w:r>
        <w:rPr>
          <w:spacing w:val="-8"/>
        </w:rPr>
        <w:t xml:space="preserve"> </w:t>
      </w:r>
      <w:r>
        <w:t>or</w:t>
      </w:r>
      <w:r>
        <w:rPr>
          <w:spacing w:val="-8"/>
        </w:rPr>
        <w:t xml:space="preserve"> </w:t>
      </w:r>
      <w:r>
        <w:t>additional</w:t>
      </w:r>
      <w:r>
        <w:rPr>
          <w:spacing w:val="-8"/>
        </w:rPr>
        <w:t xml:space="preserve"> </w:t>
      </w:r>
      <w:r>
        <w:t>terms</w:t>
      </w:r>
      <w:r>
        <w:rPr>
          <w:spacing w:val="-9"/>
        </w:rPr>
        <w:t xml:space="preserve"> </w:t>
      </w:r>
      <w:r>
        <w:t>are</w:t>
      </w:r>
      <w:r>
        <w:rPr>
          <w:spacing w:val="-9"/>
        </w:rPr>
        <w:t xml:space="preserve"> </w:t>
      </w:r>
      <w:r>
        <w:t>to</w:t>
      </w:r>
      <w:r>
        <w:rPr>
          <w:spacing w:val="-8"/>
        </w:rPr>
        <w:t xml:space="preserve"> </w:t>
      </w:r>
      <w:r>
        <w:t>be</w:t>
      </w:r>
      <w:r>
        <w:rPr>
          <w:spacing w:val="-8"/>
        </w:rPr>
        <w:t xml:space="preserve"> </w:t>
      </w:r>
      <w:r>
        <w:t>construed</w:t>
      </w:r>
      <w:r>
        <w:rPr>
          <w:spacing w:val="-9"/>
        </w:rPr>
        <w:t xml:space="preserve"> </w:t>
      </w:r>
      <w:r>
        <w:t>as</w:t>
      </w:r>
      <w:r>
        <w:rPr>
          <w:spacing w:val="-9"/>
        </w:rPr>
        <w:t xml:space="preserve"> </w:t>
      </w:r>
      <w:r>
        <w:t>proposals</w:t>
      </w:r>
      <w:r>
        <w:rPr>
          <w:spacing w:val="-9"/>
        </w:rPr>
        <w:t xml:space="preserve"> </w:t>
      </w:r>
      <w:r>
        <w:t>for</w:t>
      </w:r>
      <w:r>
        <w:rPr>
          <w:spacing w:val="-8"/>
        </w:rPr>
        <w:t xml:space="preserve"> </w:t>
      </w:r>
      <w:r>
        <w:t>addition</w:t>
      </w:r>
      <w:r>
        <w:rPr>
          <w:spacing w:val="-9"/>
        </w:rPr>
        <w:t xml:space="preserve"> </w:t>
      </w:r>
      <w:r>
        <w:t>to</w:t>
      </w:r>
      <w:r>
        <w:rPr>
          <w:spacing w:val="-8"/>
        </w:rPr>
        <w:t xml:space="preserve"> </w:t>
      </w:r>
      <w:r>
        <w:t>this</w:t>
      </w:r>
      <w:r>
        <w:rPr>
          <w:spacing w:val="-9"/>
        </w:rPr>
        <w:t xml:space="preserve"> </w:t>
      </w:r>
      <w:r>
        <w:t>Agreement</w:t>
      </w:r>
      <w:r>
        <w:rPr>
          <w:spacing w:val="-8"/>
        </w:rPr>
        <w:t xml:space="preserve"> </w:t>
      </w:r>
      <w:r>
        <w:t>which</w:t>
      </w:r>
      <w:r>
        <w:rPr>
          <w:spacing w:val="-9"/>
        </w:rPr>
        <w:t xml:space="preserve"> </w:t>
      </w:r>
      <w:r>
        <w:t>are</w:t>
      </w:r>
      <w:r>
        <w:rPr>
          <w:spacing w:val="-9"/>
        </w:rPr>
        <w:t xml:space="preserve"> </w:t>
      </w:r>
      <w:r>
        <w:t>hereby</w:t>
      </w:r>
      <w:r>
        <w:rPr>
          <w:spacing w:val="-8"/>
        </w:rPr>
        <w:t xml:space="preserve"> </w:t>
      </w:r>
      <w:r>
        <w:t>rejected unless</w:t>
      </w:r>
      <w:r>
        <w:rPr>
          <w:spacing w:val="-8"/>
        </w:rPr>
        <w:t xml:space="preserve"> </w:t>
      </w:r>
      <w:r>
        <w:t>otherwise</w:t>
      </w:r>
      <w:r>
        <w:rPr>
          <w:spacing w:val="-8"/>
        </w:rPr>
        <w:t xml:space="preserve"> </w:t>
      </w:r>
      <w:r>
        <w:t>indicated</w:t>
      </w:r>
      <w:r>
        <w:rPr>
          <w:spacing w:val="-10"/>
        </w:rPr>
        <w:t xml:space="preserve"> </w:t>
      </w:r>
      <w:r>
        <w:t>in</w:t>
      </w:r>
      <w:r>
        <w:rPr>
          <w:spacing w:val="-8"/>
        </w:rPr>
        <w:t xml:space="preserve"> </w:t>
      </w:r>
      <w:r>
        <w:t>a</w:t>
      </w:r>
      <w:r>
        <w:rPr>
          <w:spacing w:val="-9"/>
        </w:rPr>
        <w:t xml:space="preserve"> </w:t>
      </w:r>
      <w:r>
        <w:t>written</w:t>
      </w:r>
      <w:r>
        <w:rPr>
          <w:spacing w:val="-8"/>
        </w:rPr>
        <w:t xml:space="preserve"> </w:t>
      </w:r>
      <w:r>
        <w:t>instrument</w:t>
      </w:r>
      <w:r>
        <w:rPr>
          <w:spacing w:val="-8"/>
        </w:rPr>
        <w:t xml:space="preserve"> </w:t>
      </w:r>
      <w:r>
        <w:t>executed</w:t>
      </w:r>
      <w:r>
        <w:rPr>
          <w:spacing w:val="-8"/>
        </w:rPr>
        <w:t xml:space="preserve"> </w:t>
      </w:r>
      <w:r>
        <w:t>by</w:t>
      </w:r>
      <w:r>
        <w:rPr>
          <w:spacing w:val="-9"/>
        </w:rPr>
        <w:t xml:space="preserve"> </w:t>
      </w:r>
      <w:r>
        <w:t>an</w:t>
      </w:r>
      <w:r>
        <w:rPr>
          <w:spacing w:val="-8"/>
        </w:rPr>
        <w:t xml:space="preserve"> </w:t>
      </w:r>
      <w:r>
        <w:t>authorized</w:t>
      </w:r>
      <w:r>
        <w:rPr>
          <w:spacing w:val="-8"/>
        </w:rPr>
        <w:t xml:space="preserve"> </w:t>
      </w:r>
      <w:r>
        <w:t>officer</w:t>
      </w:r>
      <w:r>
        <w:rPr>
          <w:spacing w:val="-8"/>
        </w:rPr>
        <w:t xml:space="preserve"> </w:t>
      </w:r>
      <w:r>
        <w:t>of</w:t>
      </w:r>
      <w:r>
        <w:rPr>
          <w:spacing w:val="-8"/>
        </w:rPr>
        <w:t xml:space="preserve"> </w:t>
      </w:r>
      <w:r>
        <w:t>Buyer</w:t>
      </w:r>
      <w:r>
        <w:rPr>
          <w:spacing w:val="-9"/>
        </w:rPr>
        <w:t xml:space="preserve"> </w:t>
      </w:r>
      <w:r>
        <w:t>making</w:t>
      </w:r>
      <w:r>
        <w:rPr>
          <w:spacing w:val="-8"/>
        </w:rPr>
        <w:t xml:space="preserve"> </w:t>
      </w:r>
      <w:r>
        <w:t>specific</w:t>
      </w:r>
      <w:r>
        <w:rPr>
          <w:spacing w:val="-9"/>
        </w:rPr>
        <w:t xml:space="preserve"> </w:t>
      </w:r>
      <w:r>
        <w:t>reference</w:t>
      </w:r>
      <w:r>
        <w:rPr>
          <w:spacing w:val="-8"/>
        </w:rPr>
        <w:t xml:space="preserve"> </w:t>
      </w:r>
      <w:r>
        <w:t>to</w:t>
      </w:r>
      <w:r>
        <w:rPr>
          <w:spacing w:val="-9"/>
        </w:rPr>
        <w:t xml:space="preserve"> </w:t>
      </w:r>
      <w:r>
        <w:t>this</w:t>
      </w:r>
      <w:r>
        <w:rPr>
          <w:spacing w:val="-10"/>
        </w:rPr>
        <w:t xml:space="preserve"> </w:t>
      </w:r>
      <w:r>
        <w:t>purchase</w:t>
      </w:r>
      <w:r>
        <w:rPr>
          <w:spacing w:val="-7"/>
        </w:rPr>
        <w:t xml:space="preserve"> </w:t>
      </w:r>
      <w:r>
        <w:t>order and the specific contrary or additional term proposed by Seller. Seller’s performance pursuant to this order shall be deemed unqualified acceptance of these Terms.</w:t>
      </w:r>
    </w:p>
    <w:p w14:paraId="3212EECD" w14:textId="77777777" w:rsidR="00F27A5B" w:rsidRDefault="00000000">
      <w:pPr>
        <w:pStyle w:val="ListParagraph"/>
        <w:numPr>
          <w:ilvl w:val="0"/>
          <w:numId w:val="2"/>
        </w:numPr>
        <w:tabs>
          <w:tab w:val="left" w:pos="480"/>
        </w:tabs>
        <w:spacing w:before="115"/>
        <w:ind w:right="213"/>
        <w:jc w:val="both"/>
        <w:rPr>
          <w:sz w:val="18"/>
        </w:rPr>
      </w:pPr>
      <w:r>
        <w:rPr>
          <w:b/>
          <w:sz w:val="18"/>
        </w:rPr>
        <w:t>Price.</w:t>
      </w:r>
      <w:r>
        <w:rPr>
          <w:b/>
          <w:spacing w:val="40"/>
          <w:sz w:val="18"/>
        </w:rPr>
        <w:t xml:space="preserve"> </w:t>
      </w:r>
      <w:r>
        <w:rPr>
          <w:sz w:val="18"/>
        </w:rPr>
        <w:t xml:space="preserve">The price for the Product sold hereunder shall not be higher than that appearing on the face of this Agreement or if no price appears thereon, then not higher than the last price quoted by Seller. Seller covenants that if it should at any time prior to the delivery of the Products covered hereby sell like articles, materials, </w:t>
      </w:r>
      <w:proofErr w:type="gramStart"/>
      <w:r>
        <w:rPr>
          <w:sz w:val="18"/>
        </w:rPr>
        <w:t>services</w:t>
      </w:r>
      <w:proofErr w:type="gramEnd"/>
      <w:r>
        <w:rPr>
          <w:sz w:val="18"/>
        </w:rPr>
        <w:t xml:space="preserve"> or equipment in similar quantities to any third party at lower prices, it will notify Buyer in writing</w:t>
      </w:r>
      <w:r>
        <w:rPr>
          <w:spacing w:val="-5"/>
          <w:sz w:val="18"/>
        </w:rPr>
        <w:t xml:space="preserve"> </w:t>
      </w:r>
      <w:r>
        <w:rPr>
          <w:sz w:val="18"/>
        </w:rPr>
        <w:t>of</w:t>
      </w:r>
      <w:r>
        <w:rPr>
          <w:spacing w:val="-5"/>
          <w:sz w:val="18"/>
        </w:rPr>
        <w:t xml:space="preserve"> </w:t>
      </w:r>
      <w:r>
        <w:rPr>
          <w:sz w:val="18"/>
        </w:rPr>
        <w:t>such</w:t>
      </w:r>
      <w:r>
        <w:rPr>
          <w:spacing w:val="-5"/>
          <w:sz w:val="18"/>
        </w:rPr>
        <w:t xml:space="preserve"> </w:t>
      </w:r>
      <w:r>
        <w:rPr>
          <w:sz w:val="18"/>
        </w:rPr>
        <w:t>lower</w:t>
      </w:r>
      <w:r>
        <w:rPr>
          <w:spacing w:val="-5"/>
          <w:sz w:val="18"/>
        </w:rPr>
        <w:t xml:space="preserve"> </w:t>
      </w:r>
      <w:r>
        <w:rPr>
          <w:sz w:val="18"/>
        </w:rPr>
        <w:t>prices</w:t>
      </w:r>
      <w:r>
        <w:rPr>
          <w:spacing w:val="-6"/>
          <w:sz w:val="18"/>
        </w:rPr>
        <w:t xml:space="preserve"> </w:t>
      </w:r>
      <w:r>
        <w:rPr>
          <w:sz w:val="18"/>
        </w:rPr>
        <w:t>and</w:t>
      </w:r>
      <w:r>
        <w:rPr>
          <w:spacing w:val="-5"/>
          <w:sz w:val="18"/>
        </w:rPr>
        <w:t xml:space="preserve"> </w:t>
      </w:r>
      <w:r>
        <w:rPr>
          <w:sz w:val="18"/>
        </w:rPr>
        <w:t>Buyer</w:t>
      </w:r>
      <w:r>
        <w:rPr>
          <w:spacing w:val="-5"/>
          <w:sz w:val="18"/>
        </w:rPr>
        <w:t xml:space="preserve"> </w:t>
      </w:r>
      <w:r>
        <w:rPr>
          <w:sz w:val="18"/>
        </w:rPr>
        <w:t>will</w:t>
      </w:r>
      <w:r>
        <w:rPr>
          <w:spacing w:val="-5"/>
          <w:sz w:val="18"/>
        </w:rPr>
        <w:t xml:space="preserve"> </w:t>
      </w:r>
      <w:r>
        <w:rPr>
          <w:sz w:val="18"/>
        </w:rPr>
        <w:t>receive</w:t>
      </w:r>
      <w:r>
        <w:rPr>
          <w:spacing w:val="-5"/>
          <w:sz w:val="18"/>
        </w:rPr>
        <w:t xml:space="preserve"> </w:t>
      </w:r>
      <w:r>
        <w:rPr>
          <w:sz w:val="18"/>
        </w:rPr>
        <w:t>the</w:t>
      </w:r>
      <w:r>
        <w:rPr>
          <w:spacing w:val="-5"/>
          <w:sz w:val="18"/>
        </w:rPr>
        <w:t xml:space="preserve"> </w:t>
      </w:r>
      <w:r>
        <w:rPr>
          <w:sz w:val="18"/>
        </w:rPr>
        <w:t>full</w:t>
      </w:r>
      <w:r>
        <w:rPr>
          <w:spacing w:val="-5"/>
          <w:sz w:val="18"/>
        </w:rPr>
        <w:t xml:space="preserve"> </w:t>
      </w:r>
      <w:r>
        <w:rPr>
          <w:sz w:val="18"/>
        </w:rPr>
        <w:t>benefit</w:t>
      </w:r>
      <w:r>
        <w:rPr>
          <w:spacing w:val="-5"/>
          <w:sz w:val="18"/>
        </w:rPr>
        <w:t xml:space="preserve"> </w:t>
      </w:r>
      <w:r>
        <w:rPr>
          <w:sz w:val="18"/>
        </w:rPr>
        <w:t>of</w:t>
      </w:r>
      <w:r>
        <w:rPr>
          <w:spacing w:val="-5"/>
          <w:sz w:val="18"/>
        </w:rPr>
        <w:t xml:space="preserve"> </w:t>
      </w:r>
      <w:r>
        <w:rPr>
          <w:sz w:val="18"/>
        </w:rPr>
        <w:t>such</w:t>
      </w:r>
      <w:r>
        <w:rPr>
          <w:spacing w:val="-5"/>
          <w:sz w:val="18"/>
        </w:rPr>
        <w:t xml:space="preserve"> </w:t>
      </w:r>
      <w:r>
        <w:rPr>
          <w:sz w:val="18"/>
        </w:rPr>
        <w:t>lower</w:t>
      </w:r>
      <w:r>
        <w:rPr>
          <w:spacing w:val="-5"/>
          <w:sz w:val="18"/>
        </w:rPr>
        <w:t xml:space="preserve"> </w:t>
      </w:r>
      <w:r>
        <w:rPr>
          <w:sz w:val="18"/>
        </w:rPr>
        <w:t>prices</w:t>
      </w:r>
      <w:r>
        <w:rPr>
          <w:spacing w:val="-5"/>
          <w:sz w:val="18"/>
        </w:rPr>
        <w:t xml:space="preserve"> </w:t>
      </w:r>
      <w:r>
        <w:rPr>
          <w:sz w:val="18"/>
        </w:rPr>
        <w:t>from</w:t>
      </w:r>
      <w:r>
        <w:rPr>
          <w:spacing w:val="-6"/>
          <w:sz w:val="18"/>
        </w:rPr>
        <w:t xml:space="preserve"> </w:t>
      </w:r>
      <w:r>
        <w:rPr>
          <w:sz w:val="18"/>
        </w:rPr>
        <w:t>the</w:t>
      </w:r>
      <w:r>
        <w:rPr>
          <w:spacing w:val="-5"/>
          <w:sz w:val="18"/>
        </w:rPr>
        <w:t xml:space="preserve"> </w:t>
      </w:r>
      <w:r>
        <w:rPr>
          <w:sz w:val="18"/>
        </w:rPr>
        <w:t>date</w:t>
      </w:r>
      <w:r>
        <w:rPr>
          <w:spacing w:val="-5"/>
          <w:sz w:val="18"/>
        </w:rPr>
        <w:t xml:space="preserve"> </w:t>
      </w:r>
      <w:r>
        <w:rPr>
          <w:sz w:val="18"/>
        </w:rPr>
        <w:t>of</w:t>
      </w:r>
      <w:r>
        <w:rPr>
          <w:spacing w:val="-5"/>
          <w:sz w:val="18"/>
        </w:rPr>
        <w:t xml:space="preserve"> </w:t>
      </w:r>
      <w:r>
        <w:rPr>
          <w:sz w:val="18"/>
        </w:rPr>
        <w:t>such</w:t>
      </w:r>
      <w:r>
        <w:rPr>
          <w:spacing w:val="-5"/>
          <w:sz w:val="18"/>
        </w:rPr>
        <w:t xml:space="preserve"> </w:t>
      </w:r>
      <w:r>
        <w:rPr>
          <w:sz w:val="18"/>
        </w:rPr>
        <w:t>sale</w:t>
      </w:r>
      <w:r>
        <w:rPr>
          <w:spacing w:val="-5"/>
          <w:sz w:val="18"/>
        </w:rPr>
        <w:t xml:space="preserve"> </w:t>
      </w:r>
      <w:r>
        <w:rPr>
          <w:sz w:val="18"/>
        </w:rPr>
        <w:t>to</w:t>
      </w:r>
      <w:r>
        <w:rPr>
          <w:spacing w:val="-6"/>
          <w:sz w:val="18"/>
        </w:rPr>
        <w:t xml:space="preserve"> </w:t>
      </w:r>
      <w:r>
        <w:rPr>
          <w:sz w:val="18"/>
        </w:rPr>
        <w:t>any</w:t>
      </w:r>
      <w:r>
        <w:rPr>
          <w:spacing w:val="-5"/>
          <w:sz w:val="18"/>
        </w:rPr>
        <w:t xml:space="preserve"> </w:t>
      </w:r>
      <w:r>
        <w:rPr>
          <w:sz w:val="18"/>
        </w:rPr>
        <w:t>third</w:t>
      </w:r>
      <w:r>
        <w:rPr>
          <w:spacing w:val="-5"/>
          <w:sz w:val="18"/>
        </w:rPr>
        <w:t xml:space="preserve"> </w:t>
      </w:r>
      <w:r>
        <w:rPr>
          <w:sz w:val="18"/>
        </w:rPr>
        <w:t>party.</w:t>
      </w:r>
      <w:r>
        <w:rPr>
          <w:spacing w:val="-5"/>
          <w:sz w:val="18"/>
        </w:rPr>
        <w:t xml:space="preserve"> </w:t>
      </w:r>
      <w:r>
        <w:rPr>
          <w:sz w:val="18"/>
        </w:rPr>
        <w:t>Seller</w:t>
      </w:r>
      <w:r>
        <w:rPr>
          <w:spacing w:val="-6"/>
          <w:sz w:val="18"/>
        </w:rPr>
        <w:t xml:space="preserve"> </w:t>
      </w:r>
      <w:r>
        <w:rPr>
          <w:sz w:val="18"/>
        </w:rPr>
        <w:t>agrees not to</w:t>
      </w:r>
      <w:r>
        <w:rPr>
          <w:spacing w:val="-1"/>
          <w:sz w:val="18"/>
        </w:rPr>
        <w:t xml:space="preserve"> </w:t>
      </w:r>
      <w:r>
        <w:rPr>
          <w:sz w:val="18"/>
        </w:rPr>
        <w:t>charge</w:t>
      </w:r>
      <w:r>
        <w:rPr>
          <w:spacing w:val="-1"/>
          <w:sz w:val="18"/>
        </w:rPr>
        <w:t xml:space="preserve"> </w:t>
      </w:r>
      <w:r>
        <w:rPr>
          <w:sz w:val="18"/>
        </w:rPr>
        <w:t>or</w:t>
      </w:r>
      <w:r>
        <w:rPr>
          <w:spacing w:val="-1"/>
          <w:sz w:val="18"/>
        </w:rPr>
        <w:t xml:space="preserve"> </w:t>
      </w:r>
      <w:r>
        <w:rPr>
          <w:sz w:val="18"/>
        </w:rPr>
        <w:t>seek any</w:t>
      </w:r>
      <w:r>
        <w:rPr>
          <w:spacing w:val="-1"/>
          <w:sz w:val="18"/>
        </w:rPr>
        <w:t xml:space="preserve"> </w:t>
      </w:r>
      <w:r>
        <w:rPr>
          <w:sz w:val="18"/>
        </w:rPr>
        <w:t>collection costs,</w:t>
      </w:r>
      <w:r>
        <w:rPr>
          <w:spacing w:val="-2"/>
          <w:sz w:val="18"/>
        </w:rPr>
        <w:t xml:space="preserve"> </w:t>
      </w:r>
      <w:r>
        <w:rPr>
          <w:sz w:val="18"/>
        </w:rPr>
        <w:t>including collection</w:t>
      </w:r>
      <w:r>
        <w:rPr>
          <w:spacing w:val="-1"/>
          <w:sz w:val="18"/>
        </w:rPr>
        <w:t xml:space="preserve"> </w:t>
      </w:r>
      <w:r>
        <w:rPr>
          <w:sz w:val="18"/>
        </w:rPr>
        <w:t xml:space="preserve">agency fees, attorney’s </w:t>
      </w:r>
      <w:proofErr w:type="gramStart"/>
      <w:r>
        <w:rPr>
          <w:sz w:val="18"/>
        </w:rPr>
        <w:t>fees</w:t>
      </w:r>
      <w:proofErr w:type="gramEnd"/>
      <w:r>
        <w:rPr>
          <w:sz w:val="18"/>
        </w:rPr>
        <w:t xml:space="preserve"> and</w:t>
      </w:r>
      <w:r>
        <w:rPr>
          <w:spacing w:val="-1"/>
          <w:sz w:val="18"/>
        </w:rPr>
        <w:t xml:space="preserve"> </w:t>
      </w:r>
      <w:r>
        <w:rPr>
          <w:sz w:val="18"/>
        </w:rPr>
        <w:t>court costs</w:t>
      </w:r>
      <w:r>
        <w:rPr>
          <w:spacing w:val="-1"/>
          <w:sz w:val="18"/>
        </w:rPr>
        <w:t xml:space="preserve"> </w:t>
      </w:r>
      <w:r>
        <w:rPr>
          <w:sz w:val="18"/>
        </w:rPr>
        <w:t>if</w:t>
      </w:r>
      <w:r>
        <w:rPr>
          <w:spacing w:val="-1"/>
          <w:sz w:val="18"/>
        </w:rPr>
        <w:t xml:space="preserve"> </w:t>
      </w:r>
      <w:r>
        <w:rPr>
          <w:sz w:val="18"/>
        </w:rPr>
        <w:t>this account is placed</w:t>
      </w:r>
      <w:r>
        <w:rPr>
          <w:spacing w:val="-1"/>
          <w:sz w:val="18"/>
        </w:rPr>
        <w:t xml:space="preserve"> </w:t>
      </w:r>
      <w:r>
        <w:rPr>
          <w:sz w:val="18"/>
        </w:rPr>
        <w:t>in collection.</w:t>
      </w:r>
    </w:p>
    <w:p w14:paraId="3212EECE" w14:textId="77777777" w:rsidR="00F27A5B" w:rsidRDefault="00000000">
      <w:pPr>
        <w:pStyle w:val="ListParagraph"/>
        <w:numPr>
          <w:ilvl w:val="0"/>
          <w:numId w:val="2"/>
        </w:numPr>
        <w:tabs>
          <w:tab w:val="left" w:pos="480"/>
        </w:tabs>
        <w:spacing w:before="127"/>
        <w:ind w:right="213"/>
        <w:jc w:val="both"/>
        <w:rPr>
          <w:sz w:val="18"/>
        </w:rPr>
      </w:pPr>
      <w:r>
        <w:rPr>
          <w:b/>
          <w:sz w:val="18"/>
        </w:rPr>
        <w:t>Invoicing.</w:t>
      </w:r>
      <w:r>
        <w:rPr>
          <w:b/>
          <w:spacing w:val="40"/>
          <w:sz w:val="18"/>
        </w:rPr>
        <w:t xml:space="preserve"> </w:t>
      </w:r>
      <w:r>
        <w:rPr>
          <w:sz w:val="18"/>
        </w:rPr>
        <w:t>Buyer is under no obligation to pay invoices received more than one year from the date of delivery of Product. In the event Buyer submits</w:t>
      </w:r>
      <w:r>
        <w:rPr>
          <w:spacing w:val="-4"/>
          <w:sz w:val="18"/>
        </w:rPr>
        <w:t xml:space="preserve"> </w:t>
      </w:r>
      <w:r>
        <w:rPr>
          <w:sz w:val="18"/>
        </w:rPr>
        <w:t>payment(s)</w:t>
      </w:r>
      <w:r>
        <w:rPr>
          <w:spacing w:val="-4"/>
          <w:sz w:val="18"/>
        </w:rPr>
        <w:t xml:space="preserve"> </w:t>
      </w:r>
      <w:r>
        <w:rPr>
          <w:sz w:val="18"/>
        </w:rPr>
        <w:t>to</w:t>
      </w:r>
      <w:r>
        <w:rPr>
          <w:spacing w:val="-5"/>
          <w:sz w:val="18"/>
        </w:rPr>
        <w:t xml:space="preserve"> </w:t>
      </w:r>
      <w:r>
        <w:rPr>
          <w:sz w:val="18"/>
        </w:rPr>
        <w:t>an</w:t>
      </w:r>
      <w:r>
        <w:rPr>
          <w:spacing w:val="-5"/>
          <w:sz w:val="18"/>
        </w:rPr>
        <w:t xml:space="preserve"> </w:t>
      </w:r>
      <w:r>
        <w:rPr>
          <w:sz w:val="18"/>
        </w:rPr>
        <w:t>unrelated</w:t>
      </w:r>
      <w:r>
        <w:rPr>
          <w:spacing w:val="-4"/>
          <w:sz w:val="18"/>
        </w:rPr>
        <w:t xml:space="preserve"> </w:t>
      </w:r>
      <w:r>
        <w:rPr>
          <w:sz w:val="18"/>
        </w:rPr>
        <w:t>third</w:t>
      </w:r>
      <w:r>
        <w:rPr>
          <w:spacing w:val="-4"/>
          <w:sz w:val="18"/>
        </w:rPr>
        <w:t xml:space="preserve"> </w:t>
      </w:r>
      <w:r>
        <w:rPr>
          <w:sz w:val="18"/>
        </w:rPr>
        <w:t>party</w:t>
      </w:r>
      <w:r>
        <w:rPr>
          <w:spacing w:val="-7"/>
          <w:sz w:val="18"/>
        </w:rPr>
        <w:t xml:space="preserve"> </w:t>
      </w:r>
      <w:proofErr w:type="gramStart"/>
      <w:r>
        <w:rPr>
          <w:sz w:val="18"/>
        </w:rPr>
        <w:t>as</w:t>
      </w:r>
      <w:r>
        <w:rPr>
          <w:spacing w:val="-5"/>
          <w:sz w:val="18"/>
        </w:rPr>
        <w:t xml:space="preserve"> </w:t>
      </w:r>
      <w:r>
        <w:rPr>
          <w:sz w:val="18"/>
        </w:rPr>
        <w:t>a</w:t>
      </w:r>
      <w:r>
        <w:rPr>
          <w:spacing w:val="-5"/>
          <w:sz w:val="18"/>
        </w:rPr>
        <w:t xml:space="preserve"> </w:t>
      </w:r>
      <w:r>
        <w:rPr>
          <w:sz w:val="18"/>
        </w:rPr>
        <w:t>result</w:t>
      </w:r>
      <w:r>
        <w:rPr>
          <w:spacing w:val="-5"/>
          <w:sz w:val="18"/>
        </w:rPr>
        <w:t xml:space="preserve"> </w:t>
      </w:r>
      <w:r>
        <w:rPr>
          <w:sz w:val="18"/>
        </w:rPr>
        <w:t>of</w:t>
      </w:r>
      <w:proofErr w:type="gramEnd"/>
      <w:r>
        <w:rPr>
          <w:spacing w:val="-5"/>
          <w:sz w:val="18"/>
        </w:rPr>
        <w:t xml:space="preserve"> </w:t>
      </w:r>
      <w:r>
        <w:rPr>
          <w:sz w:val="18"/>
        </w:rPr>
        <w:t>a</w:t>
      </w:r>
      <w:r>
        <w:rPr>
          <w:spacing w:val="-6"/>
          <w:sz w:val="18"/>
        </w:rPr>
        <w:t xml:space="preserve"> </w:t>
      </w:r>
      <w:r>
        <w:rPr>
          <w:sz w:val="18"/>
        </w:rPr>
        <w:t>security</w:t>
      </w:r>
      <w:r>
        <w:rPr>
          <w:spacing w:val="-4"/>
          <w:sz w:val="18"/>
        </w:rPr>
        <w:t xml:space="preserve"> </w:t>
      </w:r>
      <w:r>
        <w:rPr>
          <w:sz w:val="18"/>
        </w:rPr>
        <w:t>breach,</w:t>
      </w:r>
      <w:r>
        <w:rPr>
          <w:spacing w:val="-5"/>
          <w:sz w:val="18"/>
        </w:rPr>
        <w:t xml:space="preserve"> </w:t>
      </w:r>
      <w:r>
        <w:rPr>
          <w:sz w:val="18"/>
        </w:rPr>
        <w:t>security</w:t>
      </w:r>
      <w:r>
        <w:rPr>
          <w:spacing w:val="-4"/>
          <w:sz w:val="18"/>
        </w:rPr>
        <w:t xml:space="preserve"> </w:t>
      </w:r>
      <w:r>
        <w:rPr>
          <w:sz w:val="18"/>
        </w:rPr>
        <w:t>vulnerability</w:t>
      </w:r>
      <w:r>
        <w:rPr>
          <w:spacing w:val="-7"/>
          <w:sz w:val="18"/>
        </w:rPr>
        <w:t xml:space="preserve"> </w:t>
      </w:r>
      <w:r>
        <w:rPr>
          <w:sz w:val="18"/>
        </w:rPr>
        <w:t>or</w:t>
      </w:r>
      <w:r>
        <w:rPr>
          <w:spacing w:val="-4"/>
          <w:sz w:val="18"/>
        </w:rPr>
        <w:t xml:space="preserve"> </w:t>
      </w:r>
      <w:r>
        <w:rPr>
          <w:sz w:val="18"/>
        </w:rPr>
        <w:t>other</w:t>
      </w:r>
      <w:r>
        <w:rPr>
          <w:spacing w:val="-5"/>
          <w:sz w:val="18"/>
        </w:rPr>
        <w:t xml:space="preserve"> </w:t>
      </w:r>
      <w:r>
        <w:rPr>
          <w:sz w:val="18"/>
        </w:rPr>
        <w:t>similar</w:t>
      </w:r>
      <w:r>
        <w:rPr>
          <w:spacing w:val="-5"/>
          <w:sz w:val="18"/>
        </w:rPr>
        <w:t xml:space="preserve"> </w:t>
      </w:r>
      <w:r>
        <w:rPr>
          <w:sz w:val="18"/>
        </w:rPr>
        <w:t>comprise</w:t>
      </w:r>
      <w:r>
        <w:rPr>
          <w:spacing w:val="-5"/>
          <w:sz w:val="18"/>
        </w:rPr>
        <w:t xml:space="preserve"> </w:t>
      </w:r>
      <w:r>
        <w:rPr>
          <w:sz w:val="18"/>
        </w:rPr>
        <w:t>of</w:t>
      </w:r>
      <w:r>
        <w:rPr>
          <w:spacing w:val="-5"/>
          <w:sz w:val="18"/>
        </w:rPr>
        <w:t xml:space="preserve"> </w:t>
      </w:r>
      <w:r>
        <w:rPr>
          <w:sz w:val="18"/>
        </w:rPr>
        <w:t>Seller’s</w:t>
      </w:r>
      <w:r>
        <w:rPr>
          <w:spacing w:val="-5"/>
          <w:sz w:val="18"/>
        </w:rPr>
        <w:t xml:space="preserve"> </w:t>
      </w:r>
      <w:r>
        <w:rPr>
          <w:sz w:val="18"/>
        </w:rPr>
        <w:t xml:space="preserve">systems, processes, controls, accounts or supplier information, Buyer shall be deemed to have met its obligation to make such payment(s) under this </w:t>
      </w:r>
      <w:r>
        <w:rPr>
          <w:spacing w:val="-2"/>
          <w:sz w:val="18"/>
        </w:rPr>
        <w:t>Agreement.</w:t>
      </w:r>
    </w:p>
    <w:p w14:paraId="3212EECF" w14:textId="3E9E0374" w:rsidR="00F27A5B" w:rsidRDefault="00000000">
      <w:pPr>
        <w:pStyle w:val="ListParagraph"/>
        <w:numPr>
          <w:ilvl w:val="0"/>
          <w:numId w:val="2"/>
        </w:numPr>
        <w:tabs>
          <w:tab w:val="left" w:pos="480"/>
        </w:tabs>
        <w:spacing w:before="118"/>
        <w:ind w:right="208"/>
        <w:jc w:val="both"/>
        <w:rPr>
          <w:sz w:val="18"/>
        </w:rPr>
      </w:pPr>
      <w:r>
        <w:rPr>
          <w:b/>
          <w:sz w:val="18"/>
        </w:rPr>
        <w:t>Warranty.</w:t>
      </w:r>
      <w:r>
        <w:rPr>
          <w:b/>
          <w:spacing w:val="40"/>
          <w:sz w:val="18"/>
        </w:rPr>
        <w:t xml:space="preserve"> </w:t>
      </w:r>
      <w:r>
        <w:rPr>
          <w:sz w:val="18"/>
        </w:rPr>
        <w:t>All</w:t>
      </w:r>
      <w:r>
        <w:rPr>
          <w:spacing w:val="-2"/>
          <w:sz w:val="18"/>
        </w:rPr>
        <w:t xml:space="preserve"> </w:t>
      </w:r>
      <w:r>
        <w:rPr>
          <w:sz w:val="18"/>
        </w:rPr>
        <w:t>Products</w:t>
      </w:r>
      <w:r>
        <w:rPr>
          <w:spacing w:val="-1"/>
          <w:sz w:val="18"/>
        </w:rPr>
        <w:t xml:space="preserve"> </w:t>
      </w:r>
      <w:r>
        <w:rPr>
          <w:sz w:val="18"/>
        </w:rPr>
        <w:t>sold</w:t>
      </w:r>
      <w:r>
        <w:rPr>
          <w:spacing w:val="-2"/>
          <w:sz w:val="18"/>
        </w:rPr>
        <w:t xml:space="preserve"> </w:t>
      </w:r>
      <w:r>
        <w:rPr>
          <w:sz w:val="18"/>
        </w:rPr>
        <w:t>and</w:t>
      </w:r>
      <w:r>
        <w:rPr>
          <w:spacing w:val="-1"/>
          <w:sz w:val="18"/>
        </w:rPr>
        <w:t xml:space="preserve"> </w:t>
      </w:r>
      <w:r>
        <w:rPr>
          <w:sz w:val="18"/>
        </w:rPr>
        <w:t>delivered</w:t>
      </w:r>
      <w:r>
        <w:rPr>
          <w:spacing w:val="-2"/>
          <w:sz w:val="18"/>
        </w:rPr>
        <w:t xml:space="preserve"> </w:t>
      </w:r>
      <w:r>
        <w:rPr>
          <w:sz w:val="18"/>
        </w:rPr>
        <w:t>to</w:t>
      </w:r>
      <w:r>
        <w:rPr>
          <w:spacing w:val="-1"/>
          <w:sz w:val="18"/>
        </w:rPr>
        <w:t xml:space="preserve"> </w:t>
      </w:r>
      <w:r>
        <w:rPr>
          <w:sz w:val="18"/>
        </w:rPr>
        <w:t>Buyer</w:t>
      </w:r>
      <w:r>
        <w:rPr>
          <w:spacing w:val="-1"/>
          <w:sz w:val="18"/>
        </w:rPr>
        <w:t xml:space="preserve"> </w:t>
      </w:r>
      <w:r>
        <w:rPr>
          <w:sz w:val="18"/>
        </w:rPr>
        <w:t>hereunder</w:t>
      </w:r>
      <w:r>
        <w:rPr>
          <w:spacing w:val="-1"/>
          <w:sz w:val="18"/>
        </w:rPr>
        <w:t xml:space="preserve"> </w:t>
      </w:r>
      <w:r>
        <w:rPr>
          <w:sz w:val="18"/>
        </w:rPr>
        <w:t>shall</w:t>
      </w:r>
      <w:r>
        <w:rPr>
          <w:spacing w:val="-1"/>
          <w:sz w:val="18"/>
        </w:rPr>
        <w:t xml:space="preserve"> </w:t>
      </w:r>
      <w:r>
        <w:rPr>
          <w:sz w:val="18"/>
        </w:rPr>
        <w:t>be</w:t>
      </w:r>
      <w:r>
        <w:rPr>
          <w:spacing w:val="-1"/>
          <w:sz w:val="18"/>
        </w:rPr>
        <w:t xml:space="preserve"> </w:t>
      </w:r>
      <w:r>
        <w:rPr>
          <w:sz w:val="18"/>
        </w:rPr>
        <w:t>in</w:t>
      </w:r>
      <w:r>
        <w:rPr>
          <w:spacing w:val="-2"/>
          <w:sz w:val="18"/>
        </w:rPr>
        <w:t xml:space="preserve"> </w:t>
      </w:r>
      <w:r>
        <w:rPr>
          <w:sz w:val="18"/>
        </w:rPr>
        <w:t>full</w:t>
      </w:r>
      <w:r>
        <w:rPr>
          <w:spacing w:val="-1"/>
          <w:sz w:val="18"/>
        </w:rPr>
        <w:t xml:space="preserve"> </w:t>
      </w:r>
      <w:r>
        <w:rPr>
          <w:sz w:val="18"/>
        </w:rPr>
        <w:t>conformity</w:t>
      </w:r>
      <w:r>
        <w:rPr>
          <w:spacing w:val="-2"/>
          <w:sz w:val="18"/>
        </w:rPr>
        <w:t xml:space="preserve"> </w:t>
      </w:r>
      <w:r>
        <w:rPr>
          <w:sz w:val="18"/>
        </w:rPr>
        <w:t>with</w:t>
      </w:r>
      <w:r>
        <w:rPr>
          <w:spacing w:val="-2"/>
          <w:sz w:val="18"/>
        </w:rPr>
        <w:t xml:space="preserve"> </w:t>
      </w:r>
      <w:r>
        <w:rPr>
          <w:sz w:val="18"/>
        </w:rPr>
        <w:t>Buyer’s</w:t>
      </w:r>
      <w:r>
        <w:rPr>
          <w:spacing w:val="-1"/>
          <w:sz w:val="18"/>
        </w:rPr>
        <w:t xml:space="preserve"> </w:t>
      </w:r>
      <w:r>
        <w:rPr>
          <w:sz w:val="18"/>
        </w:rPr>
        <w:t>specifications set</w:t>
      </w:r>
      <w:r>
        <w:rPr>
          <w:spacing w:val="-2"/>
          <w:sz w:val="18"/>
        </w:rPr>
        <w:t xml:space="preserve"> </w:t>
      </w:r>
      <w:r>
        <w:rPr>
          <w:sz w:val="18"/>
        </w:rPr>
        <w:t>forth</w:t>
      </w:r>
      <w:r>
        <w:rPr>
          <w:spacing w:val="-2"/>
          <w:sz w:val="18"/>
        </w:rPr>
        <w:t xml:space="preserve"> </w:t>
      </w:r>
      <w:r>
        <w:rPr>
          <w:sz w:val="18"/>
        </w:rPr>
        <w:t>or</w:t>
      </w:r>
      <w:r>
        <w:rPr>
          <w:spacing w:val="-3"/>
          <w:sz w:val="18"/>
        </w:rPr>
        <w:t xml:space="preserve"> </w:t>
      </w:r>
      <w:r>
        <w:rPr>
          <w:sz w:val="18"/>
        </w:rPr>
        <w:t>referred</w:t>
      </w:r>
      <w:r>
        <w:rPr>
          <w:spacing w:val="-3"/>
          <w:sz w:val="18"/>
        </w:rPr>
        <w:t xml:space="preserve"> </w:t>
      </w:r>
      <w:r>
        <w:rPr>
          <w:sz w:val="18"/>
        </w:rPr>
        <w:t>to</w:t>
      </w:r>
      <w:r>
        <w:rPr>
          <w:spacing w:val="-1"/>
          <w:sz w:val="18"/>
        </w:rPr>
        <w:t xml:space="preserve"> </w:t>
      </w:r>
      <w:r>
        <w:rPr>
          <w:sz w:val="18"/>
        </w:rPr>
        <w:t>on the</w:t>
      </w:r>
      <w:r>
        <w:rPr>
          <w:spacing w:val="-3"/>
          <w:sz w:val="18"/>
        </w:rPr>
        <w:t xml:space="preserve"> </w:t>
      </w:r>
      <w:r>
        <w:rPr>
          <w:sz w:val="18"/>
        </w:rPr>
        <w:t>face</w:t>
      </w:r>
      <w:r>
        <w:rPr>
          <w:spacing w:val="-3"/>
          <w:sz w:val="18"/>
        </w:rPr>
        <w:t xml:space="preserve"> </w:t>
      </w:r>
      <w:r>
        <w:rPr>
          <w:sz w:val="18"/>
        </w:rPr>
        <w:t>hereof</w:t>
      </w:r>
      <w:r>
        <w:rPr>
          <w:spacing w:val="-3"/>
          <w:sz w:val="18"/>
        </w:rPr>
        <w:t xml:space="preserve"> </w:t>
      </w:r>
      <w:r>
        <w:rPr>
          <w:sz w:val="18"/>
        </w:rPr>
        <w:t>or</w:t>
      </w:r>
      <w:r>
        <w:rPr>
          <w:spacing w:val="-3"/>
          <w:sz w:val="18"/>
        </w:rPr>
        <w:t xml:space="preserve"> </w:t>
      </w:r>
      <w:r>
        <w:rPr>
          <w:sz w:val="18"/>
        </w:rPr>
        <w:t>if</w:t>
      </w:r>
      <w:r>
        <w:rPr>
          <w:spacing w:val="-3"/>
          <w:sz w:val="18"/>
        </w:rPr>
        <w:t xml:space="preserve"> </w:t>
      </w:r>
      <w:r>
        <w:rPr>
          <w:sz w:val="18"/>
        </w:rPr>
        <w:t>none</w:t>
      </w:r>
      <w:r>
        <w:rPr>
          <w:spacing w:val="-4"/>
          <w:sz w:val="18"/>
        </w:rPr>
        <w:t xml:space="preserve"> </w:t>
      </w:r>
      <w:r>
        <w:rPr>
          <w:sz w:val="18"/>
        </w:rPr>
        <w:t>are</w:t>
      </w:r>
      <w:r>
        <w:rPr>
          <w:spacing w:val="-3"/>
          <w:sz w:val="18"/>
        </w:rPr>
        <w:t xml:space="preserve"> </w:t>
      </w:r>
      <w:r>
        <w:rPr>
          <w:sz w:val="18"/>
        </w:rPr>
        <w:t>set</w:t>
      </w:r>
      <w:r>
        <w:rPr>
          <w:spacing w:val="-4"/>
          <w:sz w:val="18"/>
        </w:rPr>
        <w:t xml:space="preserve"> </w:t>
      </w:r>
      <w:r>
        <w:rPr>
          <w:sz w:val="18"/>
        </w:rPr>
        <w:t>forth</w:t>
      </w:r>
      <w:r>
        <w:rPr>
          <w:spacing w:val="-3"/>
          <w:sz w:val="18"/>
        </w:rPr>
        <w:t xml:space="preserve"> </w:t>
      </w:r>
      <w:r>
        <w:rPr>
          <w:sz w:val="18"/>
        </w:rPr>
        <w:t>or</w:t>
      </w:r>
      <w:r>
        <w:rPr>
          <w:spacing w:val="-3"/>
          <w:sz w:val="18"/>
        </w:rPr>
        <w:t xml:space="preserve"> </w:t>
      </w:r>
      <w:r>
        <w:rPr>
          <w:sz w:val="18"/>
        </w:rPr>
        <w:t>referred</w:t>
      </w:r>
      <w:r>
        <w:rPr>
          <w:spacing w:val="-4"/>
          <w:sz w:val="18"/>
        </w:rPr>
        <w:t xml:space="preserve"> </w:t>
      </w:r>
      <w:r>
        <w:rPr>
          <w:sz w:val="18"/>
        </w:rPr>
        <w:t>to,</w:t>
      </w:r>
      <w:r>
        <w:rPr>
          <w:spacing w:val="-3"/>
          <w:sz w:val="18"/>
        </w:rPr>
        <w:t xml:space="preserve"> </w:t>
      </w:r>
      <w:r>
        <w:rPr>
          <w:sz w:val="18"/>
        </w:rPr>
        <w:t>shall</w:t>
      </w:r>
      <w:r>
        <w:rPr>
          <w:spacing w:val="-3"/>
          <w:sz w:val="18"/>
        </w:rPr>
        <w:t xml:space="preserve"> </w:t>
      </w:r>
      <w:r>
        <w:rPr>
          <w:sz w:val="18"/>
        </w:rPr>
        <w:t>be</w:t>
      </w:r>
      <w:r>
        <w:rPr>
          <w:spacing w:val="-3"/>
          <w:sz w:val="18"/>
        </w:rPr>
        <w:t xml:space="preserve"> </w:t>
      </w:r>
      <w:r>
        <w:rPr>
          <w:sz w:val="18"/>
        </w:rPr>
        <w:t>in</w:t>
      </w:r>
      <w:r>
        <w:rPr>
          <w:spacing w:val="-4"/>
          <w:sz w:val="18"/>
        </w:rPr>
        <w:t xml:space="preserve"> </w:t>
      </w:r>
      <w:r>
        <w:rPr>
          <w:sz w:val="18"/>
        </w:rPr>
        <w:t>conformity</w:t>
      </w:r>
      <w:r>
        <w:rPr>
          <w:spacing w:val="-4"/>
          <w:sz w:val="18"/>
        </w:rPr>
        <w:t xml:space="preserve"> </w:t>
      </w:r>
      <w:r>
        <w:rPr>
          <w:sz w:val="18"/>
        </w:rPr>
        <w:t>with</w:t>
      </w:r>
      <w:r>
        <w:rPr>
          <w:spacing w:val="-3"/>
          <w:sz w:val="18"/>
        </w:rPr>
        <w:t xml:space="preserve"> </w:t>
      </w:r>
      <w:r>
        <w:rPr>
          <w:sz w:val="18"/>
        </w:rPr>
        <w:t>Seller’s</w:t>
      </w:r>
      <w:r>
        <w:rPr>
          <w:spacing w:val="-2"/>
          <w:sz w:val="18"/>
        </w:rPr>
        <w:t xml:space="preserve"> </w:t>
      </w:r>
      <w:r>
        <w:rPr>
          <w:sz w:val="18"/>
        </w:rPr>
        <w:t>published</w:t>
      </w:r>
      <w:r>
        <w:rPr>
          <w:spacing w:val="-4"/>
          <w:sz w:val="18"/>
        </w:rPr>
        <w:t xml:space="preserve"> </w:t>
      </w:r>
      <w:r>
        <w:rPr>
          <w:sz w:val="18"/>
        </w:rPr>
        <w:t>specifications</w:t>
      </w:r>
      <w:r>
        <w:rPr>
          <w:spacing w:val="-4"/>
          <w:sz w:val="18"/>
        </w:rPr>
        <w:t xml:space="preserve"> </w:t>
      </w:r>
      <w:r>
        <w:rPr>
          <w:sz w:val="18"/>
        </w:rPr>
        <w:t>and</w:t>
      </w:r>
      <w:r>
        <w:rPr>
          <w:spacing w:val="-4"/>
          <w:sz w:val="18"/>
        </w:rPr>
        <w:t xml:space="preserve"> </w:t>
      </w:r>
      <w:r>
        <w:rPr>
          <w:sz w:val="18"/>
        </w:rPr>
        <w:t>samples</w:t>
      </w:r>
      <w:r>
        <w:rPr>
          <w:spacing w:val="-3"/>
          <w:sz w:val="18"/>
        </w:rPr>
        <w:t xml:space="preserve"> </w:t>
      </w:r>
      <w:r>
        <w:rPr>
          <w:sz w:val="18"/>
        </w:rPr>
        <w:t>provided</w:t>
      </w:r>
      <w:r>
        <w:rPr>
          <w:spacing w:val="-3"/>
          <w:sz w:val="18"/>
        </w:rPr>
        <w:t xml:space="preserve"> </w:t>
      </w:r>
      <w:r>
        <w:rPr>
          <w:sz w:val="18"/>
        </w:rPr>
        <w:t>to</w:t>
      </w:r>
      <w:r>
        <w:rPr>
          <w:spacing w:val="-3"/>
          <w:sz w:val="18"/>
        </w:rPr>
        <w:t xml:space="preserve"> </w:t>
      </w:r>
      <w:r>
        <w:rPr>
          <w:sz w:val="18"/>
        </w:rPr>
        <w:t xml:space="preserve">Buyer. All Products sold and delivered to Buyer will be new, </w:t>
      </w:r>
      <w:proofErr w:type="gramStart"/>
      <w:r>
        <w:rPr>
          <w:sz w:val="18"/>
        </w:rPr>
        <w:t>fit</w:t>
      </w:r>
      <w:proofErr w:type="gramEnd"/>
      <w:r>
        <w:rPr>
          <w:sz w:val="18"/>
        </w:rPr>
        <w:t xml:space="preserve"> and sufficient for the use intended by Buyer, and will be merchantable and of good quality and workmanship and free from defects. The foregoing warranty shall survive any acceptance of the Products by Buyer and shall be </w:t>
      </w:r>
      <w:del w:id="0" w:author="Jeffrey VanUffelen" w:date="2023-03-09T17:04:00Z">
        <w:r w:rsidDel="0063361E">
          <w:rPr>
            <w:sz w:val="18"/>
          </w:rPr>
          <w:delText xml:space="preserve">in addition to any warranty expressly furnished or represented to Buyer by Seller. </w:delText>
        </w:r>
      </w:del>
      <w:ins w:id="1" w:author="Jeffrey VanUffelen" w:date="2023-03-09T17:04:00Z">
        <w:r w:rsidR="00F36E75">
          <w:rPr>
            <w:sz w:val="18"/>
          </w:rPr>
          <w:t>for one year from delivery</w:t>
        </w:r>
      </w:ins>
      <w:ins w:id="2" w:author="Jeffrey VanUffelen" w:date="2023-03-09T17:05:00Z">
        <w:r w:rsidR="005A58D8">
          <w:rPr>
            <w:sz w:val="18"/>
          </w:rPr>
          <w:t>, except for purchased components</w:t>
        </w:r>
        <w:r w:rsidR="001E21DA">
          <w:rPr>
            <w:sz w:val="18"/>
          </w:rPr>
          <w:t xml:space="preserve"> which will only consist of the warranty provided by the manufacturer of th</w:t>
        </w:r>
      </w:ins>
      <w:ins w:id="3" w:author="Jeffrey VanUffelen" w:date="2023-03-09T17:06:00Z">
        <w:r w:rsidR="002916CF">
          <w:rPr>
            <w:sz w:val="18"/>
          </w:rPr>
          <w:t>e purchased components</w:t>
        </w:r>
      </w:ins>
      <w:ins w:id="4" w:author="Jeffrey VanUffelen" w:date="2023-03-09T17:04:00Z">
        <w:r w:rsidR="00F36E75">
          <w:rPr>
            <w:sz w:val="18"/>
          </w:rPr>
          <w:t xml:space="preserve">.  </w:t>
        </w:r>
      </w:ins>
      <w:r>
        <w:rPr>
          <w:sz w:val="18"/>
        </w:rPr>
        <w:t xml:space="preserve">Seller will defend, </w:t>
      </w:r>
      <w:proofErr w:type="gramStart"/>
      <w:r>
        <w:rPr>
          <w:sz w:val="18"/>
        </w:rPr>
        <w:t>indemnify</w:t>
      </w:r>
      <w:proofErr w:type="gramEnd"/>
      <w:r>
        <w:rPr>
          <w:sz w:val="18"/>
        </w:rPr>
        <w:t xml:space="preserve"> and hold harmless Buyer and its customers from and against any and all costs (including reasonable attorneys’ fees incurred), expenses, damages, losses, liabilities, penalties, or judgments attributable to any Product delivered</w:t>
      </w:r>
      <w:r>
        <w:rPr>
          <w:spacing w:val="-1"/>
          <w:sz w:val="18"/>
        </w:rPr>
        <w:t xml:space="preserve"> </w:t>
      </w:r>
      <w:r>
        <w:rPr>
          <w:sz w:val="18"/>
        </w:rPr>
        <w:t>hereunder that fails to conform to the warranty set forth herein or</w:t>
      </w:r>
      <w:r>
        <w:rPr>
          <w:spacing w:val="-1"/>
          <w:sz w:val="18"/>
        </w:rPr>
        <w:t xml:space="preserve"> </w:t>
      </w:r>
      <w:r>
        <w:rPr>
          <w:sz w:val="18"/>
        </w:rPr>
        <w:t>which is otherwise implied by applicable law.</w:t>
      </w:r>
    </w:p>
    <w:p w14:paraId="5054E6A5" w14:textId="22359BD1" w:rsidR="00B7379F" w:rsidRPr="00B7379F" w:rsidRDefault="00B7379F" w:rsidP="004738B8">
      <w:pPr>
        <w:tabs>
          <w:tab w:val="left" w:pos="480"/>
        </w:tabs>
        <w:spacing w:before="118"/>
        <w:ind w:left="479" w:right="208"/>
        <w:rPr>
          <w:sz w:val="18"/>
        </w:rPr>
        <w:pPrChange w:id="5" w:author="Jeffrey VanUffelen" w:date="2023-03-09T15:50:00Z">
          <w:pPr>
            <w:tabs>
              <w:tab w:val="left" w:pos="480"/>
            </w:tabs>
            <w:spacing w:before="118"/>
            <w:ind w:right="208"/>
          </w:pPr>
        </w:pPrChange>
      </w:pPr>
      <w:del w:id="6" w:author="Jeffrey VanUffelen" w:date="2023-03-09T15:50:00Z">
        <w:r w:rsidDel="004738B8">
          <w:rPr>
            <w:sz w:val="18"/>
          </w:rPr>
          <w:tab/>
        </w:r>
      </w:del>
    </w:p>
    <w:p w14:paraId="4BDD842E" w14:textId="40ABD9BD" w:rsidR="007C2D80" w:rsidRPr="007C2D80" w:rsidRDefault="00000000" w:rsidP="007C2D80">
      <w:pPr>
        <w:pStyle w:val="ListParagraph"/>
        <w:numPr>
          <w:ilvl w:val="0"/>
          <w:numId w:val="2"/>
        </w:numPr>
        <w:tabs>
          <w:tab w:val="left" w:pos="480"/>
        </w:tabs>
        <w:spacing w:before="116"/>
        <w:ind w:right="212" w:hanging="361"/>
        <w:jc w:val="both"/>
        <w:rPr>
          <w:sz w:val="18"/>
          <w:rPrChange w:id="7" w:author="Jeffrey VanUffelen" w:date="2023-03-09T15:52:00Z">
            <w:rPr/>
          </w:rPrChange>
        </w:rPr>
      </w:pPr>
      <w:r>
        <w:rPr>
          <w:b/>
          <w:sz w:val="18"/>
        </w:rPr>
        <w:t>Inspection.</w:t>
      </w:r>
      <w:r>
        <w:rPr>
          <w:b/>
          <w:spacing w:val="40"/>
          <w:sz w:val="18"/>
        </w:rPr>
        <w:t xml:space="preserve"> </w:t>
      </w:r>
      <w:r>
        <w:rPr>
          <w:sz w:val="18"/>
        </w:rPr>
        <w:t xml:space="preserve">All Products delivered hereunder shall </w:t>
      </w:r>
      <w:ins w:id="8" w:author="Jeffrey VanUffelen" w:date="2023-03-09T16:57:00Z">
        <w:r w:rsidR="000B2704">
          <w:rPr>
            <w:sz w:val="18"/>
          </w:rPr>
          <w:t xml:space="preserve">be accepted before </w:t>
        </w:r>
        <w:proofErr w:type="gramStart"/>
        <w:r w:rsidR="000B2704">
          <w:rPr>
            <w:sz w:val="18"/>
          </w:rPr>
          <w:t>ship</w:t>
        </w:r>
      </w:ins>
      <w:ins w:id="9" w:author="Jeffrey VanUffelen" w:date="2023-03-09T16:58:00Z">
        <w:r w:rsidR="00011F31">
          <w:rPr>
            <w:sz w:val="18"/>
          </w:rPr>
          <w:t>ment, but</w:t>
        </w:r>
        <w:proofErr w:type="gramEnd"/>
        <w:r w:rsidR="00011F31">
          <w:rPr>
            <w:sz w:val="18"/>
          </w:rPr>
          <w:t xml:space="preserve"> will still </w:t>
        </w:r>
      </w:ins>
      <w:r>
        <w:rPr>
          <w:sz w:val="18"/>
        </w:rPr>
        <w:t>be subject to final inspection and acceptance by Buyer at its facility</w:t>
      </w:r>
      <w:ins w:id="10" w:author="Jeffrey VanUffelen" w:date="2023-03-09T17:00:00Z">
        <w:r w:rsidR="00235F79">
          <w:rPr>
            <w:sz w:val="18"/>
          </w:rPr>
          <w:t xml:space="preserve">, to ensure the equipment still meets the </w:t>
        </w:r>
      </w:ins>
      <w:ins w:id="11" w:author="Jeffrey VanUffelen" w:date="2023-03-09T17:01:00Z">
        <w:r w:rsidR="009C0478">
          <w:rPr>
            <w:sz w:val="18"/>
          </w:rPr>
          <w:t>criteria pr</w:t>
        </w:r>
      </w:ins>
      <w:ins w:id="12" w:author="Jeffrey VanUffelen" w:date="2023-03-09T17:00:00Z">
        <w:r w:rsidR="00235F79">
          <w:rPr>
            <w:sz w:val="18"/>
          </w:rPr>
          <w:t>e</w:t>
        </w:r>
        <w:r w:rsidR="00C52F30">
          <w:rPr>
            <w:sz w:val="18"/>
          </w:rPr>
          <w:t xml:space="preserve">viously </w:t>
        </w:r>
        <w:r w:rsidR="00235F79">
          <w:rPr>
            <w:sz w:val="18"/>
          </w:rPr>
          <w:t xml:space="preserve">accepted </w:t>
        </w:r>
      </w:ins>
      <w:ins w:id="13" w:author="Jeffrey VanUffelen" w:date="2023-03-09T17:01:00Z">
        <w:r w:rsidR="009C0478">
          <w:rPr>
            <w:sz w:val="18"/>
          </w:rPr>
          <w:t>b</w:t>
        </w:r>
      </w:ins>
      <w:ins w:id="14" w:author="Jeffrey VanUffelen" w:date="2023-03-09T17:00:00Z">
        <w:r w:rsidR="00235F79">
          <w:rPr>
            <w:sz w:val="18"/>
          </w:rPr>
          <w:t>efore shipment,</w:t>
        </w:r>
      </w:ins>
      <w:r>
        <w:rPr>
          <w:sz w:val="18"/>
        </w:rPr>
        <w:t xml:space="preserve"> notwithstanding prior payment or inspection at Seller’s facility. Acceptance of any Products shall not alter or affect the warranties of Seller referenced above. </w:t>
      </w:r>
      <w:ins w:id="15" w:author="Jeffrey VanUffelen" w:date="2023-03-09T17:02:00Z">
        <w:r w:rsidR="007B5A9F">
          <w:rPr>
            <w:sz w:val="18"/>
          </w:rPr>
          <w:t xml:space="preserve">If the equipment does not meet the previously accepted criteria, </w:t>
        </w:r>
      </w:ins>
      <w:r>
        <w:rPr>
          <w:sz w:val="18"/>
        </w:rPr>
        <w:t>Buyer may,</w:t>
      </w:r>
      <w:r>
        <w:rPr>
          <w:spacing w:val="-8"/>
          <w:sz w:val="18"/>
        </w:rPr>
        <w:t xml:space="preserve"> </w:t>
      </w:r>
      <w:r>
        <w:rPr>
          <w:sz w:val="18"/>
        </w:rPr>
        <w:t>at</w:t>
      </w:r>
      <w:r>
        <w:rPr>
          <w:spacing w:val="-7"/>
          <w:sz w:val="18"/>
        </w:rPr>
        <w:t xml:space="preserve"> </w:t>
      </w:r>
      <w:r>
        <w:rPr>
          <w:sz w:val="18"/>
        </w:rPr>
        <w:t>its</w:t>
      </w:r>
      <w:r>
        <w:rPr>
          <w:spacing w:val="-7"/>
          <w:sz w:val="18"/>
        </w:rPr>
        <w:t xml:space="preserve"> </w:t>
      </w:r>
      <w:r>
        <w:rPr>
          <w:sz w:val="18"/>
        </w:rPr>
        <w:t>option,</w:t>
      </w:r>
      <w:r>
        <w:rPr>
          <w:spacing w:val="-8"/>
          <w:sz w:val="18"/>
        </w:rPr>
        <w:t xml:space="preserve"> </w:t>
      </w:r>
      <w:r>
        <w:rPr>
          <w:sz w:val="18"/>
        </w:rPr>
        <w:t>either</w:t>
      </w:r>
      <w:r>
        <w:rPr>
          <w:spacing w:val="-8"/>
          <w:sz w:val="18"/>
        </w:rPr>
        <w:t xml:space="preserve"> </w:t>
      </w:r>
      <w:r>
        <w:rPr>
          <w:sz w:val="18"/>
        </w:rPr>
        <w:t>hold</w:t>
      </w:r>
      <w:r>
        <w:rPr>
          <w:spacing w:val="-8"/>
          <w:sz w:val="18"/>
        </w:rPr>
        <w:t xml:space="preserve"> </w:t>
      </w:r>
      <w:r>
        <w:rPr>
          <w:sz w:val="18"/>
        </w:rPr>
        <w:t>rejected</w:t>
      </w:r>
      <w:r>
        <w:rPr>
          <w:spacing w:val="-8"/>
          <w:sz w:val="18"/>
        </w:rPr>
        <w:t xml:space="preserve"> </w:t>
      </w:r>
      <w:r>
        <w:rPr>
          <w:sz w:val="18"/>
        </w:rPr>
        <w:t>Products</w:t>
      </w:r>
      <w:r>
        <w:rPr>
          <w:spacing w:val="-8"/>
          <w:sz w:val="18"/>
        </w:rPr>
        <w:t xml:space="preserve"> </w:t>
      </w:r>
      <w:r>
        <w:rPr>
          <w:sz w:val="18"/>
        </w:rPr>
        <w:t>for</w:t>
      </w:r>
      <w:r>
        <w:rPr>
          <w:spacing w:val="-7"/>
          <w:sz w:val="18"/>
        </w:rPr>
        <w:t xml:space="preserve"> </w:t>
      </w:r>
      <w:r>
        <w:rPr>
          <w:sz w:val="18"/>
        </w:rPr>
        <w:t>Seller’s</w:t>
      </w:r>
      <w:r>
        <w:rPr>
          <w:spacing w:val="-8"/>
          <w:sz w:val="18"/>
        </w:rPr>
        <w:t xml:space="preserve"> </w:t>
      </w:r>
      <w:r>
        <w:rPr>
          <w:sz w:val="18"/>
        </w:rPr>
        <w:t>instructions</w:t>
      </w:r>
      <w:r>
        <w:rPr>
          <w:spacing w:val="-8"/>
          <w:sz w:val="18"/>
        </w:rPr>
        <w:t xml:space="preserve"> </w:t>
      </w:r>
      <w:r>
        <w:rPr>
          <w:sz w:val="18"/>
        </w:rPr>
        <w:t>and</w:t>
      </w:r>
      <w:r>
        <w:rPr>
          <w:spacing w:val="-8"/>
          <w:sz w:val="18"/>
        </w:rPr>
        <w:t xml:space="preserve"> </w:t>
      </w:r>
      <w:r>
        <w:rPr>
          <w:sz w:val="18"/>
        </w:rPr>
        <w:t>at</w:t>
      </w:r>
      <w:r>
        <w:rPr>
          <w:spacing w:val="-7"/>
          <w:sz w:val="18"/>
        </w:rPr>
        <w:t xml:space="preserve"> </w:t>
      </w:r>
      <w:r>
        <w:rPr>
          <w:sz w:val="18"/>
        </w:rPr>
        <w:t>Seller’s</w:t>
      </w:r>
      <w:r>
        <w:rPr>
          <w:spacing w:val="-7"/>
          <w:sz w:val="18"/>
        </w:rPr>
        <w:t xml:space="preserve"> </w:t>
      </w:r>
      <w:r>
        <w:rPr>
          <w:sz w:val="18"/>
        </w:rPr>
        <w:t>risk,</w:t>
      </w:r>
      <w:r>
        <w:rPr>
          <w:spacing w:val="-7"/>
          <w:sz w:val="18"/>
        </w:rPr>
        <w:t xml:space="preserve"> </w:t>
      </w:r>
      <w:r>
        <w:rPr>
          <w:sz w:val="18"/>
        </w:rPr>
        <w:t>or</w:t>
      </w:r>
      <w:r>
        <w:rPr>
          <w:spacing w:val="-8"/>
          <w:sz w:val="18"/>
        </w:rPr>
        <w:t xml:space="preserve"> </w:t>
      </w:r>
      <w:r>
        <w:rPr>
          <w:sz w:val="18"/>
        </w:rPr>
        <w:t>return</w:t>
      </w:r>
      <w:r>
        <w:rPr>
          <w:spacing w:val="-7"/>
          <w:sz w:val="18"/>
        </w:rPr>
        <w:t xml:space="preserve"> </w:t>
      </w:r>
      <w:r>
        <w:rPr>
          <w:sz w:val="18"/>
        </w:rPr>
        <w:t>them</w:t>
      </w:r>
      <w:r>
        <w:rPr>
          <w:spacing w:val="-7"/>
          <w:sz w:val="18"/>
        </w:rPr>
        <w:t xml:space="preserve"> </w:t>
      </w:r>
      <w:r>
        <w:rPr>
          <w:sz w:val="18"/>
        </w:rPr>
        <w:t>to</w:t>
      </w:r>
      <w:r>
        <w:rPr>
          <w:spacing w:val="-8"/>
          <w:sz w:val="18"/>
        </w:rPr>
        <w:t xml:space="preserve"> </w:t>
      </w:r>
      <w:r>
        <w:rPr>
          <w:sz w:val="18"/>
        </w:rPr>
        <w:t>Seller</w:t>
      </w:r>
      <w:r>
        <w:rPr>
          <w:spacing w:val="-9"/>
          <w:sz w:val="18"/>
        </w:rPr>
        <w:t xml:space="preserve"> </w:t>
      </w:r>
      <w:r>
        <w:rPr>
          <w:sz w:val="18"/>
        </w:rPr>
        <w:t>at</w:t>
      </w:r>
      <w:r>
        <w:rPr>
          <w:spacing w:val="-7"/>
          <w:sz w:val="18"/>
        </w:rPr>
        <w:t xml:space="preserve"> </w:t>
      </w:r>
      <w:r>
        <w:rPr>
          <w:sz w:val="18"/>
        </w:rPr>
        <w:t>Seller’s</w:t>
      </w:r>
      <w:r>
        <w:rPr>
          <w:spacing w:val="-8"/>
          <w:sz w:val="18"/>
        </w:rPr>
        <w:t xml:space="preserve"> </w:t>
      </w:r>
      <w:r>
        <w:rPr>
          <w:sz w:val="18"/>
        </w:rPr>
        <w:t>expense</w:t>
      </w:r>
      <w:r>
        <w:rPr>
          <w:spacing w:val="-6"/>
          <w:sz w:val="18"/>
        </w:rPr>
        <w:t xml:space="preserve"> </w:t>
      </w:r>
      <w:r>
        <w:rPr>
          <w:sz w:val="18"/>
        </w:rPr>
        <w:t>and</w:t>
      </w:r>
      <w:r>
        <w:rPr>
          <w:spacing w:val="-8"/>
          <w:sz w:val="18"/>
        </w:rPr>
        <w:t xml:space="preserve"> </w:t>
      </w:r>
      <w:r>
        <w:rPr>
          <w:sz w:val="18"/>
        </w:rPr>
        <w:t>require their</w:t>
      </w:r>
      <w:r>
        <w:rPr>
          <w:spacing w:val="-12"/>
          <w:sz w:val="18"/>
        </w:rPr>
        <w:t xml:space="preserve"> </w:t>
      </w:r>
      <w:r>
        <w:rPr>
          <w:sz w:val="18"/>
        </w:rPr>
        <w:t>correction,</w:t>
      </w:r>
      <w:r>
        <w:rPr>
          <w:spacing w:val="-11"/>
          <w:sz w:val="18"/>
        </w:rPr>
        <w:t xml:space="preserve"> </w:t>
      </w:r>
      <w:r>
        <w:rPr>
          <w:sz w:val="18"/>
        </w:rPr>
        <w:t>and</w:t>
      </w:r>
      <w:r>
        <w:rPr>
          <w:spacing w:val="-10"/>
          <w:sz w:val="18"/>
        </w:rPr>
        <w:t xml:space="preserve"> </w:t>
      </w:r>
      <w:r>
        <w:rPr>
          <w:sz w:val="18"/>
        </w:rPr>
        <w:t>Seller</w:t>
      </w:r>
      <w:r>
        <w:rPr>
          <w:spacing w:val="-11"/>
          <w:sz w:val="18"/>
        </w:rPr>
        <w:t xml:space="preserve"> </w:t>
      </w:r>
      <w:r>
        <w:rPr>
          <w:sz w:val="18"/>
        </w:rPr>
        <w:t>shall</w:t>
      </w:r>
      <w:r>
        <w:rPr>
          <w:spacing w:val="-10"/>
          <w:sz w:val="18"/>
        </w:rPr>
        <w:t xml:space="preserve"> </w:t>
      </w:r>
      <w:r>
        <w:rPr>
          <w:sz w:val="18"/>
        </w:rPr>
        <w:t>promptly</w:t>
      </w:r>
      <w:r>
        <w:rPr>
          <w:spacing w:val="-12"/>
          <w:sz w:val="18"/>
        </w:rPr>
        <w:t xml:space="preserve"> </w:t>
      </w:r>
      <w:r>
        <w:rPr>
          <w:sz w:val="18"/>
        </w:rPr>
        <w:t>reimburse</w:t>
      </w:r>
      <w:r>
        <w:rPr>
          <w:spacing w:val="-9"/>
          <w:sz w:val="18"/>
        </w:rPr>
        <w:t xml:space="preserve"> </w:t>
      </w:r>
      <w:r>
        <w:rPr>
          <w:sz w:val="18"/>
        </w:rPr>
        <w:t>Buyer</w:t>
      </w:r>
      <w:r>
        <w:rPr>
          <w:spacing w:val="-11"/>
          <w:sz w:val="18"/>
        </w:rPr>
        <w:t xml:space="preserve"> </w:t>
      </w:r>
      <w:r>
        <w:rPr>
          <w:sz w:val="18"/>
        </w:rPr>
        <w:t>for</w:t>
      </w:r>
      <w:r>
        <w:rPr>
          <w:spacing w:val="-11"/>
          <w:sz w:val="18"/>
        </w:rPr>
        <w:t xml:space="preserve"> </w:t>
      </w:r>
      <w:r>
        <w:rPr>
          <w:sz w:val="18"/>
        </w:rPr>
        <w:t>any</w:t>
      </w:r>
      <w:r>
        <w:rPr>
          <w:spacing w:val="-12"/>
          <w:sz w:val="18"/>
        </w:rPr>
        <w:t xml:space="preserve"> </w:t>
      </w:r>
      <w:r>
        <w:rPr>
          <w:sz w:val="18"/>
        </w:rPr>
        <w:t>and</w:t>
      </w:r>
      <w:r>
        <w:rPr>
          <w:spacing w:val="-10"/>
          <w:sz w:val="18"/>
        </w:rPr>
        <w:t xml:space="preserve"> </w:t>
      </w:r>
      <w:r>
        <w:rPr>
          <w:sz w:val="18"/>
        </w:rPr>
        <w:t>all</w:t>
      </w:r>
      <w:r>
        <w:rPr>
          <w:spacing w:val="-10"/>
          <w:sz w:val="18"/>
        </w:rPr>
        <w:t xml:space="preserve"> </w:t>
      </w:r>
      <w:r>
        <w:rPr>
          <w:sz w:val="18"/>
        </w:rPr>
        <w:t>damages</w:t>
      </w:r>
      <w:r>
        <w:rPr>
          <w:spacing w:val="-12"/>
          <w:sz w:val="18"/>
        </w:rPr>
        <w:t xml:space="preserve"> </w:t>
      </w:r>
      <w:r>
        <w:rPr>
          <w:sz w:val="18"/>
        </w:rPr>
        <w:t>sustained</w:t>
      </w:r>
      <w:r>
        <w:rPr>
          <w:spacing w:val="-9"/>
          <w:sz w:val="18"/>
        </w:rPr>
        <w:t xml:space="preserve"> </w:t>
      </w:r>
      <w:r>
        <w:rPr>
          <w:sz w:val="18"/>
        </w:rPr>
        <w:t>by</w:t>
      </w:r>
      <w:r>
        <w:rPr>
          <w:spacing w:val="-11"/>
          <w:sz w:val="18"/>
        </w:rPr>
        <w:t xml:space="preserve"> </w:t>
      </w:r>
      <w:r>
        <w:rPr>
          <w:sz w:val="18"/>
        </w:rPr>
        <w:t>Buyer</w:t>
      </w:r>
      <w:r>
        <w:rPr>
          <w:spacing w:val="-11"/>
          <w:sz w:val="18"/>
        </w:rPr>
        <w:t xml:space="preserve"> </w:t>
      </w:r>
      <w:r>
        <w:rPr>
          <w:sz w:val="18"/>
        </w:rPr>
        <w:t>as</w:t>
      </w:r>
      <w:r>
        <w:rPr>
          <w:spacing w:val="-10"/>
          <w:sz w:val="18"/>
        </w:rPr>
        <w:t xml:space="preserve"> </w:t>
      </w:r>
      <w:r>
        <w:rPr>
          <w:sz w:val="18"/>
        </w:rPr>
        <w:t>a</w:t>
      </w:r>
      <w:r>
        <w:rPr>
          <w:spacing w:val="-10"/>
          <w:sz w:val="18"/>
        </w:rPr>
        <w:t xml:space="preserve"> </w:t>
      </w:r>
      <w:r>
        <w:rPr>
          <w:sz w:val="18"/>
        </w:rPr>
        <w:t>result</w:t>
      </w:r>
      <w:r>
        <w:rPr>
          <w:spacing w:val="-10"/>
          <w:sz w:val="18"/>
        </w:rPr>
        <w:t xml:space="preserve"> </w:t>
      </w:r>
      <w:r>
        <w:rPr>
          <w:sz w:val="18"/>
        </w:rPr>
        <w:t>of</w:t>
      </w:r>
      <w:r>
        <w:rPr>
          <w:spacing w:val="-10"/>
          <w:sz w:val="18"/>
        </w:rPr>
        <w:t xml:space="preserve"> </w:t>
      </w:r>
      <w:r>
        <w:rPr>
          <w:sz w:val="18"/>
        </w:rPr>
        <w:t>failure</w:t>
      </w:r>
      <w:r>
        <w:rPr>
          <w:spacing w:val="-10"/>
          <w:sz w:val="18"/>
        </w:rPr>
        <w:t xml:space="preserve"> </w:t>
      </w:r>
      <w:r>
        <w:rPr>
          <w:sz w:val="18"/>
        </w:rPr>
        <w:t>of</w:t>
      </w:r>
      <w:r>
        <w:rPr>
          <w:spacing w:val="-11"/>
          <w:sz w:val="18"/>
        </w:rPr>
        <w:t xml:space="preserve"> </w:t>
      </w:r>
      <w:r>
        <w:rPr>
          <w:sz w:val="18"/>
        </w:rPr>
        <w:t>Products</w:t>
      </w:r>
      <w:r>
        <w:rPr>
          <w:spacing w:val="-10"/>
          <w:sz w:val="18"/>
        </w:rPr>
        <w:t xml:space="preserve"> </w:t>
      </w:r>
      <w:r>
        <w:rPr>
          <w:sz w:val="18"/>
        </w:rPr>
        <w:t>to</w:t>
      </w:r>
      <w:r>
        <w:rPr>
          <w:spacing w:val="-11"/>
          <w:sz w:val="18"/>
        </w:rPr>
        <w:t xml:space="preserve"> </w:t>
      </w:r>
      <w:r>
        <w:rPr>
          <w:sz w:val="18"/>
        </w:rPr>
        <w:t>conform to the provisions and specifications set forth in this Agreement.</w:t>
      </w:r>
    </w:p>
    <w:p w14:paraId="3212EED1" w14:textId="12A5D79D" w:rsidR="00F27A5B" w:rsidRDefault="00000000">
      <w:pPr>
        <w:pStyle w:val="ListParagraph"/>
        <w:numPr>
          <w:ilvl w:val="0"/>
          <w:numId w:val="2"/>
        </w:numPr>
        <w:tabs>
          <w:tab w:val="left" w:pos="480"/>
        </w:tabs>
        <w:ind w:right="211"/>
        <w:jc w:val="both"/>
        <w:rPr>
          <w:sz w:val="18"/>
        </w:rPr>
      </w:pPr>
      <w:r>
        <w:rPr>
          <w:b/>
          <w:sz w:val="18"/>
        </w:rPr>
        <w:t>Cancellation.</w:t>
      </w:r>
      <w:r>
        <w:rPr>
          <w:b/>
          <w:spacing w:val="40"/>
          <w:sz w:val="18"/>
        </w:rPr>
        <w:t xml:space="preserve"> </w:t>
      </w:r>
      <w:r>
        <w:rPr>
          <w:sz w:val="18"/>
        </w:rPr>
        <w:t xml:space="preserve">Buyer reserves the right to cancel this order or any part thereof, or terminate this Agreement, and Buyer’s sole responsibility to Seller shall be to pay the agreed price for such Products as have been delivered </w:t>
      </w:r>
      <w:ins w:id="16" w:author="Jeffrey VanUffelen" w:date="2023-03-09T16:46:00Z">
        <w:r w:rsidR="00CD5065">
          <w:rPr>
            <w:sz w:val="18"/>
          </w:rPr>
          <w:t>or such services that h</w:t>
        </w:r>
        <w:r w:rsidR="00C949E6">
          <w:rPr>
            <w:sz w:val="18"/>
          </w:rPr>
          <w:t xml:space="preserve">ave been performed </w:t>
        </w:r>
      </w:ins>
      <w:r>
        <w:rPr>
          <w:sz w:val="18"/>
        </w:rPr>
        <w:t>as of the time such cancellation is effective and to reimburse to Seller its actual costs of materials and direct labor expended by it in reasonable anticipation of its fulfillment of this Agreement which are not recoverable</w:t>
      </w:r>
      <w:r>
        <w:rPr>
          <w:spacing w:val="-1"/>
          <w:sz w:val="18"/>
        </w:rPr>
        <w:t xml:space="preserve"> </w:t>
      </w:r>
      <w:r>
        <w:rPr>
          <w:sz w:val="18"/>
        </w:rPr>
        <w:t>by</w:t>
      </w:r>
      <w:r>
        <w:rPr>
          <w:spacing w:val="-2"/>
          <w:sz w:val="18"/>
        </w:rPr>
        <w:t xml:space="preserve"> </w:t>
      </w:r>
      <w:proofErr w:type="spellStart"/>
      <w:r>
        <w:rPr>
          <w:sz w:val="18"/>
        </w:rPr>
        <w:t>Seller</w:t>
      </w:r>
      <w:del w:id="17" w:author="Jeffrey VanUffelen" w:date="2023-03-09T16:53:00Z">
        <w:r w:rsidDel="00D42D0C">
          <w:rPr>
            <w:sz w:val="18"/>
          </w:rPr>
          <w:delText>,</w:delText>
        </w:r>
        <w:r w:rsidDel="00D42D0C">
          <w:rPr>
            <w:spacing w:val="-1"/>
            <w:sz w:val="18"/>
          </w:rPr>
          <w:delText xml:space="preserve"> </w:delText>
        </w:r>
      </w:del>
      <w:ins w:id="18" w:author="Jeffrey VanUffelen" w:date="2023-03-09T16:52:00Z">
        <w:r w:rsidR="00E92741">
          <w:rPr>
            <w:spacing w:val="-1"/>
            <w:sz w:val="18"/>
          </w:rPr>
          <w:t>along</w:t>
        </w:r>
        <w:proofErr w:type="spellEnd"/>
        <w:r w:rsidR="00E92741">
          <w:rPr>
            <w:spacing w:val="-1"/>
            <w:sz w:val="18"/>
          </w:rPr>
          <w:t xml:space="preserve"> with </w:t>
        </w:r>
      </w:ins>
      <w:ins w:id="19" w:author="Jeffrey VanUffelen" w:date="2023-03-09T16:53:00Z">
        <w:r w:rsidR="00E92741">
          <w:rPr>
            <w:spacing w:val="-1"/>
            <w:sz w:val="18"/>
          </w:rPr>
          <w:t xml:space="preserve">an equitable amount of overhead burden </w:t>
        </w:r>
      </w:ins>
      <w:del w:id="20" w:author="Jeffrey VanUffelen" w:date="2023-03-09T16:53:00Z">
        <w:r w:rsidDel="00E92741">
          <w:rPr>
            <w:sz w:val="18"/>
          </w:rPr>
          <w:delText>provided</w:delText>
        </w:r>
        <w:r w:rsidDel="00E92741">
          <w:rPr>
            <w:spacing w:val="-2"/>
            <w:sz w:val="18"/>
          </w:rPr>
          <w:delText xml:space="preserve"> </w:delText>
        </w:r>
        <w:r w:rsidDel="00E92741">
          <w:rPr>
            <w:sz w:val="18"/>
          </w:rPr>
          <w:delText>that</w:delText>
        </w:r>
        <w:r w:rsidDel="00E92741">
          <w:rPr>
            <w:spacing w:val="-1"/>
            <w:sz w:val="18"/>
          </w:rPr>
          <w:delText xml:space="preserve"> </w:delText>
        </w:r>
        <w:r w:rsidDel="00E92741">
          <w:rPr>
            <w:sz w:val="18"/>
          </w:rPr>
          <w:delText>no</w:delText>
        </w:r>
        <w:r w:rsidDel="00E92741">
          <w:rPr>
            <w:spacing w:val="-2"/>
            <w:sz w:val="18"/>
          </w:rPr>
          <w:delText xml:space="preserve"> </w:delText>
        </w:r>
        <w:r w:rsidDel="00E92741">
          <w:rPr>
            <w:sz w:val="18"/>
          </w:rPr>
          <w:delText>allowance</w:delText>
        </w:r>
        <w:r w:rsidDel="00E92741">
          <w:rPr>
            <w:spacing w:val="-1"/>
            <w:sz w:val="18"/>
          </w:rPr>
          <w:delText xml:space="preserve"> </w:delText>
        </w:r>
        <w:r w:rsidDel="00E92741">
          <w:rPr>
            <w:sz w:val="18"/>
          </w:rPr>
          <w:delText>shall</w:delText>
        </w:r>
        <w:r w:rsidDel="00E92741">
          <w:rPr>
            <w:spacing w:val="-1"/>
            <w:sz w:val="18"/>
          </w:rPr>
          <w:delText xml:space="preserve"> </w:delText>
        </w:r>
        <w:r w:rsidDel="00E92741">
          <w:rPr>
            <w:sz w:val="18"/>
          </w:rPr>
          <w:delText>be</w:delText>
        </w:r>
        <w:r w:rsidDel="00E92741">
          <w:rPr>
            <w:spacing w:val="-1"/>
            <w:sz w:val="18"/>
          </w:rPr>
          <w:delText xml:space="preserve"> </w:delText>
        </w:r>
        <w:r w:rsidDel="00E92741">
          <w:rPr>
            <w:sz w:val="18"/>
          </w:rPr>
          <w:delText>made</w:delText>
        </w:r>
        <w:r w:rsidDel="00E92741">
          <w:rPr>
            <w:spacing w:val="-2"/>
            <w:sz w:val="18"/>
          </w:rPr>
          <w:delText xml:space="preserve"> </w:delText>
        </w:r>
        <w:r w:rsidDel="00E92741">
          <w:rPr>
            <w:sz w:val="18"/>
          </w:rPr>
          <w:delText>to</w:delText>
        </w:r>
        <w:r w:rsidDel="00E92741">
          <w:rPr>
            <w:spacing w:val="-2"/>
            <w:sz w:val="18"/>
          </w:rPr>
          <w:delText xml:space="preserve"> </w:delText>
        </w:r>
        <w:r w:rsidDel="00E92741">
          <w:rPr>
            <w:sz w:val="18"/>
          </w:rPr>
          <w:delText>Seller</w:delText>
        </w:r>
        <w:r w:rsidDel="00E92741">
          <w:rPr>
            <w:spacing w:val="-2"/>
            <w:sz w:val="18"/>
          </w:rPr>
          <w:delText xml:space="preserve"> </w:delText>
        </w:r>
        <w:r w:rsidDel="00E92741">
          <w:rPr>
            <w:sz w:val="18"/>
          </w:rPr>
          <w:delText>for</w:delText>
        </w:r>
        <w:r w:rsidDel="00E92741">
          <w:rPr>
            <w:spacing w:val="-2"/>
            <w:sz w:val="18"/>
          </w:rPr>
          <w:delText xml:space="preserve"> </w:delText>
        </w:r>
        <w:r w:rsidDel="00E92741">
          <w:rPr>
            <w:sz w:val="18"/>
          </w:rPr>
          <w:delText>any</w:delText>
        </w:r>
        <w:r w:rsidDel="00E92741">
          <w:rPr>
            <w:spacing w:val="-1"/>
            <w:sz w:val="18"/>
          </w:rPr>
          <w:delText xml:space="preserve"> </w:delText>
        </w:r>
        <w:r w:rsidDel="00E92741">
          <w:rPr>
            <w:sz w:val="18"/>
          </w:rPr>
          <w:delText>overhead</w:delText>
        </w:r>
        <w:r w:rsidDel="00E92741">
          <w:rPr>
            <w:spacing w:val="-2"/>
            <w:sz w:val="18"/>
          </w:rPr>
          <w:delText xml:space="preserve"> </w:delText>
        </w:r>
        <w:r w:rsidDel="00E92741">
          <w:rPr>
            <w:sz w:val="18"/>
          </w:rPr>
          <w:delText>or</w:delText>
        </w:r>
        <w:r w:rsidDel="00E92741">
          <w:rPr>
            <w:spacing w:val="-3"/>
            <w:sz w:val="18"/>
          </w:rPr>
          <w:delText xml:space="preserve"> </w:delText>
        </w:r>
        <w:r w:rsidDel="00E92741">
          <w:rPr>
            <w:sz w:val="18"/>
          </w:rPr>
          <w:delText>anticipated</w:delText>
        </w:r>
        <w:r w:rsidDel="00E92741">
          <w:rPr>
            <w:spacing w:val="-2"/>
            <w:sz w:val="18"/>
          </w:rPr>
          <w:delText xml:space="preserve"> </w:delText>
        </w:r>
        <w:r w:rsidDel="00E92741">
          <w:rPr>
            <w:sz w:val="18"/>
          </w:rPr>
          <w:delText>profit</w:delText>
        </w:r>
        <w:r w:rsidDel="00E92741">
          <w:rPr>
            <w:spacing w:val="-1"/>
            <w:sz w:val="18"/>
          </w:rPr>
          <w:delText xml:space="preserve"> </w:delText>
        </w:r>
        <w:r w:rsidDel="00E92741">
          <w:rPr>
            <w:sz w:val="18"/>
          </w:rPr>
          <w:delText>for</w:delText>
        </w:r>
        <w:r w:rsidDel="00E92741">
          <w:rPr>
            <w:spacing w:val="-2"/>
            <w:sz w:val="18"/>
          </w:rPr>
          <w:delText xml:space="preserve"> </w:delText>
        </w:r>
        <w:r w:rsidDel="00E92741">
          <w:rPr>
            <w:sz w:val="18"/>
          </w:rPr>
          <w:delText>undelivered</w:delText>
        </w:r>
        <w:r w:rsidDel="00E92741">
          <w:rPr>
            <w:spacing w:val="-2"/>
            <w:sz w:val="18"/>
          </w:rPr>
          <w:delText xml:space="preserve"> </w:delText>
        </w:r>
        <w:r w:rsidDel="00E92741">
          <w:rPr>
            <w:sz w:val="18"/>
          </w:rPr>
          <w:delText>Product</w:delText>
        </w:r>
      </w:del>
      <w:r>
        <w:rPr>
          <w:sz w:val="18"/>
        </w:rPr>
        <w:t>,</w:t>
      </w:r>
      <w:r>
        <w:rPr>
          <w:spacing w:val="-1"/>
          <w:sz w:val="18"/>
        </w:rPr>
        <w:t xml:space="preserve"> </w:t>
      </w:r>
      <w:r>
        <w:rPr>
          <w:sz w:val="18"/>
        </w:rPr>
        <w:t>Buyer’s maximum</w:t>
      </w:r>
      <w:r>
        <w:rPr>
          <w:spacing w:val="-6"/>
          <w:sz w:val="18"/>
        </w:rPr>
        <w:t xml:space="preserve"> </w:t>
      </w:r>
      <w:r>
        <w:rPr>
          <w:sz w:val="18"/>
        </w:rPr>
        <w:t>liability</w:t>
      </w:r>
      <w:r>
        <w:rPr>
          <w:spacing w:val="-4"/>
          <w:sz w:val="18"/>
        </w:rPr>
        <w:t xml:space="preserve"> </w:t>
      </w:r>
      <w:r>
        <w:rPr>
          <w:sz w:val="18"/>
        </w:rPr>
        <w:t>on</w:t>
      </w:r>
      <w:r>
        <w:rPr>
          <w:spacing w:val="-6"/>
          <w:sz w:val="18"/>
        </w:rPr>
        <w:t xml:space="preserve"> </w:t>
      </w:r>
      <w:r>
        <w:rPr>
          <w:sz w:val="18"/>
        </w:rPr>
        <w:t>account</w:t>
      </w:r>
      <w:r>
        <w:rPr>
          <w:spacing w:val="-4"/>
          <w:sz w:val="18"/>
        </w:rPr>
        <w:t xml:space="preserve"> </w:t>
      </w:r>
      <w:r>
        <w:rPr>
          <w:sz w:val="18"/>
        </w:rPr>
        <w:t>thereof</w:t>
      </w:r>
      <w:r>
        <w:rPr>
          <w:spacing w:val="-4"/>
          <w:sz w:val="18"/>
        </w:rPr>
        <w:t xml:space="preserve"> </w:t>
      </w:r>
      <w:r>
        <w:rPr>
          <w:sz w:val="18"/>
        </w:rPr>
        <w:t>shall</w:t>
      </w:r>
      <w:r>
        <w:rPr>
          <w:spacing w:val="-5"/>
          <w:sz w:val="18"/>
        </w:rPr>
        <w:t xml:space="preserve"> </w:t>
      </w:r>
      <w:r>
        <w:rPr>
          <w:sz w:val="18"/>
        </w:rPr>
        <w:t>be</w:t>
      </w:r>
      <w:r>
        <w:rPr>
          <w:spacing w:val="-5"/>
          <w:sz w:val="18"/>
        </w:rPr>
        <w:t xml:space="preserve"> </w:t>
      </w:r>
      <w:r>
        <w:rPr>
          <w:sz w:val="18"/>
        </w:rPr>
        <w:t>the</w:t>
      </w:r>
      <w:r>
        <w:rPr>
          <w:spacing w:val="-6"/>
          <w:sz w:val="18"/>
        </w:rPr>
        <w:t xml:space="preserve"> </w:t>
      </w:r>
      <w:r>
        <w:rPr>
          <w:sz w:val="18"/>
        </w:rPr>
        <w:t>agreed</w:t>
      </w:r>
      <w:r>
        <w:rPr>
          <w:spacing w:val="-6"/>
          <w:sz w:val="18"/>
        </w:rPr>
        <w:t xml:space="preserve"> </w:t>
      </w:r>
      <w:r>
        <w:rPr>
          <w:sz w:val="18"/>
        </w:rPr>
        <w:t>price</w:t>
      </w:r>
      <w:r>
        <w:rPr>
          <w:spacing w:val="-4"/>
          <w:sz w:val="18"/>
        </w:rPr>
        <w:t xml:space="preserve"> </w:t>
      </w:r>
      <w:r>
        <w:rPr>
          <w:sz w:val="18"/>
        </w:rPr>
        <w:t>for</w:t>
      </w:r>
      <w:r>
        <w:rPr>
          <w:spacing w:val="-6"/>
          <w:sz w:val="18"/>
        </w:rPr>
        <w:t xml:space="preserve"> </w:t>
      </w:r>
      <w:r>
        <w:rPr>
          <w:sz w:val="18"/>
        </w:rPr>
        <w:t>the</w:t>
      </w:r>
      <w:r>
        <w:rPr>
          <w:spacing w:val="-4"/>
          <w:sz w:val="18"/>
        </w:rPr>
        <w:t xml:space="preserve"> </w:t>
      </w:r>
      <w:r>
        <w:rPr>
          <w:sz w:val="18"/>
        </w:rPr>
        <w:t>Products</w:t>
      </w:r>
      <w:r>
        <w:rPr>
          <w:spacing w:val="-7"/>
          <w:sz w:val="18"/>
        </w:rPr>
        <w:t xml:space="preserve"> </w:t>
      </w:r>
      <w:r>
        <w:rPr>
          <w:sz w:val="18"/>
        </w:rPr>
        <w:t>as</w:t>
      </w:r>
      <w:r>
        <w:rPr>
          <w:spacing w:val="-4"/>
          <w:sz w:val="18"/>
        </w:rPr>
        <w:t xml:space="preserve"> </w:t>
      </w:r>
      <w:r>
        <w:rPr>
          <w:sz w:val="18"/>
        </w:rPr>
        <w:t>set</w:t>
      </w:r>
      <w:r>
        <w:rPr>
          <w:spacing w:val="-4"/>
          <w:sz w:val="18"/>
        </w:rPr>
        <w:t xml:space="preserve"> </w:t>
      </w:r>
      <w:r>
        <w:rPr>
          <w:sz w:val="18"/>
        </w:rPr>
        <w:t>forth</w:t>
      </w:r>
      <w:r>
        <w:rPr>
          <w:spacing w:val="-6"/>
          <w:sz w:val="18"/>
        </w:rPr>
        <w:t xml:space="preserve"> </w:t>
      </w:r>
      <w:r>
        <w:rPr>
          <w:sz w:val="18"/>
        </w:rPr>
        <w:t>in</w:t>
      </w:r>
      <w:r>
        <w:rPr>
          <w:spacing w:val="-6"/>
          <w:sz w:val="18"/>
        </w:rPr>
        <w:t xml:space="preserve"> </w:t>
      </w:r>
      <w:r>
        <w:rPr>
          <w:sz w:val="18"/>
        </w:rPr>
        <w:t>paragraph</w:t>
      </w:r>
      <w:r>
        <w:rPr>
          <w:spacing w:val="-4"/>
          <w:sz w:val="18"/>
        </w:rPr>
        <w:t xml:space="preserve"> </w:t>
      </w:r>
      <w:r>
        <w:rPr>
          <w:sz w:val="18"/>
        </w:rPr>
        <w:t>1</w:t>
      </w:r>
      <w:r>
        <w:rPr>
          <w:spacing w:val="-6"/>
          <w:sz w:val="18"/>
        </w:rPr>
        <w:t xml:space="preserve"> </w:t>
      </w:r>
      <w:r>
        <w:rPr>
          <w:sz w:val="18"/>
        </w:rPr>
        <w:t>above,</w:t>
      </w:r>
      <w:r>
        <w:rPr>
          <w:spacing w:val="-6"/>
          <w:sz w:val="18"/>
        </w:rPr>
        <w:t xml:space="preserve"> </w:t>
      </w:r>
      <w:r>
        <w:rPr>
          <w:sz w:val="18"/>
        </w:rPr>
        <w:t>and</w:t>
      </w:r>
      <w:r>
        <w:rPr>
          <w:spacing w:val="-6"/>
          <w:sz w:val="18"/>
        </w:rPr>
        <w:t xml:space="preserve"> </w:t>
      </w:r>
      <w:r>
        <w:rPr>
          <w:sz w:val="18"/>
        </w:rPr>
        <w:t>Seller</w:t>
      </w:r>
      <w:r>
        <w:rPr>
          <w:spacing w:val="-6"/>
          <w:sz w:val="18"/>
        </w:rPr>
        <w:t xml:space="preserve"> </w:t>
      </w:r>
      <w:r>
        <w:rPr>
          <w:sz w:val="18"/>
        </w:rPr>
        <w:t>shall</w:t>
      </w:r>
      <w:r>
        <w:rPr>
          <w:spacing w:val="-5"/>
          <w:sz w:val="18"/>
        </w:rPr>
        <w:t xml:space="preserve"> </w:t>
      </w:r>
      <w:r>
        <w:rPr>
          <w:sz w:val="18"/>
        </w:rPr>
        <w:t>deliver</w:t>
      </w:r>
      <w:r>
        <w:rPr>
          <w:spacing w:val="-4"/>
          <w:sz w:val="18"/>
        </w:rPr>
        <w:t xml:space="preserve"> </w:t>
      </w:r>
      <w:r>
        <w:rPr>
          <w:sz w:val="18"/>
        </w:rPr>
        <w:t>to</w:t>
      </w:r>
      <w:r>
        <w:rPr>
          <w:spacing w:val="-6"/>
          <w:sz w:val="18"/>
        </w:rPr>
        <w:t xml:space="preserve"> </w:t>
      </w:r>
      <w:r>
        <w:rPr>
          <w:sz w:val="18"/>
        </w:rPr>
        <w:t>Buyer any inventory paid for by Buyer under this paragraph 5.</w:t>
      </w:r>
    </w:p>
    <w:p w14:paraId="3212EED2" w14:textId="77777777" w:rsidR="00F27A5B" w:rsidRDefault="00000000">
      <w:pPr>
        <w:pStyle w:val="ListParagraph"/>
        <w:numPr>
          <w:ilvl w:val="0"/>
          <w:numId w:val="2"/>
        </w:numPr>
        <w:tabs>
          <w:tab w:val="left" w:pos="480"/>
        </w:tabs>
        <w:ind w:right="208"/>
        <w:jc w:val="both"/>
        <w:rPr>
          <w:sz w:val="18"/>
        </w:rPr>
      </w:pPr>
      <w:r>
        <w:rPr>
          <w:b/>
          <w:sz w:val="18"/>
        </w:rPr>
        <w:t>Time and Delivery.</w:t>
      </w:r>
      <w:r>
        <w:rPr>
          <w:b/>
          <w:spacing w:val="40"/>
          <w:sz w:val="18"/>
        </w:rPr>
        <w:t xml:space="preserve"> </w:t>
      </w:r>
      <w:r>
        <w:rPr>
          <w:sz w:val="18"/>
        </w:rPr>
        <w:t>Because Buyer’s business and operations are in part dependent on receipt of the Products that are the subject of this Agreement, timely delivery of the Products is essential to the performance of Seller’s obligations hereunder. Unless otherwise specified on the face</w:t>
      </w:r>
      <w:r>
        <w:rPr>
          <w:spacing w:val="-2"/>
          <w:sz w:val="18"/>
        </w:rPr>
        <w:t xml:space="preserve"> </w:t>
      </w:r>
      <w:r>
        <w:rPr>
          <w:sz w:val="18"/>
        </w:rPr>
        <w:t>of</w:t>
      </w:r>
      <w:r>
        <w:rPr>
          <w:spacing w:val="-4"/>
          <w:sz w:val="18"/>
        </w:rPr>
        <w:t xml:space="preserve"> </w:t>
      </w:r>
      <w:r>
        <w:rPr>
          <w:sz w:val="18"/>
        </w:rPr>
        <w:t>this</w:t>
      </w:r>
      <w:r>
        <w:rPr>
          <w:spacing w:val="-4"/>
          <w:sz w:val="18"/>
        </w:rPr>
        <w:t xml:space="preserve"> </w:t>
      </w:r>
      <w:r>
        <w:rPr>
          <w:sz w:val="18"/>
        </w:rPr>
        <w:t>Agreement,</w:t>
      </w:r>
      <w:r>
        <w:rPr>
          <w:spacing w:val="-2"/>
          <w:sz w:val="18"/>
        </w:rPr>
        <w:t xml:space="preserve"> </w:t>
      </w:r>
      <w:r>
        <w:rPr>
          <w:sz w:val="18"/>
        </w:rPr>
        <w:t>terms</w:t>
      </w:r>
      <w:r>
        <w:rPr>
          <w:spacing w:val="-4"/>
          <w:sz w:val="18"/>
        </w:rPr>
        <w:t xml:space="preserve"> </w:t>
      </w:r>
      <w:r>
        <w:rPr>
          <w:sz w:val="18"/>
        </w:rPr>
        <w:t>of</w:t>
      </w:r>
      <w:r>
        <w:rPr>
          <w:spacing w:val="-4"/>
          <w:sz w:val="18"/>
        </w:rPr>
        <w:t xml:space="preserve"> </w:t>
      </w:r>
      <w:r>
        <w:rPr>
          <w:sz w:val="18"/>
        </w:rPr>
        <w:t>delivery</w:t>
      </w:r>
      <w:r>
        <w:rPr>
          <w:spacing w:val="-3"/>
          <w:sz w:val="18"/>
        </w:rPr>
        <w:t xml:space="preserve"> </w:t>
      </w:r>
      <w:r>
        <w:rPr>
          <w:sz w:val="18"/>
        </w:rPr>
        <w:t>of</w:t>
      </w:r>
      <w:r>
        <w:rPr>
          <w:spacing w:val="-3"/>
          <w:sz w:val="18"/>
        </w:rPr>
        <w:t xml:space="preserve"> </w:t>
      </w:r>
      <w:r>
        <w:rPr>
          <w:sz w:val="18"/>
        </w:rPr>
        <w:t>the</w:t>
      </w:r>
      <w:r>
        <w:rPr>
          <w:spacing w:val="-2"/>
          <w:sz w:val="18"/>
        </w:rPr>
        <w:t xml:space="preserve"> </w:t>
      </w:r>
      <w:r>
        <w:rPr>
          <w:sz w:val="18"/>
        </w:rPr>
        <w:t>Products</w:t>
      </w:r>
      <w:r>
        <w:rPr>
          <w:spacing w:val="-3"/>
          <w:sz w:val="18"/>
        </w:rPr>
        <w:t xml:space="preserve"> </w:t>
      </w:r>
      <w:r>
        <w:rPr>
          <w:sz w:val="18"/>
        </w:rPr>
        <w:t>are</w:t>
      </w:r>
      <w:r>
        <w:rPr>
          <w:spacing w:val="-2"/>
          <w:sz w:val="18"/>
        </w:rPr>
        <w:t xml:space="preserve"> </w:t>
      </w:r>
      <w:r>
        <w:rPr>
          <w:sz w:val="18"/>
        </w:rPr>
        <w:t>F.O.B.</w:t>
      </w:r>
      <w:r>
        <w:rPr>
          <w:spacing w:val="-2"/>
          <w:sz w:val="18"/>
        </w:rPr>
        <w:t xml:space="preserve"> </w:t>
      </w:r>
      <w:r>
        <w:rPr>
          <w:sz w:val="18"/>
        </w:rPr>
        <w:t>destination</w:t>
      </w:r>
      <w:r>
        <w:rPr>
          <w:spacing w:val="-3"/>
          <w:sz w:val="18"/>
        </w:rPr>
        <w:t xml:space="preserve"> </w:t>
      </w:r>
      <w:r>
        <w:rPr>
          <w:sz w:val="18"/>
        </w:rPr>
        <w:t>with</w:t>
      </w:r>
      <w:r>
        <w:rPr>
          <w:spacing w:val="-2"/>
          <w:sz w:val="18"/>
        </w:rPr>
        <w:t xml:space="preserve"> </w:t>
      </w:r>
      <w:r>
        <w:rPr>
          <w:sz w:val="18"/>
        </w:rPr>
        <w:t>freight</w:t>
      </w:r>
      <w:r>
        <w:rPr>
          <w:spacing w:val="-2"/>
          <w:sz w:val="18"/>
        </w:rPr>
        <w:t xml:space="preserve"> </w:t>
      </w:r>
      <w:r>
        <w:rPr>
          <w:sz w:val="18"/>
        </w:rPr>
        <w:t>prepaid.</w:t>
      </w:r>
      <w:r>
        <w:rPr>
          <w:spacing w:val="-2"/>
          <w:sz w:val="18"/>
        </w:rPr>
        <w:t xml:space="preserve"> </w:t>
      </w:r>
      <w:r>
        <w:rPr>
          <w:sz w:val="18"/>
        </w:rPr>
        <w:t>Deliveries</w:t>
      </w:r>
      <w:r>
        <w:rPr>
          <w:spacing w:val="-4"/>
          <w:sz w:val="18"/>
        </w:rPr>
        <w:t xml:space="preserve"> </w:t>
      </w:r>
      <w:r>
        <w:rPr>
          <w:sz w:val="18"/>
        </w:rPr>
        <w:t>shall</w:t>
      </w:r>
      <w:r>
        <w:rPr>
          <w:spacing w:val="-2"/>
          <w:sz w:val="18"/>
        </w:rPr>
        <w:t xml:space="preserve"> </w:t>
      </w:r>
      <w:r>
        <w:rPr>
          <w:sz w:val="18"/>
        </w:rPr>
        <w:t>be</w:t>
      </w:r>
      <w:r>
        <w:rPr>
          <w:spacing w:val="-2"/>
          <w:sz w:val="18"/>
        </w:rPr>
        <w:t xml:space="preserve"> </w:t>
      </w:r>
      <w:r>
        <w:rPr>
          <w:sz w:val="18"/>
        </w:rPr>
        <w:t>made</w:t>
      </w:r>
      <w:r>
        <w:rPr>
          <w:spacing w:val="-6"/>
          <w:sz w:val="18"/>
        </w:rPr>
        <w:t xml:space="preserve"> </w:t>
      </w:r>
      <w:r>
        <w:rPr>
          <w:sz w:val="18"/>
        </w:rPr>
        <w:t>at</w:t>
      </w:r>
      <w:r>
        <w:rPr>
          <w:spacing w:val="-3"/>
          <w:sz w:val="18"/>
        </w:rPr>
        <w:t xml:space="preserve"> </w:t>
      </w:r>
      <w:r>
        <w:rPr>
          <w:sz w:val="18"/>
        </w:rPr>
        <w:t>the</w:t>
      </w:r>
      <w:r>
        <w:rPr>
          <w:spacing w:val="-3"/>
          <w:sz w:val="18"/>
        </w:rPr>
        <w:t xml:space="preserve"> </w:t>
      </w:r>
      <w:r>
        <w:rPr>
          <w:sz w:val="18"/>
        </w:rPr>
        <w:t>times</w:t>
      </w:r>
      <w:r>
        <w:rPr>
          <w:spacing w:val="-4"/>
          <w:sz w:val="18"/>
        </w:rPr>
        <w:t xml:space="preserve"> </w:t>
      </w:r>
      <w:r>
        <w:rPr>
          <w:sz w:val="18"/>
        </w:rPr>
        <w:t>and</w:t>
      </w:r>
      <w:r>
        <w:rPr>
          <w:spacing w:val="-3"/>
          <w:sz w:val="18"/>
        </w:rPr>
        <w:t xml:space="preserve"> </w:t>
      </w:r>
      <w:r>
        <w:rPr>
          <w:sz w:val="18"/>
        </w:rPr>
        <w:t>of the quantities specified on the face of this Agreement, and Seller shall not, without the written consent of Buyer, make shipments in advance of such</w:t>
      </w:r>
      <w:r>
        <w:rPr>
          <w:spacing w:val="-1"/>
          <w:sz w:val="18"/>
        </w:rPr>
        <w:t xml:space="preserve"> </w:t>
      </w:r>
      <w:r>
        <w:rPr>
          <w:sz w:val="18"/>
        </w:rPr>
        <w:t>schedule.</w:t>
      </w:r>
      <w:r>
        <w:rPr>
          <w:spacing w:val="-1"/>
          <w:sz w:val="18"/>
        </w:rPr>
        <w:t xml:space="preserve"> </w:t>
      </w:r>
      <w:r>
        <w:rPr>
          <w:sz w:val="18"/>
        </w:rPr>
        <w:t>Buyer</w:t>
      </w:r>
      <w:r>
        <w:rPr>
          <w:spacing w:val="-1"/>
          <w:sz w:val="18"/>
        </w:rPr>
        <w:t xml:space="preserve"> </w:t>
      </w:r>
      <w:r>
        <w:rPr>
          <w:sz w:val="18"/>
        </w:rPr>
        <w:t>may</w:t>
      </w:r>
      <w:r>
        <w:rPr>
          <w:spacing w:val="-1"/>
          <w:sz w:val="18"/>
        </w:rPr>
        <w:t xml:space="preserve"> </w:t>
      </w:r>
      <w:r>
        <w:rPr>
          <w:sz w:val="18"/>
        </w:rPr>
        <w:t>order</w:t>
      </w:r>
      <w:r>
        <w:rPr>
          <w:spacing w:val="-1"/>
          <w:sz w:val="18"/>
        </w:rPr>
        <w:t xml:space="preserve"> </w:t>
      </w:r>
      <w:r>
        <w:rPr>
          <w:sz w:val="18"/>
        </w:rPr>
        <w:t>expedited</w:t>
      </w:r>
      <w:r>
        <w:rPr>
          <w:spacing w:val="-1"/>
          <w:sz w:val="18"/>
        </w:rPr>
        <w:t xml:space="preserve"> </w:t>
      </w:r>
      <w:r>
        <w:rPr>
          <w:sz w:val="18"/>
        </w:rPr>
        <w:t>routing</w:t>
      </w:r>
      <w:r>
        <w:rPr>
          <w:spacing w:val="-2"/>
          <w:sz w:val="18"/>
        </w:rPr>
        <w:t xml:space="preserve"> </w:t>
      </w:r>
      <w:r>
        <w:rPr>
          <w:sz w:val="18"/>
        </w:rPr>
        <w:t>in</w:t>
      </w:r>
      <w:r>
        <w:rPr>
          <w:spacing w:val="-1"/>
          <w:sz w:val="18"/>
        </w:rPr>
        <w:t xml:space="preserve"> </w:t>
      </w:r>
      <w:r>
        <w:rPr>
          <w:sz w:val="18"/>
        </w:rPr>
        <w:t>place</w:t>
      </w:r>
      <w:r>
        <w:rPr>
          <w:spacing w:val="-1"/>
          <w:sz w:val="18"/>
        </w:rPr>
        <w:t xml:space="preserve"> </w:t>
      </w:r>
      <w:r>
        <w:rPr>
          <w:sz w:val="18"/>
        </w:rPr>
        <w:t>of</w:t>
      </w:r>
      <w:r>
        <w:rPr>
          <w:spacing w:val="-1"/>
          <w:sz w:val="18"/>
        </w:rPr>
        <w:t xml:space="preserve"> </w:t>
      </w:r>
      <w:r>
        <w:rPr>
          <w:sz w:val="18"/>
        </w:rPr>
        <w:t>scheduled</w:t>
      </w:r>
      <w:r>
        <w:rPr>
          <w:spacing w:val="-1"/>
          <w:sz w:val="18"/>
        </w:rPr>
        <w:t xml:space="preserve"> </w:t>
      </w:r>
      <w:r>
        <w:rPr>
          <w:sz w:val="18"/>
        </w:rPr>
        <w:t>routing,</w:t>
      </w:r>
      <w:r>
        <w:rPr>
          <w:spacing w:val="-1"/>
          <w:sz w:val="18"/>
        </w:rPr>
        <w:t xml:space="preserve"> </w:t>
      </w:r>
      <w:r>
        <w:rPr>
          <w:sz w:val="18"/>
        </w:rPr>
        <w:t>if</w:t>
      </w:r>
      <w:r>
        <w:rPr>
          <w:spacing w:val="-2"/>
          <w:sz w:val="18"/>
        </w:rPr>
        <w:t xml:space="preserve"> </w:t>
      </w:r>
      <w:r>
        <w:rPr>
          <w:sz w:val="18"/>
        </w:rPr>
        <w:t>necessary</w:t>
      </w:r>
      <w:r>
        <w:rPr>
          <w:spacing w:val="-1"/>
          <w:sz w:val="18"/>
        </w:rPr>
        <w:t xml:space="preserve"> </w:t>
      </w:r>
      <w:r>
        <w:rPr>
          <w:sz w:val="18"/>
        </w:rPr>
        <w:t>to</w:t>
      </w:r>
      <w:r>
        <w:rPr>
          <w:spacing w:val="-2"/>
          <w:sz w:val="18"/>
        </w:rPr>
        <w:t xml:space="preserve"> </w:t>
      </w:r>
      <w:r>
        <w:rPr>
          <w:sz w:val="18"/>
        </w:rPr>
        <w:t>meet</w:t>
      </w:r>
      <w:r>
        <w:rPr>
          <w:spacing w:val="-1"/>
          <w:sz w:val="18"/>
        </w:rPr>
        <w:t xml:space="preserve"> </w:t>
      </w:r>
      <w:r>
        <w:rPr>
          <w:sz w:val="18"/>
        </w:rPr>
        <w:t>schedule</w:t>
      </w:r>
      <w:r>
        <w:rPr>
          <w:spacing w:val="-1"/>
          <w:sz w:val="18"/>
        </w:rPr>
        <w:t xml:space="preserve"> </w:t>
      </w:r>
      <w:r>
        <w:rPr>
          <w:sz w:val="18"/>
        </w:rPr>
        <w:t>or</w:t>
      </w:r>
      <w:r>
        <w:rPr>
          <w:spacing w:val="-1"/>
          <w:sz w:val="18"/>
        </w:rPr>
        <w:t xml:space="preserve"> </w:t>
      </w:r>
      <w:r>
        <w:rPr>
          <w:sz w:val="18"/>
        </w:rPr>
        <w:t>recover</w:t>
      </w:r>
      <w:r>
        <w:rPr>
          <w:spacing w:val="-1"/>
          <w:sz w:val="18"/>
        </w:rPr>
        <w:t xml:space="preserve"> </w:t>
      </w:r>
      <w:r>
        <w:rPr>
          <w:sz w:val="18"/>
        </w:rPr>
        <w:t>time</w:t>
      </w:r>
      <w:r>
        <w:rPr>
          <w:spacing w:val="-2"/>
          <w:sz w:val="18"/>
        </w:rPr>
        <w:t xml:space="preserve"> </w:t>
      </w:r>
      <w:r>
        <w:rPr>
          <w:sz w:val="18"/>
        </w:rPr>
        <w:t>lost</w:t>
      </w:r>
      <w:r>
        <w:rPr>
          <w:spacing w:val="-1"/>
          <w:sz w:val="18"/>
        </w:rPr>
        <w:t xml:space="preserve"> </w:t>
      </w:r>
      <w:r>
        <w:rPr>
          <w:sz w:val="18"/>
        </w:rPr>
        <w:t>by</w:t>
      </w:r>
      <w:r>
        <w:rPr>
          <w:spacing w:val="-1"/>
          <w:sz w:val="18"/>
        </w:rPr>
        <w:t xml:space="preserve"> </w:t>
      </w:r>
      <w:r>
        <w:rPr>
          <w:sz w:val="18"/>
        </w:rPr>
        <w:t>any</w:t>
      </w:r>
      <w:r>
        <w:rPr>
          <w:spacing w:val="-1"/>
          <w:sz w:val="18"/>
        </w:rPr>
        <w:t xml:space="preserve"> </w:t>
      </w:r>
      <w:r>
        <w:rPr>
          <w:sz w:val="18"/>
        </w:rPr>
        <w:t xml:space="preserve">delay, in which event any excess transportation costs shall be paid by Seller. Buyer may postpone delivery of any Products covered hereby. </w:t>
      </w:r>
      <w:proofErr w:type="spellStart"/>
      <w:r>
        <w:rPr>
          <w:sz w:val="18"/>
        </w:rPr>
        <w:t>Overshipments</w:t>
      </w:r>
      <w:proofErr w:type="spellEnd"/>
      <w:r>
        <w:rPr>
          <w:spacing w:val="-2"/>
          <w:sz w:val="18"/>
        </w:rPr>
        <w:t xml:space="preserve"> </w:t>
      </w:r>
      <w:r>
        <w:rPr>
          <w:sz w:val="18"/>
        </w:rPr>
        <w:t>may</w:t>
      </w:r>
      <w:r>
        <w:rPr>
          <w:spacing w:val="-1"/>
          <w:sz w:val="18"/>
        </w:rPr>
        <w:t xml:space="preserve"> </w:t>
      </w:r>
      <w:r>
        <w:rPr>
          <w:sz w:val="18"/>
        </w:rPr>
        <w:t>be</w:t>
      </w:r>
      <w:r>
        <w:rPr>
          <w:spacing w:val="-1"/>
          <w:sz w:val="18"/>
        </w:rPr>
        <w:t xml:space="preserve"> </w:t>
      </w:r>
      <w:r>
        <w:rPr>
          <w:sz w:val="18"/>
        </w:rPr>
        <w:t>returned</w:t>
      </w:r>
      <w:r>
        <w:rPr>
          <w:spacing w:val="-3"/>
          <w:sz w:val="18"/>
        </w:rPr>
        <w:t xml:space="preserve"> </w:t>
      </w:r>
      <w:r>
        <w:rPr>
          <w:sz w:val="18"/>
        </w:rPr>
        <w:t>by</w:t>
      </w:r>
      <w:r>
        <w:rPr>
          <w:spacing w:val="-1"/>
          <w:sz w:val="18"/>
        </w:rPr>
        <w:t xml:space="preserve"> </w:t>
      </w:r>
      <w:r>
        <w:rPr>
          <w:sz w:val="18"/>
        </w:rPr>
        <w:t>Buyer</w:t>
      </w:r>
      <w:r>
        <w:rPr>
          <w:spacing w:val="-2"/>
          <w:sz w:val="18"/>
        </w:rPr>
        <w:t xml:space="preserve"> </w:t>
      </w:r>
      <w:r>
        <w:rPr>
          <w:sz w:val="18"/>
        </w:rPr>
        <w:t>at</w:t>
      </w:r>
      <w:r>
        <w:rPr>
          <w:spacing w:val="-1"/>
          <w:sz w:val="18"/>
        </w:rPr>
        <w:t xml:space="preserve"> </w:t>
      </w:r>
      <w:r>
        <w:rPr>
          <w:sz w:val="18"/>
        </w:rPr>
        <w:t>Seller’s</w:t>
      </w:r>
      <w:r>
        <w:rPr>
          <w:spacing w:val="-2"/>
          <w:sz w:val="18"/>
        </w:rPr>
        <w:t xml:space="preserve"> </w:t>
      </w:r>
      <w:r>
        <w:rPr>
          <w:sz w:val="18"/>
        </w:rPr>
        <w:t>expense</w:t>
      </w:r>
      <w:r>
        <w:rPr>
          <w:spacing w:val="-1"/>
          <w:sz w:val="18"/>
        </w:rPr>
        <w:t xml:space="preserve"> </w:t>
      </w:r>
      <w:r>
        <w:rPr>
          <w:sz w:val="18"/>
        </w:rPr>
        <w:t>or</w:t>
      </w:r>
      <w:r>
        <w:rPr>
          <w:spacing w:val="-2"/>
          <w:sz w:val="18"/>
        </w:rPr>
        <w:t xml:space="preserve"> </w:t>
      </w:r>
      <w:r>
        <w:rPr>
          <w:sz w:val="18"/>
        </w:rPr>
        <w:t>retained</w:t>
      </w:r>
      <w:r>
        <w:rPr>
          <w:spacing w:val="-1"/>
          <w:sz w:val="18"/>
        </w:rPr>
        <w:t xml:space="preserve"> </w:t>
      </w:r>
      <w:r>
        <w:rPr>
          <w:sz w:val="18"/>
        </w:rPr>
        <w:t>by</w:t>
      </w:r>
      <w:r>
        <w:rPr>
          <w:spacing w:val="-2"/>
          <w:sz w:val="18"/>
        </w:rPr>
        <w:t xml:space="preserve"> </w:t>
      </w:r>
      <w:r>
        <w:rPr>
          <w:sz w:val="18"/>
        </w:rPr>
        <w:t>Buyer</w:t>
      </w:r>
      <w:r>
        <w:rPr>
          <w:spacing w:val="-1"/>
          <w:sz w:val="18"/>
        </w:rPr>
        <w:t xml:space="preserve"> </w:t>
      </w:r>
      <w:r>
        <w:rPr>
          <w:sz w:val="18"/>
        </w:rPr>
        <w:t>at</w:t>
      </w:r>
      <w:r>
        <w:rPr>
          <w:spacing w:val="-2"/>
          <w:sz w:val="18"/>
        </w:rPr>
        <w:t xml:space="preserve"> </w:t>
      </w:r>
      <w:r>
        <w:rPr>
          <w:sz w:val="18"/>
        </w:rPr>
        <w:t>no</w:t>
      </w:r>
      <w:r>
        <w:rPr>
          <w:spacing w:val="-2"/>
          <w:sz w:val="18"/>
        </w:rPr>
        <w:t xml:space="preserve"> </w:t>
      </w:r>
      <w:r>
        <w:rPr>
          <w:sz w:val="18"/>
        </w:rPr>
        <w:t>increase</w:t>
      </w:r>
      <w:r>
        <w:rPr>
          <w:spacing w:val="-2"/>
          <w:sz w:val="18"/>
        </w:rPr>
        <w:t xml:space="preserve"> </w:t>
      </w:r>
      <w:r>
        <w:rPr>
          <w:sz w:val="18"/>
        </w:rPr>
        <w:t>in</w:t>
      </w:r>
      <w:r>
        <w:rPr>
          <w:spacing w:val="-2"/>
          <w:sz w:val="18"/>
        </w:rPr>
        <w:t xml:space="preserve"> </w:t>
      </w:r>
      <w:r>
        <w:rPr>
          <w:sz w:val="18"/>
        </w:rPr>
        <w:t>price.</w:t>
      </w:r>
      <w:r>
        <w:rPr>
          <w:spacing w:val="-1"/>
          <w:sz w:val="18"/>
        </w:rPr>
        <w:t xml:space="preserve"> </w:t>
      </w:r>
      <w:r>
        <w:rPr>
          <w:sz w:val="18"/>
        </w:rPr>
        <w:t>Seller</w:t>
      </w:r>
      <w:r>
        <w:rPr>
          <w:spacing w:val="-1"/>
          <w:sz w:val="18"/>
        </w:rPr>
        <w:t xml:space="preserve"> </w:t>
      </w:r>
      <w:r>
        <w:rPr>
          <w:sz w:val="18"/>
        </w:rPr>
        <w:t>shall</w:t>
      </w:r>
      <w:r>
        <w:rPr>
          <w:spacing w:val="-2"/>
          <w:sz w:val="18"/>
        </w:rPr>
        <w:t xml:space="preserve"> </w:t>
      </w:r>
      <w:r>
        <w:rPr>
          <w:sz w:val="18"/>
        </w:rPr>
        <w:t>not</w:t>
      </w:r>
      <w:r>
        <w:rPr>
          <w:spacing w:val="-2"/>
          <w:sz w:val="18"/>
        </w:rPr>
        <w:t xml:space="preserve"> </w:t>
      </w:r>
      <w:r>
        <w:rPr>
          <w:sz w:val="18"/>
        </w:rPr>
        <w:t>make</w:t>
      </w:r>
      <w:r>
        <w:rPr>
          <w:spacing w:val="-2"/>
          <w:sz w:val="18"/>
        </w:rPr>
        <w:t xml:space="preserve"> </w:t>
      </w:r>
      <w:r>
        <w:rPr>
          <w:sz w:val="18"/>
        </w:rPr>
        <w:t>any</w:t>
      </w:r>
      <w:r>
        <w:rPr>
          <w:spacing w:val="-2"/>
          <w:sz w:val="18"/>
        </w:rPr>
        <w:t xml:space="preserve"> </w:t>
      </w:r>
      <w:r>
        <w:rPr>
          <w:sz w:val="18"/>
        </w:rPr>
        <w:t xml:space="preserve">commitment or production arrangements </w:t>
      </w:r>
      <w:proofErr w:type="gramStart"/>
      <w:r>
        <w:rPr>
          <w:sz w:val="18"/>
        </w:rPr>
        <w:t>in excess of</w:t>
      </w:r>
      <w:proofErr w:type="gramEnd"/>
      <w:r>
        <w:rPr>
          <w:sz w:val="18"/>
        </w:rPr>
        <w:t xml:space="preserve"> the amounts, or in advance of the time, necessary to meet Buyer’s delivery schedule for Products.</w:t>
      </w:r>
    </w:p>
    <w:p w14:paraId="3212EED3" w14:textId="77777777" w:rsidR="00F27A5B" w:rsidRDefault="00000000">
      <w:pPr>
        <w:pStyle w:val="ListParagraph"/>
        <w:numPr>
          <w:ilvl w:val="0"/>
          <w:numId w:val="2"/>
        </w:numPr>
        <w:tabs>
          <w:tab w:val="left" w:pos="480"/>
        </w:tabs>
        <w:ind w:hanging="362"/>
        <w:jc w:val="both"/>
        <w:rPr>
          <w:sz w:val="18"/>
        </w:rPr>
      </w:pPr>
      <w:r>
        <w:rPr>
          <w:b/>
          <w:sz w:val="18"/>
        </w:rPr>
        <w:t>Excusable Failure or Delay.</w:t>
      </w:r>
      <w:r>
        <w:rPr>
          <w:b/>
          <w:spacing w:val="40"/>
          <w:sz w:val="18"/>
        </w:rPr>
        <w:t xml:space="preserve"> </w:t>
      </w:r>
      <w:r>
        <w:rPr>
          <w:sz w:val="18"/>
        </w:rPr>
        <w:t>Neither Buyer nor Seller shall be held responsible for the failure or delay in delivery or acceptance of Products where</w:t>
      </w:r>
      <w:r>
        <w:rPr>
          <w:spacing w:val="-3"/>
          <w:sz w:val="18"/>
        </w:rPr>
        <w:t xml:space="preserve"> </w:t>
      </w:r>
      <w:r>
        <w:rPr>
          <w:sz w:val="18"/>
        </w:rPr>
        <w:t>such</w:t>
      </w:r>
      <w:r>
        <w:rPr>
          <w:spacing w:val="-4"/>
          <w:sz w:val="18"/>
        </w:rPr>
        <w:t xml:space="preserve"> </w:t>
      </w:r>
      <w:r>
        <w:rPr>
          <w:sz w:val="18"/>
        </w:rPr>
        <w:t>failure</w:t>
      </w:r>
      <w:r>
        <w:rPr>
          <w:spacing w:val="-3"/>
          <w:sz w:val="18"/>
        </w:rPr>
        <w:t xml:space="preserve"> </w:t>
      </w:r>
      <w:r>
        <w:rPr>
          <w:sz w:val="18"/>
        </w:rPr>
        <w:t>or</w:t>
      </w:r>
      <w:r>
        <w:rPr>
          <w:spacing w:val="-4"/>
          <w:sz w:val="18"/>
        </w:rPr>
        <w:t xml:space="preserve"> </w:t>
      </w:r>
      <w:r>
        <w:rPr>
          <w:sz w:val="18"/>
        </w:rPr>
        <w:t>delay</w:t>
      </w:r>
      <w:r>
        <w:rPr>
          <w:spacing w:val="-4"/>
          <w:sz w:val="18"/>
        </w:rPr>
        <w:t xml:space="preserve"> </w:t>
      </w:r>
      <w:r>
        <w:rPr>
          <w:sz w:val="18"/>
        </w:rPr>
        <w:t>is</w:t>
      </w:r>
      <w:r>
        <w:rPr>
          <w:spacing w:val="-5"/>
          <w:sz w:val="18"/>
        </w:rPr>
        <w:t xml:space="preserve"> </w:t>
      </w:r>
      <w:r>
        <w:rPr>
          <w:sz w:val="18"/>
        </w:rPr>
        <w:t>attributable</w:t>
      </w:r>
      <w:r>
        <w:rPr>
          <w:spacing w:val="-4"/>
          <w:sz w:val="18"/>
        </w:rPr>
        <w:t xml:space="preserve"> </w:t>
      </w:r>
      <w:r>
        <w:rPr>
          <w:sz w:val="18"/>
        </w:rPr>
        <w:t>to</w:t>
      </w:r>
      <w:r>
        <w:rPr>
          <w:spacing w:val="-4"/>
          <w:sz w:val="18"/>
        </w:rPr>
        <w:t xml:space="preserve"> </w:t>
      </w:r>
      <w:r>
        <w:rPr>
          <w:sz w:val="18"/>
        </w:rPr>
        <w:t>any</w:t>
      </w:r>
      <w:r>
        <w:rPr>
          <w:spacing w:val="-5"/>
          <w:sz w:val="18"/>
        </w:rPr>
        <w:t xml:space="preserve"> </w:t>
      </w:r>
      <w:r>
        <w:rPr>
          <w:sz w:val="18"/>
        </w:rPr>
        <w:t>act</w:t>
      </w:r>
      <w:r>
        <w:rPr>
          <w:spacing w:val="-4"/>
          <w:sz w:val="18"/>
        </w:rPr>
        <w:t xml:space="preserve"> </w:t>
      </w:r>
      <w:r>
        <w:rPr>
          <w:sz w:val="18"/>
        </w:rPr>
        <w:t>of</w:t>
      </w:r>
      <w:r>
        <w:rPr>
          <w:spacing w:val="-4"/>
          <w:sz w:val="18"/>
        </w:rPr>
        <w:t xml:space="preserve"> </w:t>
      </w:r>
      <w:r>
        <w:rPr>
          <w:sz w:val="18"/>
        </w:rPr>
        <w:t>God</w:t>
      </w:r>
      <w:r>
        <w:rPr>
          <w:spacing w:val="-3"/>
          <w:sz w:val="18"/>
        </w:rPr>
        <w:t xml:space="preserve"> </w:t>
      </w:r>
      <w:r>
        <w:rPr>
          <w:sz w:val="18"/>
        </w:rPr>
        <w:t>or</w:t>
      </w:r>
      <w:r>
        <w:rPr>
          <w:spacing w:val="-4"/>
          <w:sz w:val="18"/>
        </w:rPr>
        <w:t xml:space="preserve"> </w:t>
      </w:r>
      <w:r>
        <w:rPr>
          <w:sz w:val="18"/>
        </w:rPr>
        <w:t>of</w:t>
      </w:r>
      <w:r>
        <w:rPr>
          <w:spacing w:val="-4"/>
          <w:sz w:val="18"/>
        </w:rPr>
        <w:t xml:space="preserve"> </w:t>
      </w:r>
      <w:r>
        <w:rPr>
          <w:sz w:val="18"/>
        </w:rPr>
        <w:t>the</w:t>
      </w:r>
      <w:r>
        <w:rPr>
          <w:spacing w:val="-3"/>
          <w:sz w:val="18"/>
        </w:rPr>
        <w:t xml:space="preserve"> </w:t>
      </w:r>
      <w:r>
        <w:rPr>
          <w:sz w:val="18"/>
        </w:rPr>
        <w:t>public</w:t>
      </w:r>
      <w:r>
        <w:rPr>
          <w:spacing w:val="-5"/>
          <w:sz w:val="18"/>
        </w:rPr>
        <w:t xml:space="preserve"> </w:t>
      </w:r>
      <w:r>
        <w:rPr>
          <w:sz w:val="18"/>
        </w:rPr>
        <w:t>enemy,</w:t>
      </w:r>
      <w:r>
        <w:rPr>
          <w:spacing w:val="-2"/>
          <w:sz w:val="18"/>
        </w:rPr>
        <w:t xml:space="preserve"> </w:t>
      </w:r>
      <w:r>
        <w:rPr>
          <w:sz w:val="18"/>
        </w:rPr>
        <w:t>war,</w:t>
      </w:r>
      <w:r>
        <w:rPr>
          <w:spacing w:val="-4"/>
          <w:sz w:val="18"/>
        </w:rPr>
        <w:t xml:space="preserve"> </w:t>
      </w:r>
      <w:r>
        <w:rPr>
          <w:sz w:val="18"/>
        </w:rPr>
        <w:t>compliance</w:t>
      </w:r>
      <w:r>
        <w:rPr>
          <w:spacing w:val="-3"/>
          <w:sz w:val="18"/>
        </w:rPr>
        <w:t xml:space="preserve"> </w:t>
      </w:r>
      <w:r>
        <w:rPr>
          <w:sz w:val="18"/>
        </w:rPr>
        <w:t>with</w:t>
      </w:r>
      <w:r>
        <w:rPr>
          <w:spacing w:val="-4"/>
          <w:sz w:val="18"/>
        </w:rPr>
        <w:t xml:space="preserve"> </w:t>
      </w:r>
      <w:r>
        <w:rPr>
          <w:sz w:val="18"/>
        </w:rPr>
        <w:t>laws,</w:t>
      </w:r>
      <w:r>
        <w:rPr>
          <w:spacing w:val="-4"/>
          <w:sz w:val="18"/>
        </w:rPr>
        <w:t xml:space="preserve"> </w:t>
      </w:r>
      <w:r>
        <w:rPr>
          <w:sz w:val="18"/>
        </w:rPr>
        <w:t>governmental</w:t>
      </w:r>
      <w:r>
        <w:rPr>
          <w:spacing w:val="-5"/>
          <w:sz w:val="18"/>
        </w:rPr>
        <w:t xml:space="preserve"> </w:t>
      </w:r>
      <w:r>
        <w:rPr>
          <w:sz w:val="18"/>
        </w:rPr>
        <w:t>acts</w:t>
      </w:r>
      <w:r>
        <w:rPr>
          <w:spacing w:val="-5"/>
          <w:sz w:val="18"/>
        </w:rPr>
        <w:t xml:space="preserve"> </w:t>
      </w:r>
      <w:r>
        <w:rPr>
          <w:sz w:val="18"/>
        </w:rPr>
        <w:t>or</w:t>
      </w:r>
      <w:r>
        <w:rPr>
          <w:spacing w:val="-3"/>
          <w:sz w:val="18"/>
        </w:rPr>
        <w:t xml:space="preserve"> </w:t>
      </w:r>
      <w:r>
        <w:rPr>
          <w:sz w:val="18"/>
        </w:rPr>
        <w:t>regulations, in any case, not in effect as of the date of this Agreement, fire, flood, quarantine, embargo, epidemic, unusually severe weather or other causes similar to the foregoing beyond the reasonable control of the party so affected. The party seeking to avail itself of any of the foregoing excuses must</w:t>
      </w:r>
      <w:r>
        <w:rPr>
          <w:spacing w:val="-5"/>
          <w:sz w:val="18"/>
        </w:rPr>
        <w:t xml:space="preserve"> </w:t>
      </w:r>
      <w:r>
        <w:rPr>
          <w:sz w:val="18"/>
        </w:rPr>
        <w:t>promptly</w:t>
      </w:r>
      <w:r>
        <w:rPr>
          <w:spacing w:val="-5"/>
          <w:sz w:val="18"/>
        </w:rPr>
        <w:t xml:space="preserve"> </w:t>
      </w:r>
      <w:r>
        <w:rPr>
          <w:sz w:val="18"/>
        </w:rPr>
        <w:t>notify</w:t>
      </w:r>
      <w:r>
        <w:rPr>
          <w:spacing w:val="-5"/>
          <w:sz w:val="18"/>
        </w:rPr>
        <w:t xml:space="preserve"> </w:t>
      </w:r>
      <w:r>
        <w:rPr>
          <w:sz w:val="18"/>
        </w:rPr>
        <w:t>the</w:t>
      </w:r>
      <w:r>
        <w:rPr>
          <w:spacing w:val="-5"/>
          <w:sz w:val="18"/>
        </w:rPr>
        <w:t xml:space="preserve"> </w:t>
      </w:r>
      <w:r>
        <w:rPr>
          <w:sz w:val="18"/>
        </w:rPr>
        <w:t>other</w:t>
      </w:r>
      <w:r>
        <w:rPr>
          <w:spacing w:val="-7"/>
          <w:sz w:val="18"/>
        </w:rPr>
        <w:t xml:space="preserve"> </w:t>
      </w:r>
      <w:r>
        <w:rPr>
          <w:sz w:val="18"/>
        </w:rPr>
        <w:t>party</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reasons</w:t>
      </w:r>
      <w:r>
        <w:rPr>
          <w:spacing w:val="-5"/>
          <w:sz w:val="18"/>
        </w:rPr>
        <w:t xml:space="preserve"> </w:t>
      </w:r>
      <w:r>
        <w:rPr>
          <w:sz w:val="18"/>
        </w:rPr>
        <w:t>for</w:t>
      </w:r>
      <w:r>
        <w:rPr>
          <w:spacing w:val="-5"/>
          <w:sz w:val="18"/>
        </w:rPr>
        <w:t xml:space="preserve"> </w:t>
      </w:r>
      <w:r>
        <w:rPr>
          <w:sz w:val="18"/>
        </w:rPr>
        <w:t>the</w:t>
      </w:r>
      <w:r>
        <w:rPr>
          <w:spacing w:val="-5"/>
          <w:sz w:val="18"/>
        </w:rPr>
        <w:t xml:space="preserve"> </w:t>
      </w:r>
      <w:r>
        <w:rPr>
          <w:sz w:val="18"/>
        </w:rPr>
        <w:t>failure</w:t>
      </w:r>
      <w:r>
        <w:rPr>
          <w:spacing w:val="-5"/>
          <w:sz w:val="18"/>
        </w:rPr>
        <w:t xml:space="preserve"> </w:t>
      </w:r>
      <w:r>
        <w:rPr>
          <w:sz w:val="18"/>
        </w:rPr>
        <w:t>or</w:t>
      </w:r>
      <w:r>
        <w:rPr>
          <w:spacing w:val="-5"/>
          <w:sz w:val="18"/>
        </w:rPr>
        <w:t xml:space="preserve"> </w:t>
      </w:r>
      <w:r>
        <w:rPr>
          <w:sz w:val="18"/>
        </w:rPr>
        <w:t>delay</w:t>
      </w:r>
      <w:r>
        <w:rPr>
          <w:spacing w:val="-6"/>
          <w:sz w:val="18"/>
        </w:rPr>
        <w:t xml:space="preserve"> </w:t>
      </w:r>
      <w:r>
        <w:rPr>
          <w:sz w:val="18"/>
        </w:rPr>
        <w:t>in</w:t>
      </w:r>
      <w:r>
        <w:rPr>
          <w:spacing w:val="-5"/>
          <w:sz w:val="18"/>
        </w:rPr>
        <w:t xml:space="preserve"> </w:t>
      </w:r>
      <w:r>
        <w:rPr>
          <w:sz w:val="18"/>
        </w:rPr>
        <w:t>delivery</w:t>
      </w:r>
      <w:r>
        <w:rPr>
          <w:spacing w:val="-5"/>
          <w:sz w:val="18"/>
        </w:rPr>
        <w:t xml:space="preserve"> </w:t>
      </w:r>
      <w:r>
        <w:rPr>
          <w:sz w:val="18"/>
        </w:rPr>
        <w:t>or</w:t>
      </w:r>
      <w:r>
        <w:rPr>
          <w:spacing w:val="-5"/>
          <w:sz w:val="18"/>
        </w:rPr>
        <w:t xml:space="preserve"> </w:t>
      </w:r>
      <w:r>
        <w:rPr>
          <w:sz w:val="18"/>
        </w:rPr>
        <w:t>acceptance</w:t>
      </w:r>
      <w:r>
        <w:rPr>
          <w:spacing w:val="-6"/>
          <w:sz w:val="18"/>
        </w:rPr>
        <w:t xml:space="preserve"> </w:t>
      </w:r>
      <w:r>
        <w:rPr>
          <w:sz w:val="18"/>
        </w:rPr>
        <w:t>and</w:t>
      </w:r>
      <w:r>
        <w:rPr>
          <w:spacing w:val="-5"/>
          <w:sz w:val="18"/>
        </w:rPr>
        <w:t xml:space="preserve"> </w:t>
      </w:r>
      <w:r>
        <w:rPr>
          <w:sz w:val="18"/>
        </w:rPr>
        <w:t>shall</w:t>
      </w:r>
      <w:r>
        <w:rPr>
          <w:spacing w:val="-6"/>
          <w:sz w:val="18"/>
        </w:rPr>
        <w:t xml:space="preserve"> </w:t>
      </w:r>
      <w:r>
        <w:rPr>
          <w:sz w:val="18"/>
        </w:rPr>
        <w:t>exert</w:t>
      </w:r>
      <w:r>
        <w:rPr>
          <w:spacing w:val="-5"/>
          <w:sz w:val="18"/>
        </w:rPr>
        <w:t xml:space="preserve"> </w:t>
      </w:r>
      <w:r>
        <w:rPr>
          <w:sz w:val="18"/>
        </w:rPr>
        <w:t>its</w:t>
      </w:r>
      <w:r>
        <w:rPr>
          <w:spacing w:val="-6"/>
          <w:sz w:val="18"/>
        </w:rPr>
        <w:t xml:space="preserve"> </w:t>
      </w:r>
      <w:r>
        <w:rPr>
          <w:sz w:val="18"/>
        </w:rPr>
        <w:t>best</w:t>
      </w:r>
      <w:r>
        <w:rPr>
          <w:spacing w:val="-6"/>
          <w:sz w:val="18"/>
        </w:rPr>
        <w:t xml:space="preserve"> </w:t>
      </w:r>
      <w:r>
        <w:rPr>
          <w:sz w:val="18"/>
        </w:rPr>
        <w:t>efforts</w:t>
      </w:r>
      <w:r>
        <w:rPr>
          <w:spacing w:val="-5"/>
          <w:sz w:val="18"/>
        </w:rPr>
        <w:t xml:space="preserve"> </w:t>
      </w:r>
      <w:r>
        <w:rPr>
          <w:sz w:val="18"/>
        </w:rPr>
        <w:t>to</w:t>
      </w:r>
      <w:r>
        <w:rPr>
          <w:spacing w:val="-7"/>
          <w:sz w:val="18"/>
        </w:rPr>
        <w:t xml:space="preserve"> </w:t>
      </w:r>
      <w:r>
        <w:rPr>
          <w:sz w:val="18"/>
        </w:rPr>
        <w:t>avoid</w:t>
      </w:r>
      <w:r>
        <w:rPr>
          <w:spacing w:val="-5"/>
          <w:sz w:val="18"/>
        </w:rPr>
        <w:t xml:space="preserve"> </w:t>
      </w:r>
      <w:r>
        <w:rPr>
          <w:sz w:val="18"/>
        </w:rPr>
        <w:t xml:space="preserve">further </w:t>
      </w:r>
      <w:r>
        <w:rPr>
          <w:spacing w:val="-2"/>
          <w:sz w:val="18"/>
        </w:rPr>
        <w:t>delay.</w:t>
      </w:r>
    </w:p>
    <w:p w14:paraId="3212EED4" w14:textId="77777777" w:rsidR="00F27A5B" w:rsidRDefault="00000000">
      <w:pPr>
        <w:pStyle w:val="ListParagraph"/>
        <w:numPr>
          <w:ilvl w:val="0"/>
          <w:numId w:val="2"/>
        </w:numPr>
        <w:tabs>
          <w:tab w:val="left" w:pos="480"/>
        </w:tabs>
        <w:ind w:right="210"/>
        <w:jc w:val="both"/>
        <w:rPr>
          <w:sz w:val="18"/>
        </w:rPr>
      </w:pPr>
      <w:r>
        <w:rPr>
          <w:b/>
          <w:sz w:val="18"/>
        </w:rPr>
        <w:lastRenderedPageBreak/>
        <w:t>Intellectual</w:t>
      </w:r>
      <w:r>
        <w:rPr>
          <w:b/>
          <w:spacing w:val="-6"/>
          <w:sz w:val="18"/>
        </w:rPr>
        <w:t xml:space="preserve"> </w:t>
      </w:r>
      <w:r>
        <w:rPr>
          <w:b/>
          <w:sz w:val="18"/>
        </w:rPr>
        <w:t>Property</w:t>
      </w:r>
      <w:r>
        <w:rPr>
          <w:b/>
          <w:spacing w:val="-6"/>
          <w:sz w:val="18"/>
        </w:rPr>
        <w:t xml:space="preserve"> </w:t>
      </w:r>
      <w:r>
        <w:rPr>
          <w:b/>
          <w:sz w:val="18"/>
        </w:rPr>
        <w:t>Warranty</w:t>
      </w:r>
      <w:r>
        <w:rPr>
          <w:b/>
          <w:spacing w:val="-6"/>
          <w:sz w:val="18"/>
        </w:rPr>
        <w:t xml:space="preserve"> </w:t>
      </w:r>
      <w:r>
        <w:rPr>
          <w:b/>
          <w:sz w:val="18"/>
        </w:rPr>
        <w:t>and</w:t>
      </w:r>
      <w:r>
        <w:rPr>
          <w:b/>
          <w:spacing w:val="-6"/>
          <w:sz w:val="18"/>
        </w:rPr>
        <w:t xml:space="preserve"> </w:t>
      </w:r>
      <w:r>
        <w:rPr>
          <w:b/>
          <w:sz w:val="18"/>
        </w:rPr>
        <w:t>Indemnity.</w:t>
      </w:r>
      <w:r>
        <w:rPr>
          <w:b/>
          <w:spacing w:val="34"/>
          <w:sz w:val="18"/>
        </w:rPr>
        <w:t xml:space="preserve"> </w:t>
      </w:r>
      <w:r>
        <w:rPr>
          <w:sz w:val="18"/>
        </w:rPr>
        <w:t>Seller</w:t>
      </w:r>
      <w:r>
        <w:rPr>
          <w:spacing w:val="-7"/>
          <w:sz w:val="18"/>
        </w:rPr>
        <w:t xml:space="preserve"> </w:t>
      </w:r>
      <w:r>
        <w:rPr>
          <w:sz w:val="18"/>
        </w:rPr>
        <w:t>warrants</w:t>
      </w:r>
      <w:r>
        <w:rPr>
          <w:spacing w:val="-7"/>
          <w:sz w:val="18"/>
        </w:rPr>
        <w:t xml:space="preserve"> </w:t>
      </w:r>
      <w:r>
        <w:rPr>
          <w:sz w:val="18"/>
        </w:rPr>
        <w:t>that</w:t>
      </w:r>
      <w:r>
        <w:rPr>
          <w:spacing w:val="-5"/>
          <w:sz w:val="18"/>
        </w:rPr>
        <w:t xml:space="preserve"> </w:t>
      </w:r>
      <w:r>
        <w:rPr>
          <w:sz w:val="18"/>
        </w:rPr>
        <w:t>the</w:t>
      </w:r>
      <w:r>
        <w:rPr>
          <w:spacing w:val="-5"/>
          <w:sz w:val="18"/>
        </w:rPr>
        <w:t xml:space="preserve"> </w:t>
      </w:r>
      <w:r>
        <w:rPr>
          <w:sz w:val="18"/>
        </w:rPr>
        <w:t>Products</w:t>
      </w:r>
      <w:r>
        <w:rPr>
          <w:spacing w:val="-7"/>
          <w:sz w:val="18"/>
        </w:rPr>
        <w:t xml:space="preserve"> </w:t>
      </w:r>
      <w:r>
        <w:rPr>
          <w:sz w:val="18"/>
        </w:rPr>
        <w:t>delivered</w:t>
      </w:r>
      <w:r>
        <w:rPr>
          <w:spacing w:val="-7"/>
          <w:sz w:val="18"/>
        </w:rPr>
        <w:t xml:space="preserve"> </w:t>
      </w:r>
      <w:r>
        <w:rPr>
          <w:sz w:val="18"/>
        </w:rPr>
        <w:t>to</w:t>
      </w:r>
      <w:r>
        <w:rPr>
          <w:spacing w:val="-8"/>
          <w:sz w:val="18"/>
        </w:rPr>
        <w:t xml:space="preserve"> </w:t>
      </w:r>
      <w:r>
        <w:rPr>
          <w:sz w:val="18"/>
        </w:rPr>
        <w:t>Buyer</w:t>
      </w:r>
      <w:r>
        <w:rPr>
          <w:spacing w:val="-6"/>
          <w:sz w:val="18"/>
        </w:rPr>
        <w:t xml:space="preserve"> </w:t>
      </w:r>
      <w:r>
        <w:rPr>
          <w:sz w:val="18"/>
        </w:rPr>
        <w:t>hereunder,</w:t>
      </w:r>
      <w:r>
        <w:rPr>
          <w:spacing w:val="-7"/>
          <w:sz w:val="18"/>
        </w:rPr>
        <w:t xml:space="preserve"> </w:t>
      </w:r>
      <w:r>
        <w:rPr>
          <w:sz w:val="18"/>
        </w:rPr>
        <w:t>and</w:t>
      </w:r>
      <w:r>
        <w:rPr>
          <w:spacing w:val="-6"/>
          <w:sz w:val="18"/>
        </w:rPr>
        <w:t xml:space="preserve"> </w:t>
      </w:r>
      <w:r>
        <w:rPr>
          <w:sz w:val="18"/>
        </w:rPr>
        <w:t>the</w:t>
      </w:r>
      <w:r>
        <w:rPr>
          <w:spacing w:val="-6"/>
          <w:sz w:val="18"/>
        </w:rPr>
        <w:t xml:space="preserve"> </w:t>
      </w:r>
      <w:r>
        <w:rPr>
          <w:sz w:val="18"/>
        </w:rPr>
        <w:t>use</w:t>
      </w:r>
      <w:r>
        <w:rPr>
          <w:spacing w:val="-6"/>
          <w:sz w:val="18"/>
        </w:rPr>
        <w:t xml:space="preserve"> </w:t>
      </w:r>
      <w:r>
        <w:rPr>
          <w:sz w:val="18"/>
        </w:rPr>
        <w:t>of</w:t>
      </w:r>
      <w:r>
        <w:rPr>
          <w:spacing w:val="-7"/>
          <w:sz w:val="18"/>
        </w:rPr>
        <w:t xml:space="preserve"> </w:t>
      </w:r>
      <w:r>
        <w:rPr>
          <w:sz w:val="18"/>
        </w:rPr>
        <w:t>the</w:t>
      </w:r>
      <w:r>
        <w:rPr>
          <w:spacing w:val="-7"/>
          <w:sz w:val="18"/>
        </w:rPr>
        <w:t xml:space="preserve"> </w:t>
      </w:r>
      <w:r>
        <w:rPr>
          <w:sz w:val="18"/>
        </w:rPr>
        <w:t>Products</w:t>
      </w:r>
      <w:r>
        <w:rPr>
          <w:spacing w:val="-6"/>
          <w:sz w:val="18"/>
        </w:rPr>
        <w:t xml:space="preserve"> </w:t>
      </w:r>
      <w:r>
        <w:rPr>
          <w:sz w:val="18"/>
        </w:rPr>
        <w:t xml:space="preserve">for their normal purposes, will be free from any claims of alleged infringement of patent, copyright, </w:t>
      </w:r>
      <w:proofErr w:type="gramStart"/>
      <w:r>
        <w:rPr>
          <w:sz w:val="18"/>
        </w:rPr>
        <w:t>trade mark</w:t>
      </w:r>
      <w:proofErr w:type="gramEnd"/>
      <w:r>
        <w:rPr>
          <w:sz w:val="18"/>
        </w:rPr>
        <w:t xml:space="preserve">, service mark, trade secret or any other intellectual property right of any other party. If any third party asserts any such claim or allegation against Buyer or its customers, Seller shall defend, </w:t>
      </w:r>
      <w:proofErr w:type="gramStart"/>
      <w:r>
        <w:rPr>
          <w:sz w:val="18"/>
        </w:rPr>
        <w:t>indemnify</w:t>
      </w:r>
      <w:proofErr w:type="gramEnd"/>
      <w:r>
        <w:rPr>
          <w:sz w:val="18"/>
        </w:rPr>
        <w:t xml:space="preserve"> and hold harmless Buyer and its customers from and against any and all costs (including reasonable attorneys’ fees incurred), expenses, losses, damages, liabilities, penalties, or judgments relating to such claim or allegation.</w:t>
      </w:r>
    </w:p>
    <w:p w14:paraId="3212EED5" w14:textId="77777777" w:rsidR="00F27A5B" w:rsidRDefault="00F27A5B">
      <w:pPr>
        <w:jc w:val="both"/>
        <w:rPr>
          <w:sz w:val="18"/>
        </w:rPr>
        <w:sectPr w:rsidR="00F27A5B">
          <w:footerReference w:type="even" r:id="rId7"/>
          <w:footerReference w:type="default" r:id="rId8"/>
          <w:type w:val="continuous"/>
          <w:pgSz w:w="12240" w:h="15840"/>
          <w:pgMar w:top="660" w:right="500" w:bottom="1020" w:left="620" w:header="0" w:footer="828" w:gutter="0"/>
          <w:pgNumType w:start="1"/>
          <w:cols w:space="720"/>
        </w:sectPr>
      </w:pPr>
    </w:p>
    <w:p w14:paraId="3212EED6" w14:textId="26A2DA07" w:rsidR="00F27A5B" w:rsidRDefault="00000000">
      <w:pPr>
        <w:pStyle w:val="ListParagraph"/>
        <w:numPr>
          <w:ilvl w:val="0"/>
          <w:numId w:val="2"/>
        </w:numPr>
        <w:tabs>
          <w:tab w:val="left" w:pos="480"/>
        </w:tabs>
        <w:spacing w:before="72"/>
        <w:ind w:left="480" w:right="213" w:hanging="300"/>
        <w:jc w:val="both"/>
        <w:rPr>
          <w:sz w:val="18"/>
        </w:rPr>
      </w:pPr>
      <w:r>
        <w:rPr>
          <w:b/>
          <w:sz w:val="18"/>
        </w:rPr>
        <w:lastRenderedPageBreak/>
        <w:t>Assignment of Work Product to Buyer.</w:t>
      </w:r>
      <w:r>
        <w:rPr>
          <w:b/>
          <w:spacing w:val="40"/>
          <w:sz w:val="18"/>
        </w:rPr>
        <w:t xml:space="preserve"> </w:t>
      </w:r>
      <w:r>
        <w:rPr>
          <w:sz w:val="18"/>
        </w:rPr>
        <w:t>All work product developed by Seller in connection with its performance under this Agreement, including</w:t>
      </w:r>
      <w:r>
        <w:rPr>
          <w:spacing w:val="-5"/>
          <w:sz w:val="18"/>
        </w:rPr>
        <w:t xml:space="preserve"> </w:t>
      </w:r>
      <w:r>
        <w:rPr>
          <w:sz w:val="18"/>
        </w:rPr>
        <w:t>(but</w:t>
      </w:r>
      <w:r>
        <w:rPr>
          <w:spacing w:val="-4"/>
          <w:sz w:val="18"/>
        </w:rPr>
        <w:t xml:space="preserve"> </w:t>
      </w:r>
      <w:r>
        <w:rPr>
          <w:sz w:val="18"/>
        </w:rPr>
        <w:t>not</w:t>
      </w:r>
      <w:r>
        <w:rPr>
          <w:spacing w:val="-4"/>
          <w:sz w:val="18"/>
        </w:rPr>
        <w:t xml:space="preserve"> </w:t>
      </w:r>
      <w:r>
        <w:rPr>
          <w:sz w:val="18"/>
        </w:rPr>
        <w:t>limited</w:t>
      </w:r>
      <w:r>
        <w:rPr>
          <w:spacing w:val="-4"/>
          <w:sz w:val="18"/>
        </w:rPr>
        <w:t xml:space="preserve"> </w:t>
      </w:r>
      <w:r>
        <w:rPr>
          <w:sz w:val="18"/>
        </w:rPr>
        <w:t>to)</w:t>
      </w:r>
      <w:r>
        <w:rPr>
          <w:spacing w:val="-5"/>
          <w:sz w:val="18"/>
        </w:rPr>
        <w:t xml:space="preserve"> </w:t>
      </w:r>
      <w:r>
        <w:rPr>
          <w:sz w:val="18"/>
        </w:rPr>
        <w:t>computer</w:t>
      </w:r>
      <w:r>
        <w:rPr>
          <w:spacing w:val="-4"/>
          <w:sz w:val="18"/>
        </w:rPr>
        <w:t xml:space="preserve"> </w:t>
      </w:r>
      <w:r>
        <w:rPr>
          <w:sz w:val="18"/>
        </w:rPr>
        <w:t>files,</w:t>
      </w:r>
      <w:r>
        <w:rPr>
          <w:spacing w:val="-4"/>
          <w:sz w:val="18"/>
        </w:rPr>
        <w:t xml:space="preserve"> </w:t>
      </w:r>
      <w:r>
        <w:rPr>
          <w:sz w:val="18"/>
        </w:rPr>
        <w:t>concepts,</w:t>
      </w:r>
      <w:r>
        <w:rPr>
          <w:spacing w:val="-5"/>
          <w:sz w:val="18"/>
        </w:rPr>
        <w:t xml:space="preserve"> </w:t>
      </w:r>
      <w:r>
        <w:rPr>
          <w:sz w:val="18"/>
        </w:rPr>
        <w:t>ideas,</w:t>
      </w:r>
      <w:r>
        <w:rPr>
          <w:spacing w:val="-5"/>
          <w:sz w:val="18"/>
        </w:rPr>
        <w:t xml:space="preserve"> </w:t>
      </w:r>
      <w:r>
        <w:rPr>
          <w:sz w:val="18"/>
        </w:rPr>
        <w:t>designs,</w:t>
      </w:r>
      <w:r>
        <w:rPr>
          <w:spacing w:val="-4"/>
          <w:sz w:val="18"/>
        </w:rPr>
        <w:t xml:space="preserve"> </w:t>
      </w:r>
      <w:r>
        <w:rPr>
          <w:sz w:val="18"/>
        </w:rPr>
        <w:t>discoveries,</w:t>
      </w:r>
      <w:r>
        <w:rPr>
          <w:spacing w:val="-4"/>
          <w:sz w:val="18"/>
        </w:rPr>
        <w:t xml:space="preserve"> </w:t>
      </w:r>
      <w:r>
        <w:rPr>
          <w:sz w:val="18"/>
        </w:rPr>
        <w:t>drawings,</w:t>
      </w:r>
      <w:r>
        <w:rPr>
          <w:spacing w:val="-5"/>
          <w:sz w:val="18"/>
        </w:rPr>
        <w:t xml:space="preserve"> </w:t>
      </w:r>
      <w:r>
        <w:rPr>
          <w:sz w:val="18"/>
        </w:rPr>
        <w:t>inventions,</w:t>
      </w:r>
      <w:r>
        <w:rPr>
          <w:spacing w:val="-4"/>
          <w:sz w:val="18"/>
        </w:rPr>
        <w:t xml:space="preserve"> </w:t>
      </w:r>
      <w:r>
        <w:rPr>
          <w:sz w:val="18"/>
        </w:rPr>
        <w:t>models,</w:t>
      </w:r>
      <w:r>
        <w:rPr>
          <w:spacing w:val="-4"/>
          <w:sz w:val="18"/>
        </w:rPr>
        <w:t xml:space="preserve"> </w:t>
      </w:r>
      <w:r>
        <w:rPr>
          <w:sz w:val="18"/>
        </w:rPr>
        <w:t>plans,</w:t>
      </w:r>
      <w:r>
        <w:rPr>
          <w:spacing w:val="-4"/>
          <w:sz w:val="18"/>
        </w:rPr>
        <w:t xml:space="preserve"> </w:t>
      </w:r>
      <w:r>
        <w:rPr>
          <w:sz w:val="18"/>
        </w:rPr>
        <w:t>programming,</w:t>
      </w:r>
      <w:r>
        <w:rPr>
          <w:spacing w:val="-4"/>
          <w:sz w:val="18"/>
        </w:rPr>
        <w:t xml:space="preserve"> </w:t>
      </w:r>
      <w:r>
        <w:rPr>
          <w:sz w:val="18"/>
        </w:rPr>
        <w:t>schedules, specifications, technical documentation, software,</w:t>
      </w:r>
      <w:r>
        <w:rPr>
          <w:spacing w:val="-1"/>
          <w:sz w:val="18"/>
        </w:rPr>
        <w:t xml:space="preserve"> </w:t>
      </w:r>
      <w:r>
        <w:rPr>
          <w:sz w:val="18"/>
        </w:rPr>
        <w:t>or source code (“Work Product”) are Buyer’s property as of</w:t>
      </w:r>
      <w:r>
        <w:rPr>
          <w:spacing w:val="-1"/>
          <w:sz w:val="18"/>
        </w:rPr>
        <w:t xml:space="preserve"> </w:t>
      </w:r>
      <w:r>
        <w:rPr>
          <w:sz w:val="18"/>
        </w:rPr>
        <w:t>the</w:t>
      </w:r>
      <w:r>
        <w:rPr>
          <w:spacing w:val="-1"/>
          <w:sz w:val="18"/>
        </w:rPr>
        <w:t xml:space="preserve"> </w:t>
      </w:r>
      <w:r>
        <w:rPr>
          <w:sz w:val="18"/>
        </w:rPr>
        <w:t>time of</w:t>
      </w:r>
      <w:r>
        <w:rPr>
          <w:spacing w:val="-1"/>
          <w:sz w:val="18"/>
        </w:rPr>
        <w:t xml:space="preserve"> </w:t>
      </w:r>
      <w:r>
        <w:rPr>
          <w:sz w:val="18"/>
        </w:rPr>
        <w:t>creation</w:t>
      </w:r>
      <w:r>
        <w:rPr>
          <w:spacing w:val="-1"/>
          <w:sz w:val="18"/>
        </w:rPr>
        <w:t xml:space="preserve"> </w:t>
      </w:r>
      <w:r>
        <w:rPr>
          <w:sz w:val="18"/>
        </w:rPr>
        <w:t xml:space="preserve">and all right, title and interest, including (without limitation) copyright interest, shall belong exclusively to Buyer. </w:t>
      </w:r>
      <w:del w:id="21" w:author="Jeffrey VanUffelen" w:date="2023-03-09T15:56:00Z">
        <w:r w:rsidDel="00ED01B5">
          <w:rPr>
            <w:sz w:val="18"/>
          </w:rPr>
          <w:delText xml:space="preserve">Seller is not permitted to retain copies of such Work Product and shall deliver all Work Product to Buyer with the Products ordered hereunder. </w:delText>
        </w:r>
      </w:del>
      <w:r>
        <w:rPr>
          <w:sz w:val="18"/>
        </w:rPr>
        <w:t>This Agreement transfers all right, title or interest,</w:t>
      </w:r>
      <w:r>
        <w:rPr>
          <w:spacing w:val="-6"/>
          <w:sz w:val="18"/>
        </w:rPr>
        <w:t xml:space="preserve"> </w:t>
      </w:r>
      <w:r>
        <w:rPr>
          <w:sz w:val="18"/>
        </w:rPr>
        <w:t>including</w:t>
      </w:r>
      <w:r>
        <w:rPr>
          <w:spacing w:val="-5"/>
          <w:sz w:val="18"/>
        </w:rPr>
        <w:t xml:space="preserve"> </w:t>
      </w:r>
      <w:r>
        <w:rPr>
          <w:sz w:val="18"/>
        </w:rPr>
        <w:t>(without</w:t>
      </w:r>
      <w:r>
        <w:rPr>
          <w:spacing w:val="-5"/>
          <w:sz w:val="18"/>
        </w:rPr>
        <w:t xml:space="preserve"> </w:t>
      </w:r>
      <w:r>
        <w:rPr>
          <w:sz w:val="18"/>
        </w:rPr>
        <w:t>limitation)</w:t>
      </w:r>
      <w:r>
        <w:rPr>
          <w:spacing w:val="-7"/>
          <w:sz w:val="18"/>
        </w:rPr>
        <w:t xml:space="preserve"> </w:t>
      </w:r>
      <w:r>
        <w:rPr>
          <w:sz w:val="18"/>
        </w:rPr>
        <w:t>copyright</w:t>
      </w:r>
      <w:r>
        <w:rPr>
          <w:spacing w:val="-6"/>
          <w:sz w:val="18"/>
        </w:rPr>
        <w:t xml:space="preserve"> </w:t>
      </w:r>
      <w:r>
        <w:rPr>
          <w:sz w:val="18"/>
        </w:rPr>
        <w:t>and</w:t>
      </w:r>
      <w:r>
        <w:rPr>
          <w:spacing w:val="-5"/>
          <w:sz w:val="18"/>
        </w:rPr>
        <w:t xml:space="preserve"> </w:t>
      </w:r>
      <w:r>
        <w:rPr>
          <w:sz w:val="18"/>
        </w:rPr>
        <w:t>patent,</w:t>
      </w:r>
      <w:r>
        <w:rPr>
          <w:spacing w:val="-6"/>
          <w:sz w:val="18"/>
        </w:rPr>
        <w:t xml:space="preserve"> </w:t>
      </w:r>
      <w:r>
        <w:rPr>
          <w:sz w:val="18"/>
        </w:rPr>
        <w:t>that</w:t>
      </w:r>
      <w:r>
        <w:rPr>
          <w:spacing w:val="-7"/>
          <w:sz w:val="18"/>
        </w:rPr>
        <w:t xml:space="preserve"> </w:t>
      </w:r>
      <w:r>
        <w:rPr>
          <w:sz w:val="18"/>
        </w:rPr>
        <w:t>Seller</w:t>
      </w:r>
      <w:r>
        <w:rPr>
          <w:spacing w:val="-7"/>
          <w:sz w:val="18"/>
        </w:rPr>
        <w:t xml:space="preserve"> </w:t>
      </w:r>
      <w:r>
        <w:rPr>
          <w:sz w:val="18"/>
        </w:rPr>
        <w:t>may</w:t>
      </w:r>
      <w:r>
        <w:rPr>
          <w:spacing w:val="-7"/>
          <w:sz w:val="18"/>
        </w:rPr>
        <w:t xml:space="preserve"> </w:t>
      </w:r>
      <w:r>
        <w:rPr>
          <w:sz w:val="18"/>
        </w:rPr>
        <w:t>otherwise</w:t>
      </w:r>
      <w:r>
        <w:rPr>
          <w:spacing w:val="-5"/>
          <w:sz w:val="18"/>
        </w:rPr>
        <w:t xml:space="preserve"> </w:t>
      </w:r>
      <w:r>
        <w:rPr>
          <w:sz w:val="18"/>
        </w:rPr>
        <w:t>have</w:t>
      </w:r>
      <w:r>
        <w:rPr>
          <w:spacing w:val="-5"/>
          <w:sz w:val="18"/>
        </w:rPr>
        <w:t xml:space="preserve"> </w:t>
      </w:r>
      <w:r>
        <w:rPr>
          <w:sz w:val="18"/>
        </w:rPr>
        <w:t>in</w:t>
      </w:r>
      <w:r>
        <w:rPr>
          <w:spacing w:val="-7"/>
          <w:sz w:val="18"/>
        </w:rPr>
        <w:t xml:space="preserve"> </w:t>
      </w:r>
      <w:r>
        <w:rPr>
          <w:sz w:val="18"/>
        </w:rPr>
        <w:t>such</w:t>
      </w:r>
      <w:r>
        <w:rPr>
          <w:spacing w:val="-8"/>
          <w:sz w:val="18"/>
        </w:rPr>
        <w:t xml:space="preserve"> </w:t>
      </w:r>
      <w:r>
        <w:rPr>
          <w:sz w:val="18"/>
        </w:rPr>
        <w:t>Work</w:t>
      </w:r>
      <w:r>
        <w:rPr>
          <w:spacing w:val="-5"/>
          <w:sz w:val="18"/>
        </w:rPr>
        <w:t xml:space="preserve"> </w:t>
      </w:r>
      <w:r>
        <w:rPr>
          <w:sz w:val="18"/>
        </w:rPr>
        <w:t>Product</w:t>
      </w:r>
      <w:r>
        <w:rPr>
          <w:spacing w:val="-6"/>
          <w:sz w:val="18"/>
        </w:rPr>
        <w:t xml:space="preserve"> </w:t>
      </w:r>
      <w:r>
        <w:rPr>
          <w:sz w:val="18"/>
        </w:rPr>
        <w:t>to</w:t>
      </w:r>
      <w:r>
        <w:rPr>
          <w:spacing w:val="-7"/>
          <w:sz w:val="18"/>
        </w:rPr>
        <w:t xml:space="preserve"> </w:t>
      </w:r>
      <w:r>
        <w:rPr>
          <w:sz w:val="18"/>
        </w:rPr>
        <w:t>Buyer.</w:t>
      </w:r>
      <w:r>
        <w:rPr>
          <w:spacing w:val="-6"/>
          <w:sz w:val="18"/>
        </w:rPr>
        <w:t xml:space="preserve"> </w:t>
      </w:r>
      <w:r>
        <w:rPr>
          <w:sz w:val="18"/>
        </w:rPr>
        <w:t>Seller</w:t>
      </w:r>
      <w:r>
        <w:rPr>
          <w:spacing w:val="-7"/>
          <w:sz w:val="18"/>
        </w:rPr>
        <w:t xml:space="preserve"> </w:t>
      </w:r>
      <w:r>
        <w:rPr>
          <w:sz w:val="18"/>
        </w:rPr>
        <w:t>will</w:t>
      </w:r>
      <w:r>
        <w:rPr>
          <w:spacing w:val="-6"/>
          <w:sz w:val="18"/>
        </w:rPr>
        <w:t xml:space="preserve"> </w:t>
      </w:r>
      <w:r>
        <w:rPr>
          <w:sz w:val="18"/>
        </w:rPr>
        <w:t>at</w:t>
      </w:r>
      <w:r>
        <w:rPr>
          <w:spacing w:val="-6"/>
          <w:sz w:val="18"/>
        </w:rPr>
        <w:t xml:space="preserve"> </w:t>
      </w:r>
      <w:r>
        <w:rPr>
          <w:sz w:val="18"/>
        </w:rPr>
        <w:t xml:space="preserve">Buyer’s request execute and deliver such documents as in Buyer’s opinion may be necessary, proper, appropriate, </w:t>
      </w:r>
      <w:proofErr w:type="gramStart"/>
      <w:r>
        <w:rPr>
          <w:sz w:val="18"/>
        </w:rPr>
        <w:t>convenient</w:t>
      </w:r>
      <w:proofErr w:type="gramEnd"/>
      <w:r>
        <w:rPr>
          <w:sz w:val="18"/>
        </w:rPr>
        <w:t xml:space="preserve"> or expedient to protect, register, enforce or evidence further Buyer’s ownership of such Work Product. Seller warrants and represents that any tangible Work Product developed by it pursuant to this Agreement will be either original to Seller, in the public domain, or obtained by Seller with the written consent of the owner thereof to use such other works or intellectual property in or to develop the Work Product. Seller shall defend, indemnify and hold harmless Buyer and its customers from and against any and all costs (including reasonable attorneys’ fees incurred), expenses, losses, damages, liabilities, penalties, or judgments relating to any</w:t>
      </w:r>
      <w:r>
        <w:rPr>
          <w:spacing w:val="-1"/>
          <w:sz w:val="18"/>
        </w:rPr>
        <w:t xml:space="preserve"> </w:t>
      </w:r>
      <w:r>
        <w:rPr>
          <w:sz w:val="18"/>
        </w:rPr>
        <w:t xml:space="preserve">claim or allegation that any Work Product infringes any intellectual property right of any third </w:t>
      </w:r>
      <w:r>
        <w:rPr>
          <w:spacing w:val="-2"/>
          <w:sz w:val="18"/>
        </w:rPr>
        <w:t>party.</w:t>
      </w:r>
    </w:p>
    <w:p w14:paraId="3212EED7" w14:textId="0B233CE5" w:rsidR="00F27A5B" w:rsidRDefault="00000000">
      <w:pPr>
        <w:pStyle w:val="ListParagraph"/>
        <w:numPr>
          <w:ilvl w:val="0"/>
          <w:numId w:val="2"/>
        </w:numPr>
        <w:tabs>
          <w:tab w:val="left" w:pos="480"/>
        </w:tabs>
        <w:spacing w:before="118"/>
        <w:ind w:right="213"/>
        <w:jc w:val="both"/>
        <w:rPr>
          <w:sz w:val="18"/>
        </w:rPr>
      </w:pPr>
      <w:r>
        <w:rPr>
          <w:b/>
          <w:sz w:val="18"/>
        </w:rPr>
        <w:t>Indemnity.</w:t>
      </w:r>
      <w:r>
        <w:rPr>
          <w:b/>
          <w:spacing w:val="40"/>
          <w:sz w:val="18"/>
        </w:rPr>
        <w:t xml:space="preserve"> </w:t>
      </w:r>
      <w:r>
        <w:rPr>
          <w:sz w:val="18"/>
        </w:rPr>
        <w:t>Seller will defend, indemnify and hold harmless Buyer and its affiliates (including their respective officers, directors, employees, shareholders,</w:t>
      </w:r>
      <w:r>
        <w:rPr>
          <w:spacing w:val="-1"/>
          <w:sz w:val="18"/>
        </w:rPr>
        <w:t xml:space="preserve"> </w:t>
      </w:r>
      <w:r>
        <w:rPr>
          <w:sz w:val="18"/>
        </w:rPr>
        <w:t>customers, and</w:t>
      </w:r>
      <w:r>
        <w:rPr>
          <w:spacing w:val="-2"/>
          <w:sz w:val="18"/>
        </w:rPr>
        <w:t xml:space="preserve"> </w:t>
      </w:r>
      <w:r>
        <w:rPr>
          <w:sz w:val="18"/>
        </w:rPr>
        <w:t>each</w:t>
      </w:r>
      <w:r>
        <w:rPr>
          <w:spacing w:val="-1"/>
          <w:sz w:val="18"/>
        </w:rPr>
        <w:t xml:space="preserve"> </w:t>
      </w:r>
      <w:r>
        <w:rPr>
          <w:sz w:val="18"/>
        </w:rPr>
        <w:t>of their respective successors</w:t>
      </w:r>
      <w:r>
        <w:rPr>
          <w:spacing w:val="-1"/>
          <w:sz w:val="18"/>
        </w:rPr>
        <w:t xml:space="preserve"> </w:t>
      </w:r>
      <w:r>
        <w:rPr>
          <w:sz w:val="18"/>
        </w:rPr>
        <w:t>and</w:t>
      </w:r>
      <w:r>
        <w:rPr>
          <w:spacing w:val="-1"/>
          <w:sz w:val="18"/>
        </w:rPr>
        <w:t xml:space="preserve"> </w:t>
      </w:r>
      <w:r>
        <w:rPr>
          <w:sz w:val="18"/>
        </w:rPr>
        <w:t>assigns)</w:t>
      </w:r>
      <w:r>
        <w:rPr>
          <w:spacing w:val="-1"/>
          <w:sz w:val="18"/>
        </w:rPr>
        <w:t xml:space="preserve"> </w:t>
      </w:r>
      <w:r>
        <w:rPr>
          <w:sz w:val="18"/>
        </w:rPr>
        <w:t>from</w:t>
      </w:r>
      <w:r>
        <w:rPr>
          <w:spacing w:val="-1"/>
          <w:sz w:val="18"/>
        </w:rPr>
        <w:t xml:space="preserve"> </w:t>
      </w:r>
      <w:r>
        <w:rPr>
          <w:sz w:val="18"/>
        </w:rPr>
        <w:t>and</w:t>
      </w:r>
      <w:r>
        <w:rPr>
          <w:spacing w:val="-1"/>
          <w:sz w:val="18"/>
        </w:rPr>
        <w:t xml:space="preserve"> </w:t>
      </w:r>
      <w:r>
        <w:rPr>
          <w:sz w:val="18"/>
        </w:rPr>
        <w:t>against</w:t>
      </w:r>
      <w:r>
        <w:rPr>
          <w:spacing w:val="-2"/>
          <w:sz w:val="18"/>
        </w:rPr>
        <w:t xml:space="preserve"> </w:t>
      </w:r>
      <w:r>
        <w:rPr>
          <w:sz w:val="18"/>
        </w:rPr>
        <w:t>any</w:t>
      </w:r>
      <w:r>
        <w:rPr>
          <w:spacing w:val="-2"/>
          <w:sz w:val="18"/>
        </w:rPr>
        <w:t xml:space="preserve"> </w:t>
      </w:r>
      <w:r>
        <w:rPr>
          <w:sz w:val="18"/>
        </w:rPr>
        <w:t>and</w:t>
      </w:r>
      <w:r>
        <w:rPr>
          <w:spacing w:val="-1"/>
          <w:sz w:val="18"/>
        </w:rPr>
        <w:t xml:space="preserve"> </w:t>
      </w:r>
      <w:r>
        <w:rPr>
          <w:sz w:val="18"/>
        </w:rPr>
        <w:t>all</w:t>
      </w:r>
      <w:r>
        <w:rPr>
          <w:spacing w:val="-1"/>
          <w:sz w:val="18"/>
        </w:rPr>
        <w:t xml:space="preserve"> </w:t>
      </w:r>
      <w:r>
        <w:rPr>
          <w:sz w:val="18"/>
        </w:rPr>
        <w:t>costs</w:t>
      </w:r>
      <w:r>
        <w:rPr>
          <w:spacing w:val="-1"/>
          <w:sz w:val="18"/>
        </w:rPr>
        <w:t xml:space="preserve"> </w:t>
      </w:r>
      <w:r>
        <w:rPr>
          <w:sz w:val="18"/>
        </w:rPr>
        <w:t>(including</w:t>
      </w:r>
      <w:r>
        <w:rPr>
          <w:spacing w:val="-1"/>
          <w:sz w:val="18"/>
        </w:rPr>
        <w:t xml:space="preserve"> </w:t>
      </w:r>
      <w:r>
        <w:rPr>
          <w:sz w:val="18"/>
        </w:rPr>
        <w:t>reasonable attorneys’ fees</w:t>
      </w:r>
      <w:r>
        <w:rPr>
          <w:spacing w:val="-3"/>
          <w:sz w:val="18"/>
        </w:rPr>
        <w:t xml:space="preserve"> </w:t>
      </w:r>
      <w:r>
        <w:rPr>
          <w:sz w:val="18"/>
        </w:rPr>
        <w:t>incurred),</w:t>
      </w:r>
      <w:r>
        <w:rPr>
          <w:spacing w:val="-4"/>
          <w:sz w:val="18"/>
        </w:rPr>
        <w:t xml:space="preserve"> </w:t>
      </w:r>
      <w:r>
        <w:rPr>
          <w:sz w:val="18"/>
        </w:rPr>
        <w:t>expenses,</w:t>
      </w:r>
      <w:r>
        <w:rPr>
          <w:spacing w:val="-3"/>
          <w:sz w:val="18"/>
        </w:rPr>
        <w:t xml:space="preserve"> </w:t>
      </w:r>
      <w:r>
        <w:rPr>
          <w:sz w:val="18"/>
        </w:rPr>
        <w:t>damages,</w:t>
      </w:r>
      <w:r>
        <w:rPr>
          <w:spacing w:val="-3"/>
          <w:sz w:val="18"/>
        </w:rPr>
        <w:t xml:space="preserve"> </w:t>
      </w:r>
      <w:r>
        <w:rPr>
          <w:sz w:val="18"/>
        </w:rPr>
        <w:t>liabilities,</w:t>
      </w:r>
      <w:r>
        <w:rPr>
          <w:spacing w:val="-3"/>
          <w:sz w:val="18"/>
        </w:rPr>
        <w:t xml:space="preserve"> </w:t>
      </w:r>
      <w:r>
        <w:rPr>
          <w:sz w:val="18"/>
        </w:rPr>
        <w:t>penalties,</w:t>
      </w:r>
      <w:r>
        <w:rPr>
          <w:spacing w:val="-3"/>
          <w:sz w:val="18"/>
        </w:rPr>
        <w:t xml:space="preserve"> </w:t>
      </w:r>
      <w:r>
        <w:rPr>
          <w:sz w:val="18"/>
        </w:rPr>
        <w:t>personal</w:t>
      </w:r>
      <w:r>
        <w:rPr>
          <w:spacing w:val="-3"/>
          <w:sz w:val="18"/>
        </w:rPr>
        <w:t xml:space="preserve"> </w:t>
      </w:r>
      <w:r>
        <w:rPr>
          <w:sz w:val="18"/>
        </w:rPr>
        <w:t>injuries</w:t>
      </w:r>
      <w:r>
        <w:rPr>
          <w:spacing w:val="-3"/>
          <w:sz w:val="18"/>
        </w:rPr>
        <w:t xml:space="preserve"> </w:t>
      </w:r>
      <w:r>
        <w:rPr>
          <w:sz w:val="18"/>
        </w:rPr>
        <w:t>or</w:t>
      </w:r>
      <w:r>
        <w:rPr>
          <w:spacing w:val="-4"/>
          <w:sz w:val="18"/>
        </w:rPr>
        <w:t xml:space="preserve"> </w:t>
      </w:r>
      <w:r>
        <w:rPr>
          <w:sz w:val="18"/>
        </w:rPr>
        <w:t>judgments</w:t>
      </w:r>
      <w:r>
        <w:rPr>
          <w:spacing w:val="-3"/>
          <w:sz w:val="18"/>
        </w:rPr>
        <w:t xml:space="preserve"> </w:t>
      </w:r>
      <w:r>
        <w:rPr>
          <w:sz w:val="18"/>
        </w:rPr>
        <w:t>arising</w:t>
      </w:r>
      <w:r>
        <w:rPr>
          <w:spacing w:val="-3"/>
          <w:sz w:val="18"/>
        </w:rPr>
        <w:t xml:space="preserve"> </w:t>
      </w:r>
      <w:r>
        <w:rPr>
          <w:sz w:val="18"/>
        </w:rPr>
        <w:t>out</w:t>
      </w:r>
      <w:r>
        <w:rPr>
          <w:spacing w:val="-4"/>
          <w:sz w:val="18"/>
        </w:rPr>
        <w:t xml:space="preserve"> </w:t>
      </w:r>
      <w:r>
        <w:rPr>
          <w:sz w:val="18"/>
        </w:rPr>
        <w:t>of</w:t>
      </w:r>
      <w:r>
        <w:rPr>
          <w:spacing w:val="-3"/>
          <w:sz w:val="18"/>
        </w:rPr>
        <w:t xml:space="preserve"> </w:t>
      </w:r>
      <w:r>
        <w:rPr>
          <w:sz w:val="18"/>
        </w:rPr>
        <w:t>or</w:t>
      </w:r>
      <w:r>
        <w:rPr>
          <w:spacing w:val="-3"/>
          <w:sz w:val="18"/>
        </w:rPr>
        <w:t xml:space="preserve"> </w:t>
      </w:r>
      <w:r>
        <w:rPr>
          <w:sz w:val="18"/>
        </w:rPr>
        <w:t>in</w:t>
      </w:r>
      <w:r>
        <w:rPr>
          <w:spacing w:val="-4"/>
          <w:sz w:val="18"/>
        </w:rPr>
        <w:t xml:space="preserve"> </w:t>
      </w:r>
      <w:r>
        <w:rPr>
          <w:sz w:val="18"/>
        </w:rPr>
        <w:t>connection</w:t>
      </w:r>
      <w:r>
        <w:rPr>
          <w:spacing w:val="-3"/>
          <w:sz w:val="18"/>
        </w:rPr>
        <w:t xml:space="preserve"> </w:t>
      </w:r>
      <w:r>
        <w:rPr>
          <w:sz w:val="18"/>
        </w:rPr>
        <w:t>with</w:t>
      </w:r>
      <w:r>
        <w:rPr>
          <w:spacing w:val="-4"/>
          <w:sz w:val="18"/>
        </w:rPr>
        <w:t xml:space="preserve"> </w:t>
      </w:r>
      <w:r>
        <w:rPr>
          <w:sz w:val="18"/>
        </w:rPr>
        <w:t>the</w:t>
      </w:r>
      <w:r>
        <w:rPr>
          <w:spacing w:val="-3"/>
          <w:sz w:val="18"/>
        </w:rPr>
        <w:t xml:space="preserve"> </w:t>
      </w:r>
      <w:r>
        <w:rPr>
          <w:sz w:val="18"/>
        </w:rPr>
        <w:t>Products,</w:t>
      </w:r>
      <w:r>
        <w:rPr>
          <w:spacing w:val="-4"/>
          <w:sz w:val="18"/>
        </w:rPr>
        <w:t xml:space="preserve"> </w:t>
      </w:r>
      <w:r>
        <w:rPr>
          <w:sz w:val="18"/>
        </w:rPr>
        <w:t>their</w:t>
      </w:r>
      <w:r>
        <w:rPr>
          <w:spacing w:val="-4"/>
          <w:sz w:val="18"/>
        </w:rPr>
        <w:t xml:space="preserve"> </w:t>
      </w:r>
      <w:r>
        <w:rPr>
          <w:sz w:val="18"/>
        </w:rPr>
        <w:t>use or Seller’s actions or omissions</w:t>
      </w:r>
      <w:ins w:id="22" w:author="Jeffrey VanUffelen" w:date="2023-03-09T16:02:00Z">
        <w:r w:rsidR="00BE297E">
          <w:rPr>
            <w:sz w:val="18"/>
          </w:rPr>
          <w:t xml:space="preserve">, except to </w:t>
        </w:r>
      </w:ins>
      <w:ins w:id="23" w:author="Jeffrey VanUffelen" w:date="2023-03-09T16:05:00Z">
        <w:r w:rsidR="00EE56C3">
          <w:rPr>
            <w:sz w:val="18"/>
          </w:rPr>
          <w:t>exten</w:t>
        </w:r>
      </w:ins>
      <w:ins w:id="24" w:author="Jeffrey VanUffelen" w:date="2023-03-09T16:07:00Z">
        <w:r w:rsidR="00707F22">
          <w:rPr>
            <w:sz w:val="18"/>
          </w:rPr>
          <w:t>t</w:t>
        </w:r>
      </w:ins>
      <w:ins w:id="25" w:author="Jeffrey VanUffelen" w:date="2023-03-09T16:05:00Z">
        <w:r w:rsidR="00EE56C3">
          <w:rPr>
            <w:sz w:val="18"/>
          </w:rPr>
          <w:t xml:space="preserve"> they are </w:t>
        </w:r>
      </w:ins>
      <w:ins w:id="26" w:author="Jeffrey VanUffelen" w:date="2023-03-09T16:02:00Z">
        <w:r w:rsidR="0073569B">
          <w:rPr>
            <w:sz w:val="18"/>
          </w:rPr>
          <w:t>related to th</w:t>
        </w:r>
      </w:ins>
      <w:ins w:id="27" w:author="Jeffrey VanUffelen" w:date="2023-03-09T16:03:00Z">
        <w:r w:rsidR="0073569B">
          <w:rPr>
            <w:sz w:val="18"/>
          </w:rPr>
          <w:t>e Buyer’s negligence</w:t>
        </w:r>
      </w:ins>
      <w:r>
        <w:rPr>
          <w:sz w:val="18"/>
        </w:rPr>
        <w:t xml:space="preserve">. </w:t>
      </w:r>
      <w:del w:id="28" w:author="Jeffrey VanUffelen" w:date="2023-03-09T16:03:00Z">
        <w:r w:rsidDel="0030580D">
          <w:rPr>
            <w:sz w:val="18"/>
          </w:rPr>
          <w:delText xml:space="preserve">Buyer has </w:delText>
        </w:r>
        <w:r w:rsidDel="0073569B">
          <w:rPr>
            <w:sz w:val="18"/>
          </w:rPr>
          <w:delText xml:space="preserve">no </w:delText>
        </w:r>
        <w:r w:rsidDel="0030580D">
          <w:rPr>
            <w:sz w:val="18"/>
          </w:rPr>
          <w:delText>obligation to defend, indemnify, or hold harmless Seller or its officers, directors, employees, and affiliates for any acts related to this Agreement.</w:delText>
        </w:r>
      </w:del>
      <w:ins w:id="29" w:author="Jeffrey VanUffelen" w:date="2023-03-09T16:04:00Z">
        <w:r w:rsidR="00671542" w:rsidRPr="00671542">
          <w:rPr>
            <w:sz w:val="18"/>
          </w:rPr>
          <w:t xml:space="preserve"> </w:t>
        </w:r>
        <w:r w:rsidR="00671542">
          <w:rPr>
            <w:sz w:val="18"/>
          </w:rPr>
          <w:t>Buyer</w:t>
        </w:r>
        <w:r w:rsidR="00671542">
          <w:rPr>
            <w:sz w:val="18"/>
          </w:rPr>
          <w:t xml:space="preserve"> will defend, </w:t>
        </w:r>
        <w:proofErr w:type="gramStart"/>
        <w:r w:rsidR="00671542">
          <w:rPr>
            <w:sz w:val="18"/>
          </w:rPr>
          <w:t>indemnify</w:t>
        </w:r>
        <w:proofErr w:type="gramEnd"/>
        <w:r w:rsidR="00671542">
          <w:rPr>
            <w:sz w:val="18"/>
          </w:rPr>
          <w:t xml:space="preserve"> and hold harmless </w:t>
        </w:r>
        <w:r w:rsidR="00671542">
          <w:rPr>
            <w:sz w:val="18"/>
          </w:rPr>
          <w:t>Seller</w:t>
        </w:r>
        <w:r w:rsidR="00671542">
          <w:rPr>
            <w:sz w:val="18"/>
          </w:rPr>
          <w:t xml:space="preserve"> and its affiliates (including their respective officers, directors, employees, shareholders,</w:t>
        </w:r>
        <w:r w:rsidR="00671542">
          <w:rPr>
            <w:spacing w:val="-1"/>
            <w:sz w:val="18"/>
          </w:rPr>
          <w:t xml:space="preserve"> </w:t>
        </w:r>
        <w:r w:rsidR="00671542">
          <w:rPr>
            <w:sz w:val="18"/>
          </w:rPr>
          <w:t>customers, and</w:t>
        </w:r>
        <w:r w:rsidR="00671542">
          <w:rPr>
            <w:spacing w:val="-2"/>
            <w:sz w:val="18"/>
          </w:rPr>
          <w:t xml:space="preserve"> </w:t>
        </w:r>
        <w:r w:rsidR="00671542">
          <w:rPr>
            <w:sz w:val="18"/>
          </w:rPr>
          <w:t>each</w:t>
        </w:r>
        <w:r w:rsidR="00671542">
          <w:rPr>
            <w:spacing w:val="-1"/>
            <w:sz w:val="18"/>
          </w:rPr>
          <w:t xml:space="preserve"> </w:t>
        </w:r>
        <w:r w:rsidR="00671542">
          <w:rPr>
            <w:sz w:val="18"/>
          </w:rPr>
          <w:t>of their respective successors</w:t>
        </w:r>
        <w:r w:rsidR="00671542">
          <w:rPr>
            <w:spacing w:val="-1"/>
            <w:sz w:val="18"/>
          </w:rPr>
          <w:t xml:space="preserve"> </w:t>
        </w:r>
        <w:r w:rsidR="00671542">
          <w:rPr>
            <w:sz w:val="18"/>
          </w:rPr>
          <w:t>and</w:t>
        </w:r>
        <w:r w:rsidR="00671542">
          <w:rPr>
            <w:spacing w:val="-1"/>
            <w:sz w:val="18"/>
          </w:rPr>
          <w:t xml:space="preserve"> </w:t>
        </w:r>
        <w:r w:rsidR="00671542">
          <w:rPr>
            <w:sz w:val="18"/>
          </w:rPr>
          <w:t>assigns)</w:t>
        </w:r>
        <w:r w:rsidR="00671542">
          <w:rPr>
            <w:spacing w:val="-1"/>
            <w:sz w:val="18"/>
          </w:rPr>
          <w:t xml:space="preserve"> </w:t>
        </w:r>
        <w:r w:rsidR="00671542">
          <w:rPr>
            <w:sz w:val="18"/>
          </w:rPr>
          <w:t>from</w:t>
        </w:r>
        <w:r w:rsidR="00671542">
          <w:rPr>
            <w:spacing w:val="-1"/>
            <w:sz w:val="18"/>
          </w:rPr>
          <w:t xml:space="preserve"> </w:t>
        </w:r>
        <w:r w:rsidR="00671542">
          <w:rPr>
            <w:sz w:val="18"/>
          </w:rPr>
          <w:t>and</w:t>
        </w:r>
        <w:r w:rsidR="00671542">
          <w:rPr>
            <w:spacing w:val="-1"/>
            <w:sz w:val="18"/>
          </w:rPr>
          <w:t xml:space="preserve"> </w:t>
        </w:r>
        <w:r w:rsidR="00671542">
          <w:rPr>
            <w:sz w:val="18"/>
          </w:rPr>
          <w:t>against</w:t>
        </w:r>
        <w:r w:rsidR="00671542">
          <w:rPr>
            <w:spacing w:val="-2"/>
            <w:sz w:val="18"/>
          </w:rPr>
          <w:t xml:space="preserve"> </w:t>
        </w:r>
        <w:r w:rsidR="00671542">
          <w:rPr>
            <w:sz w:val="18"/>
          </w:rPr>
          <w:t>any</w:t>
        </w:r>
        <w:r w:rsidR="00671542">
          <w:rPr>
            <w:spacing w:val="-2"/>
            <w:sz w:val="18"/>
          </w:rPr>
          <w:t xml:space="preserve"> </w:t>
        </w:r>
        <w:r w:rsidR="00671542">
          <w:rPr>
            <w:sz w:val="18"/>
          </w:rPr>
          <w:t>and</w:t>
        </w:r>
        <w:r w:rsidR="00671542">
          <w:rPr>
            <w:spacing w:val="-1"/>
            <w:sz w:val="18"/>
          </w:rPr>
          <w:t xml:space="preserve"> </w:t>
        </w:r>
        <w:r w:rsidR="00671542">
          <w:rPr>
            <w:sz w:val="18"/>
          </w:rPr>
          <w:t>all</w:t>
        </w:r>
        <w:r w:rsidR="00671542">
          <w:rPr>
            <w:spacing w:val="-1"/>
            <w:sz w:val="18"/>
          </w:rPr>
          <w:t xml:space="preserve"> </w:t>
        </w:r>
        <w:r w:rsidR="00671542">
          <w:rPr>
            <w:sz w:val="18"/>
          </w:rPr>
          <w:t>costs</w:t>
        </w:r>
        <w:r w:rsidR="00671542">
          <w:rPr>
            <w:spacing w:val="-1"/>
            <w:sz w:val="18"/>
          </w:rPr>
          <w:t xml:space="preserve"> </w:t>
        </w:r>
        <w:r w:rsidR="00671542">
          <w:rPr>
            <w:sz w:val="18"/>
          </w:rPr>
          <w:t>(including</w:t>
        </w:r>
        <w:r w:rsidR="00671542">
          <w:rPr>
            <w:spacing w:val="-1"/>
            <w:sz w:val="18"/>
          </w:rPr>
          <w:t xml:space="preserve"> </w:t>
        </w:r>
        <w:r w:rsidR="00671542">
          <w:rPr>
            <w:sz w:val="18"/>
          </w:rPr>
          <w:t>reasonable attorneys’ fees</w:t>
        </w:r>
        <w:r w:rsidR="00671542">
          <w:rPr>
            <w:spacing w:val="-3"/>
            <w:sz w:val="18"/>
          </w:rPr>
          <w:t xml:space="preserve"> </w:t>
        </w:r>
        <w:r w:rsidR="00671542">
          <w:rPr>
            <w:sz w:val="18"/>
          </w:rPr>
          <w:t>incurred),</w:t>
        </w:r>
        <w:r w:rsidR="00671542">
          <w:rPr>
            <w:spacing w:val="-4"/>
            <w:sz w:val="18"/>
          </w:rPr>
          <w:t xml:space="preserve"> </w:t>
        </w:r>
        <w:r w:rsidR="00671542">
          <w:rPr>
            <w:sz w:val="18"/>
          </w:rPr>
          <w:t>expenses,</w:t>
        </w:r>
        <w:r w:rsidR="00671542">
          <w:rPr>
            <w:spacing w:val="-3"/>
            <w:sz w:val="18"/>
          </w:rPr>
          <w:t xml:space="preserve"> </w:t>
        </w:r>
        <w:r w:rsidR="00671542">
          <w:rPr>
            <w:sz w:val="18"/>
          </w:rPr>
          <w:t>damages,</w:t>
        </w:r>
        <w:r w:rsidR="00671542">
          <w:rPr>
            <w:spacing w:val="-3"/>
            <w:sz w:val="18"/>
          </w:rPr>
          <w:t xml:space="preserve"> </w:t>
        </w:r>
        <w:r w:rsidR="00671542">
          <w:rPr>
            <w:sz w:val="18"/>
          </w:rPr>
          <w:t>liabilities,</w:t>
        </w:r>
        <w:r w:rsidR="00671542">
          <w:rPr>
            <w:spacing w:val="-3"/>
            <w:sz w:val="18"/>
          </w:rPr>
          <w:t xml:space="preserve"> </w:t>
        </w:r>
        <w:r w:rsidR="00671542">
          <w:rPr>
            <w:sz w:val="18"/>
          </w:rPr>
          <w:t>penalties,</w:t>
        </w:r>
        <w:r w:rsidR="00671542">
          <w:rPr>
            <w:spacing w:val="-3"/>
            <w:sz w:val="18"/>
          </w:rPr>
          <w:t xml:space="preserve"> </w:t>
        </w:r>
        <w:r w:rsidR="00671542">
          <w:rPr>
            <w:sz w:val="18"/>
          </w:rPr>
          <w:t>personal</w:t>
        </w:r>
        <w:r w:rsidR="00671542">
          <w:rPr>
            <w:spacing w:val="-3"/>
            <w:sz w:val="18"/>
          </w:rPr>
          <w:t xml:space="preserve"> </w:t>
        </w:r>
        <w:r w:rsidR="00671542">
          <w:rPr>
            <w:sz w:val="18"/>
          </w:rPr>
          <w:t>injuries</w:t>
        </w:r>
        <w:r w:rsidR="00671542">
          <w:rPr>
            <w:spacing w:val="-3"/>
            <w:sz w:val="18"/>
          </w:rPr>
          <w:t xml:space="preserve"> </w:t>
        </w:r>
        <w:r w:rsidR="00671542">
          <w:rPr>
            <w:sz w:val="18"/>
          </w:rPr>
          <w:t>or</w:t>
        </w:r>
        <w:r w:rsidR="00671542">
          <w:rPr>
            <w:spacing w:val="-4"/>
            <w:sz w:val="18"/>
          </w:rPr>
          <w:t xml:space="preserve"> </w:t>
        </w:r>
        <w:r w:rsidR="00671542">
          <w:rPr>
            <w:sz w:val="18"/>
          </w:rPr>
          <w:t>judgments</w:t>
        </w:r>
        <w:r w:rsidR="00671542">
          <w:rPr>
            <w:spacing w:val="-3"/>
            <w:sz w:val="18"/>
          </w:rPr>
          <w:t xml:space="preserve"> </w:t>
        </w:r>
      </w:ins>
      <w:ins w:id="30" w:author="Jeffrey VanUffelen" w:date="2023-03-09T16:05:00Z">
        <w:r w:rsidR="00671542">
          <w:rPr>
            <w:sz w:val="18"/>
          </w:rPr>
          <w:t>related to</w:t>
        </w:r>
      </w:ins>
      <w:ins w:id="31" w:author="Jeffrey VanUffelen" w:date="2023-03-09T16:04:00Z">
        <w:r w:rsidR="00671542">
          <w:rPr>
            <w:sz w:val="18"/>
          </w:rPr>
          <w:t xml:space="preserve"> Buyer’s negligence.</w:t>
        </w:r>
      </w:ins>
    </w:p>
    <w:p w14:paraId="3212EED8" w14:textId="77777777" w:rsidR="00F27A5B" w:rsidRDefault="00000000">
      <w:pPr>
        <w:pStyle w:val="ListParagraph"/>
        <w:numPr>
          <w:ilvl w:val="0"/>
          <w:numId w:val="2"/>
        </w:numPr>
        <w:tabs>
          <w:tab w:val="left" w:pos="481"/>
        </w:tabs>
        <w:spacing w:before="120"/>
        <w:ind w:left="480" w:right="212"/>
        <w:jc w:val="both"/>
        <w:rPr>
          <w:sz w:val="18"/>
        </w:rPr>
      </w:pPr>
      <w:r>
        <w:rPr>
          <w:b/>
          <w:sz w:val="18"/>
        </w:rPr>
        <w:t>Remedies.</w:t>
      </w:r>
      <w:r>
        <w:rPr>
          <w:b/>
          <w:spacing w:val="40"/>
          <w:sz w:val="18"/>
        </w:rPr>
        <w:t xml:space="preserve"> </w:t>
      </w:r>
      <w:r>
        <w:rPr>
          <w:sz w:val="18"/>
        </w:rPr>
        <w:t xml:space="preserve">Buyer may seek all remedies at law including injunctive relief, direct and indirect damage, lost profits, special, incidental, </w:t>
      </w:r>
      <w:proofErr w:type="gramStart"/>
      <w:r>
        <w:rPr>
          <w:sz w:val="18"/>
        </w:rPr>
        <w:t>consequential</w:t>
      </w:r>
      <w:proofErr w:type="gramEnd"/>
      <w:r>
        <w:rPr>
          <w:sz w:val="18"/>
        </w:rPr>
        <w:t xml:space="preserve"> and punitive damages. Buyer expressly rejects any limitation on available remedies.</w:t>
      </w:r>
    </w:p>
    <w:p w14:paraId="3212EED9" w14:textId="77777777" w:rsidR="00F27A5B" w:rsidRDefault="00000000">
      <w:pPr>
        <w:pStyle w:val="ListParagraph"/>
        <w:numPr>
          <w:ilvl w:val="0"/>
          <w:numId w:val="2"/>
        </w:numPr>
        <w:tabs>
          <w:tab w:val="left" w:pos="481"/>
        </w:tabs>
        <w:spacing w:before="126"/>
        <w:ind w:left="480" w:hanging="361"/>
        <w:jc w:val="both"/>
        <w:rPr>
          <w:sz w:val="18"/>
        </w:rPr>
      </w:pPr>
      <w:r>
        <w:rPr>
          <w:b/>
          <w:sz w:val="18"/>
        </w:rPr>
        <w:t>Confidentiality.</w:t>
      </w:r>
      <w:r>
        <w:rPr>
          <w:b/>
          <w:spacing w:val="40"/>
          <w:sz w:val="18"/>
        </w:rPr>
        <w:t xml:space="preserve"> </w:t>
      </w:r>
      <w:r>
        <w:rPr>
          <w:sz w:val="18"/>
        </w:rPr>
        <w:t>All data and other information obtained by Seller from Buyer in connection with this Agreement, and any Work Product to be delivered</w:t>
      </w:r>
      <w:r>
        <w:rPr>
          <w:spacing w:val="-1"/>
          <w:sz w:val="18"/>
        </w:rPr>
        <w:t xml:space="preserve"> </w:t>
      </w:r>
      <w:r>
        <w:rPr>
          <w:sz w:val="18"/>
        </w:rPr>
        <w:t>to Buyer hereunder, shall be held</w:t>
      </w:r>
      <w:r>
        <w:rPr>
          <w:spacing w:val="-1"/>
          <w:sz w:val="18"/>
        </w:rPr>
        <w:t xml:space="preserve"> </w:t>
      </w:r>
      <w:r>
        <w:rPr>
          <w:sz w:val="18"/>
        </w:rPr>
        <w:t>in</w:t>
      </w:r>
      <w:r>
        <w:rPr>
          <w:spacing w:val="-1"/>
          <w:sz w:val="18"/>
        </w:rPr>
        <w:t xml:space="preserve"> </w:t>
      </w:r>
      <w:r>
        <w:rPr>
          <w:sz w:val="18"/>
        </w:rPr>
        <w:t>strict</w:t>
      </w:r>
      <w:r>
        <w:rPr>
          <w:spacing w:val="-1"/>
          <w:sz w:val="18"/>
        </w:rPr>
        <w:t xml:space="preserve"> </w:t>
      </w:r>
      <w:r>
        <w:rPr>
          <w:sz w:val="18"/>
        </w:rPr>
        <w:t>confidence by</w:t>
      </w:r>
      <w:r>
        <w:rPr>
          <w:spacing w:val="-1"/>
          <w:sz w:val="18"/>
        </w:rPr>
        <w:t xml:space="preserve"> </w:t>
      </w:r>
      <w:r>
        <w:rPr>
          <w:sz w:val="18"/>
        </w:rPr>
        <w:t>Seller</w:t>
      </w:r>
      <w:r>
        <w:rPr>
          <w:spacing w:val="-1"/>
          <w:sz w:val="18"/>
        </w:rPr>
        <w:t xml:space="preserve"> </w:t>
      </w:r>
      <w:r>
        <w:rPr>
          <w:sz w:val="18"/>
        </w:rPr>
        <w:t>and used</w:t>
      </w:r>
      <w:r>
        <w:rPr>
          <w:spacing w:val="-2"/>
          <w:sz w:val="18"/>
        </w:rPr>
        <w:t xml:space="preserve"> </w:t>
      </w:r>
      <w:r>
        <w:rPr>
          <w:sz w:val="18"/>
        </w:rPr>
        <w:t>solely for the purposes originally</w:t>
      </w:r>
      <w:r>
        <w:rPr>
          <w:spacing w:val="-1"/>
          <w:sz w:val="18"/>
        </w:rPr>
        <w:t xml:space="preserve"> </w:t>
      </w:r>
      <w:r>
        <w:rPr>
          <w:sz w:val="18"/>
        </w:rPr>
        <w:t>intended</w:t>
      </w:r>
      <w:r>
        <w:rPr>
          <w:spacing w:val="-2"/>
          <w:sz w:val="18"/>
        </w:rPr>
        <w:t xml:space="preserve"> </w:t>
      </w:r>
      <w:r>
        <w:rPr>
          <w:sz w:val="18"/>
        </w:rPr>
        <w:t>in connection with this Agreement. Seller shall treat such data, information and Work Product with the same degree of confidence that it uses to protect its own proprietary</w:t>
      </w:r>
      <w:r>
        <w:rPr>
          <w:spacing w:val="-2"/>
          <w:sz w:val="18"/>
        </w:rPr>
        <w:t xml:space="preserve"> </w:t>
      </w:r>
      <w:r>
        <w:rPr>
          <w:sz w:val="18"/>
        </w:rPr>
        <w:t>or</w:t>
      </w:r>
      <w:r>
        <w:rPr>
          <w:spacing w:val="-2"/>
          <w:sz w:val="18"/>
        </w:rPr>
        <w:t xml:space="preserve"> </w:t>
      </w:r>
      <w:r>
        <w:rPr>
          <w:sz w:val="18"/>
        </w:rPr>
        <w:t>confidential</w:t>
      </w:r>
      <w:r>
        <w:rPr>
          <w:spacing w:val="-3"/>
          <w:sz w:val="18"/>
        </w:rPr>
        <w:t xml:space="preserve"> </w:t>
      </w:r>
      <w:r>
        <w:rPr>
          <w:sz w:val="18"/>
        </w:rPr>
        <w:t>information</w:t>
      </w:r>
      <w:r>
        <w:rPr>
          <w:spacing w:val="-2"/>
          <w:sz w:val="18"/>
        </w:rPr>
        <w:t xml:space="preserve"> </w:t>
      </w:r>
      <w:r>
        <w:rPr>
          <w:sz w:val="18"/>
        </w:rPr>
        <w:t>(but</w:t>
      </w:r>
      <w:r>
        <w:rPr>
          <w:spacing w:val="-2"/>
          <w:sz w:val="18"/>
        </w:rPr>
        <w:t xml:space="preserve"> </w:t>
      </w:r>
      <w:r>
        <w:rPr>
          <w:sz w:val="18"/>
        </w:rPr>
        <w:t>not</w:t>
      </w:r>
      <w:r>
        <w:rPr>
          <w:spacing w:val="-2"/>
          <w:sz w:val="18"/>
        </w:rPr>
        <w:t xml:space="preserve"> </w:t>
      </w:r>
      <w:r>
        <w:rPr>
          <w:sz w:val="18"/>
        </w:rPr>
        <w:t>less</w:t>
      </w:r>
      <w:r>
        <w:rPr>
          <w:spacing w:val="-2"/>
          <w:sz w:val="18"/>
        </w:rPr>
        <w:t xml:space="preserve"> </w:t>
      </w:r>
      <w:r>
        <w:rPr>
          <w:sz w:val="18"/>
        </w:rPr>
        <w:t>than</w:t>
      </w:r>
      <w:r>
        <w:rPr>
          <w:spacing w:val="-2"/>
          <w:sz w:val="18"/>
        </w:rPr>
        <w:t xml:space="preserve"> </w:t>
      </w:r>
      <w:r>
        <w:rPr>
          <w:sz w:val="18"/>
        </w:rPr>
        <w:t>a</w:t>
      </w:r>
      <w:r>
        <w:rPr>
          <w:spacing w:val="-2"/>
          <w:sz w:val="18"/>
        </w:rPr>
        <w:t xml:space="preserve"> </w:t>
      </w:r>
      <w:r>
        <w:rPr>
          <w:sz w:val="18"/>
        </w:rPr>
        <w:t>reasonable</w:t>
      </w:r>
      <w:r>
        <w:rPr>
          <w:spacing w:val="-2"/>
          <w:sz w:val="18"/>
        </w:rPr>
        <w:t xml:space="preserve"> </w:t>
      </w:r>
      <w:r>
        <w:rPr>
          <w:sz w:val="18"/>
        </w:rPr>
        <w:t>standard</w:t>
      </w:r>
      <w:r>
        <w:rPr>
          <w:spacing w:val="-2"/>
          <w:sz w:val="18"/>
        </w:rPr>
        <w:t xml:space="preserve"> </w:t>
      </w:r>
      <w:r>
        <w:rPr>
          <w:sz w:val="18"/>
        </w:rPr>
        <w:t>of</w:t>
      </w:r>
      <w:r>
        <w:rPr>
          <w:spacing w:val="-2"/>
          <w:sz w:val="18"/>
        </w:rPr>
        <w:t xml:space="preserve"> </w:t>
      </w:r>
      <w:r>
        <w:rPr>
          <w:sz w:val="18"/>
        </w:rPr>
        <w:t>care)</w:t>
      </w:r>
      <w:r>
        <w:rPr>
          <w:spacing w:val="-2"/>
          <w:sz w:val="18"/>
        </w:rPr>
        <w:t xml:space="preserve"> </w:t>
      </w:r>
      <w:r>
        <w:rPr>
          <w:sz w:val="18"/>
        </w:rPr>
        <w:t>and</w:t>
      </w:r>
      <w:r>
        <w:rPr>
          <w:spacing w:val="-3"/>
          <w:sz w:val="18"/>
        </w:rPr>
        <w:t xml:space="preserve"> </w:t>
      </w:r>
      <w:r>
        <w:rPr>
          <w:sz w:val="18"/>
        </w:rPr>
        <w:t>shall</w:t>
      </w:r>
      <w:r>
        <w:rPr>
          <w:spacing w:val="-3"/>
          <w:sz w:val="18"/>
        </w:rPr>
        <w:t xml:space="preserve"> </w:t>
      </w:r>
      <w:r>
        <w:rPr>
          <w:sz w:val="18"/>
        </w:rPr>
        <w:t>ensure</w:t>
      </w:r>
      <w:r>
        <w:rPr>
          <w:spacing w:val="-2"/>
          <w:sz w:val="18"/>
        </w:rPr>
        <w:t xml:space="preserve"> </w:t>
      </w:r>
      <w:r>
        <w:rPr>
          <w:sz w:val="18"/>
        </w:rPr>
        <w:t>that</w:t>
      </w:r>
      <w:r>
        <w:rPr>
          <w:spacing w:val="-3"/>
          <w:sz w:val="18"/>
        </w:rPr>
        <w:t xml:space="preserve"> </w:t>
      </w:r>
      <w:r>
        <w:rPr>
          <w:sz w:val="18"/>
        </w:rPr>
        <w:t>each</w:t>
      </w:r>
      <w:r>
        <w:rPr>
          <w:spacing w:val="-2"/>
          <w:sz w:val="18"/>
        </w:rPr>
        <w:t xml:space="preserve"> </w:t>
      </w:r>
      <w:r>
        <w:rPr>
          <w:sz w:val="18"/>
        </w:rPr>
        <w:t>of</w:t>
      </w:r>
      <w:r>
        <w:rPr>
          <w:spacing w:val="-3"/>
          <w:sz w:val="18"/>
        </w:rPr>
        <w:t xml:space="preserve"> </w:t>
      </w:r>
      <w:r>
        <w:rPr>
          <w:sz w:val="18"/>
        </w:rPr>
        <w:t>its</w:t>
      </w:r>
      <w:r>
        <w:rPr>
          <w:spacing w:val="-3"/>
          <w:sz w:val="18"/>
        </w:rPr>
        <w:t xml:space="preserve"> </w:t>
      </w:r>
      <w:r>
        <w:rPr>
          <w:sz w:val="18"/>
        </w:rPr>
        <w:t>employees</w:t>
      </w:r>
      <w:r>
        <w:rPr>
          <w:spacing w:val="-3"/>
          <w:sz w:val="18"/>
        </w:rPr>
        <w:t xml:space="preserve"> </w:t>
      </w:r>
      <w:r>
        <w:rPr>
          <w:sz w:val="18"/>
        </w:rPr>
        <w:t>to</w:t>
      </w:r>
      <w:r>
        <w:rPr>
          <w:spacing w:val="-3"/>
          <w:sz w:val="18"/>
        </w:rPr>
        <w:t xml:space="preserve"> </w:t>
      </w:r>
      <w:r>
        <w:rPr>
          <w:sz w:val="18"/>
        </w:rPr>
        <w:t>whom</w:t>
      </w:r>
      <w:r>
        <w:rPr>
          <w:spacing w:val="-2"/>
          <w:sz w:val="18"/>
        </w:rPr>
        <w:t xml:space="preserve"> </w:t>
      </w:r>
      <w:r>
        <w:rPr>
          <w:sz w:val="18"/>
        </w:rPr>
        <w:t>such data, information or Work Product is known is bound to maintain the confidentiality of such data, information or Work Product by separate agreement with Seller or by operation of law.</w:t>
      </w:r>
    </w:p>
    <w:p w14:paraId="3212EEDA" w14:textId="77777777" w:rsidR="00F27A5B" w:rsidRDefault="00000000">
      <w:pPr>
        <w:pStyle w:val="ListParagraph"/>
        <w:numPr>
          <w:ilvl w:val="0"/>
          <w:numId w:val="2"/>
        </w:numPr>
        <w:tabs>
          <w:tab w:val="left" w:pos="481"/>
        </w:tabs>
        <w:spacing w:before="122"/>
        <w:ind w:left="480" w:right="215"/>
        <w:jc w:val="both"/>
        <w:rPr>
          <w:sz w:val="18"/>
        </w:rPr>
      </w:pPr>
      <w:r>
        <w:rPr>
          <w:b/>
          <w:sz w:val="18"/>
        </w:rPr>
        <w:t>Promotion</w:t>
      </w:r>
      <w:r>
        <w:rPr>
          <w:b/>
          <w:spacing w:val="-8"/>
          <w:sz w:val="18"/>
        </w:rPr>
        <w:t xml:space="preserve"> </w:t>
      </w:r>
      <w:r>
        <w:rPr>
          <w:b/>
          <w:sz w:val="18"/>
        </w:rPr>
        <w:t>Limitation/Disclosure.</w:t>
      </w:r>
      <w:r>
        <w:rPr>
          <w:b/>
          <w:spacing w:val="30"/>
          <w:sz w:val="18"/>
        </w:rPr>
        <w:t xml:space="preserve"> </w:t>
      </w:r>
      <w:r>
        <w:rPr>
          <w:sz w:val="18"/>
        </w:rPr>
        <w:t>Seller</w:t>
      </w:r>
      <w:r>
        <w:rPr>
          <w:spacing w:val="-8"/>
          <w:sz w:val="18"/>
        </w:rPr>
        <w:t xml:space="preserve"> </w:t>
      </w:r>
      <w:r>
        <w:rPr>
          <w:sz w:val="18"/>
        </w:rPr>
        <w:t>shall</w:t>
      </w:r>
      <w:r>
        <w:rPr>
          <w:spacing w:val="-8"/>
          <w:sz w:val="18"/>
        </w:rPr>
        <w:t xml:space="preserve"> </w:t>
      </w:r>
      <w:r>
        <w:rPr>
          <w:sz w:val="18"/>
        </w:rPr>
        <w:t>not</w:t>
      </w:r>
      <w:r>
        <w:rPr>
          <w:spacing w:val="-8"/>
          <w:sz w:val="18"/>
        </w:rPr>
        <w:t xml:space="preserve"> </w:t>
      </w:r>
      <w:r>
        <w:rPr>
          <w:sz w:val="18"/>
        </w:rPr>
        <w:t>use</w:t>
      </w:r>
      <w:r>
        <w:rPr>
          <w:spacing w:val="-8"/>
          <w:sz w:val="18"/>
        </w:rPr>
        <w:t xml:space="preserve"> </w:t>
      </w:r>
      <w:r>
        <w:rPr>
          <w:sz w:val="18"/>
        </w:rPr>
        <w:t>Buyer’s</w:t>
      </w:r>
      <w:r>
        <w:rPr>
          <w:spacing w:val="-8"/>
          <w:sz w:val="18"/>
        </w:rPr>
        <w:t xml:space="preserve"> </w:t>
      </w:r>
      <w:r>
        <w:rPr>
          <w:sz w:val="18"/>
        </w:rPr>
        <w:t>name,</w:t>
      </w:r>
      <w:r>
        <w:rPr>
          <w:spacing w:val="-8"/>
          <w:sz w:val="18"/>
        </w:rPr>
        <w:t xml:space="preserve"> </w:t>
      </w:r>
      <w:r>
        <w:rPr>
          <w:sz w:val="18"/>
        </w:rPr>
        <w:t>trademarks,</w:t>
      </w:r>
      <w:r>
        <w:rPr>
          <w:spacing w:val="-8"/>
          <w:sz w:val="18"/>
        </w:rPr>
        <w:t xml:space="preserve"> </w:t>
      </w:r>
      <w:r>
        <w:rPr>
          <w:sz w:val="18"/>
        </w:rPr>
        <w:t>logos,</w:t>
      </w:r>
      <w:r>
        <w:rPr>
          <w:spacing w:val="-8"/>
          <w:sz w:val="18"/>
        </w:rPr>
        <w:t xml:space="preserve"> </w:t>
      </w:r>
      <w:r>
        <w:rPr>
          <w:sz w:val="18"/>
        </w:rPr>
        <w:t>or</w:t>
      </w:r>
      <w:r>
        <w:rPr>
          <w:spacing w:val="-10"/>
          <w:sz w:val="18"/>
        </w:rPr>
        <w:t xml:space="preserve"> </w:t>
      </w:r>
      <w:r>
        <w:rPr>
          <w:sz w:val="18"/>
        </w:rPr>
        <w:t>other</w:t>
      </w:r>
      <w:r>
        <w:rPr>
          <w:spacing w:val="-8"/>
          <w:sz w:val="18"/>
        </w:rPr>
        <w:t xml:space="preserve"> </w:t>
      </w:r>
      <w:r>
        <w:rPr>
          <w:sz w:val="18"/>
        </w:rPr>
        <w:t>identifying</w:t>
      </w:r>
      <w:r>
        <w:rPr>
          <w:spacing w:val="-9"/>
          <w:sz w:val="18"/>
        </w:rPr>
        <w:t xml:space="preserve"> </w:t>
      </w:r>
      <w:r>
        <w:rPr>
          <w:sz w:val="18"/>
        </w:rPr>
        <w:t>marks</w:t>
      </w:r>
      <w:r>
        <w:rPr>
          <w:spacing w:val="-8"/>
          <w:sz w:val="18"/>
        </w:rPr>
        <w:t xml:space="preserve"> </w:t>
      </w:r>
      <w:r>
        <w:rPr>
          <w:sz w:val="18"/>
        </w:rPr>
        <w:t>in</w:t>
      </w:r>
      <w:r>
        <w:rPr>
          <w:spacing w:val="-8"/>
          <w:sz w:val="18"/>
        </w:rPr>
        <w:t xml:space="preserve"> </w:t>
      </w:r>
      <w:r>
        <w:rPr>
          <w:sz w:val="18"/>
        </w:rPr>
        <w:t>any</w:t>
      </w:r>
      <w:r>
        <w:rPr>
          <w:spacing w:val="-9"/>
          <w:sz w:val="18"/>
        </w:rPr>
        <w:t xml:space="preserve"> </w:t>
      </w:r>
      <w:r>
        <w:rPr>
          <w:sz w:val="18"/>
        </w:rPr>
        <w:t>promotional</w:t>
      </w:r>
      <w:r>
        <w:rPr>
          <w:spacing w:val="-8"/>
          <w:sz w:val="18"/>
        </w:rPr>
        <w:t xml:space="preserve"> </w:t>
      </w:r>
      <w:r>
        <w:rPr>
          <w:sz w:val="18"/>
        </w:rPr>
        <w:t>material, including without limitation, customer lists, advertisements, or press release without advance written authorization from Buyer.</w:t>
      </w:r>
    </w:p>
    <w:p w14:paraId="3212EEDB" w14:textId="77777777" w:rsidR="00F27A5B" w:rsidRDefault="00000000">
      <w:pPr>
        <w:pStyle w:val="ListParagraph"/>
        <w:numPr>
          <w:ilvl w:val="0"/>
          <w:numId w:val="2"/>
        </w:numPr>
        <w:tabs>
          <w:tab w:val="left" w:pos="480"/>
        </w:tabs>
        <w:spacing w:before="118"/>
        <w:ind w:right="208" w:hanging="361"/>
        <w:jc w:val="both"/>
        <w:rPr>
          <w:sz w:val="18"/>
        </w:rPr>
      </w:pPr>
      <w:r>
        <w:rPr>
          <w:b/>
          <w:sz w:val="18"/>
        </w:rPr>
        <w:t>Conflict Minerals.</w:t>
      </w:r>
      <w:r>
        <w:rPr>
          <w:b/>
          <w:spacing w:val="40"/>
          <w:sz w:val="18"/>
        </w:rPr>
        <w:t xml:space="preserve"> </w:t>
      </w:r>
      <w:r>
        <w:rPr>
          <w:sz w:val="18"/>
        </w:rPr>
        <w:t xml:space="preserve">Seller shall disclose any “Conflict Minerals” included in the products, components, or materials supplied, </w:t>
      </w:r>
      <w:proofErr w:type="gramStart"/>
      <w:r>
        <w:rPr>
          <w:sz w:val="18"/>
        </w:rPr>
        <w:t>manufactured</w:t>
      </w:r>
      <w:proofErr w:type="gramEnd"/>
      <w:r>
        <w:rPr>
          <w:sz w:val="18"/>
        </w:rPr>
        <w:t xml:space="preserve"> or contracted</w:t>
      </w:r>
      <w:r>
        <w:rPr>
          <w:spacing w:val="-10"/>
          <w:sz w:val="18"/>
        </w:rPr>
        <w:t xml:space="preserve"> </w:t>
      </w:r>
      <w:r>
        <w:rPr>
          <w:sz w:val="18"/>
        </w:rPr>
        <w:t>to</w:t>
      </w:r>
      <w:r>
        <w:rPr>
          <w:spacing w:val="-9"/>
          <w:sz w:val="18"/>
        </w:rPr>
        <w:t xml:space="preserve"> </w:t>
      </w:r>
      <w:r>
        <w:rPr>
          <w:sz w:val="18"/>
        </w:rPr>
        <w:t>be</w:t>
      </w:r>
      <w:r>
        <w:rPr>
          <w:spacing w:val="-9"/>
          <w:sz w:val="18"/>
        </w:rPr>
        <w:t xml:space="preserve"> </w:t>
      </w:r>
      <w:r>
        <w:rPr>
          <w:sz w:val="18"/>
        </w:rPr>
        <w:t>manufactured</w:t>
      </w:r>
      <w:r>
        <w:rPr>
          <w:spacing w:val="-9"/>
          <w:sz w:val="18"/>
        </w:rPr>
        <w:t xml:space="preserve"> </w:t>
      </w:r>
      <w:r>
        <w:rPr>
          <w:sz w:val="18"/>
        </w:rPr>
        <w:t>by</w:t>
      </w:r>
      <w:r>
        <w:rPr>
          <w:spacing w:val="-9"/>
          <w:sz w:val="18"/>
        </w:rPr>
        <w:t xml:space="preserve"> </w:t>
      </w:r>
      <w:r>
        <w:rPr>
          <w:sz w:val="18"/>
        </w:rPr>
        <w:t>Seller</w:t>
      </w:r>
      <w:r>
        <w:rPr>
          <w:spacing w:val="-9"/>
          <w:sz w:val="18"/>
        </w:rPr>
        <w:t xml:space="preserve"> </w:t>
      </w:r>
      <w:r>
        <w:rPr>
          <w:sz w:val="18"/>
        </w:rPr>
        <w:t>for</w:t>
      </w:r>
      <w:r>
        <w:rPr>
          <w:spacing w:val="-9"/>
          <w:sz w:val="18"/>
        </w:rPr>
        <w:t xml:space="preserve"> </w:t>
      </w:r>
      <w:r>
        <w:rPr>
          <w:sz w:val="18"/>
        </w:rPr>
        <w:t>Buyer</w:t>
      </w:r>
      <w:r>
        <w:rPr>
          <w:spacing w:val="-10"/>
          <w:sz w:val="18"/>
        </w:rPr>
        <w:t xml:space="preserve"> </w:t>
      </w:r>
      <w:r>
        <w:rPr>
          <w:sz w:val="18"/>
        </w:rPr>
        <w:t>under</w:t>
      </w:r>
      <w:r>
        <w:rPr>
          <w:spacing w:val="-9"/>
          <w:sz w:val="18"/>
        </w:rPr>
        <w:t xml:space="preserve"> </w:t>
      </w:r>
      <w:r>
        <w:rPr>
          <w:sz w:val="18"/>
        </w:rPr>
        <w:t>this</w:t>
      </w:r>
      <w:r>
        <w:rPr>
          <w:spacing w:val="-10"/>
          <w:sz w:val="18"/>
        </w:rPr>
        <w:t xml:space="preserve"> </w:t>
      </w:r>
      <w:r>
        <w:rPr>
          <w:sz w:val="18"/>
        </w:rPr>
        <w:t>Agreement.</w:t>
      </w:r>
      <w:r>
        <w:rPr>
          <w:spacing w:val="-8"/>
          <w:sz w:val="18"/>
        </w:rPr>
        <w:t xml:space="preserve"> </w:t>
      </w:r>
      <w:r>
        <w:rPr>
          <w:sz w:val="18"/>
        </w:rPr>
        <w:t>The</w:t>
      </w:r>
      <w:r>
        <w:rPr>
          <w:spacing w:val="-9"/>
          <w:sz w:val="18"/>
        </w:rPr>
        <w:t xml:space="preserve"> </w:t>
      </w:r>
      <w:r>
        <w:rPr>
          <w:sz w:val="18"/>
        </w:rPr>
        <w:t>term</w:t>
      </w:r>
      <w:r>
        <w:rPr>
          <w:spacing w:val="-9"/>
          <w:sz w:val="18"/>
        </w:rPr>
        <w:t xml:space="preserve"> </w:t>
      </w:r>
      <w:r>
        <w:rPr>
          <w:sz w:val="18"/>
        </w:rPr>
        <w:t>“Conflict</w:t>
      </w:r>
      <w:r>
        <w:rPr>
          <w:spacing w:val="-8"/>
          <w:sz w:val="18"/>
        </w:rPr>
        <w:t xml:space="preserve"> </w:t>
      </w:r>
      <w:r>
        <w:rPr>
          <w:sz w:val="18"/>
        </w:rPr>
        <w:t>Minerals”</w:t>
      </w:r>
      <w:r>
        <w:rPr>
          <w:spacing w:val="-8"/>
          <w:sz w:val="18"/>
        </w:rPr>
        <w:t xml:space="preserve"> </w:t>
      </w:r>
      <w:r>
        <w:rPr>
          <w:sz w:val="18"/>
        </w:rPr>
        <w:t>shall</w:t>
      </w:r>
      <w:r>
        <w:rPr>
          <w:spacing w:val="-8"/>
          <w:sz w:val="18"/>
        </w:rPr>
        <w:t xml:space="preserve"> </w:t>
      </w:r>
      <w:r>
        <w:rPr>
          <w:sz w:val="18"/>
        </w:rPr>
        <w:t>have</w:t>
      </w:r>
      <w:r>
        <w:rPr>
          <w:spacing w:val="-9"/>
          <w:sz w:val="18"/>
        </w:rPr>
        <w:t xml:space="preserve"> </w:t>
      </w:r>
      <w:r>
        <w:rPr>
          <w:sz w:val="18"/>
        </w:rPr>
        <w:t>the</w:t>
      </w:r>
      <w:r>
        <w:rPr>
          <w:spacing w:val="-9"/>
          <w:sz w:val="18"/>
        </w:rPr>
        <w:t xml:space="preserve"> </w:t>
      </w:r>
      <w:r>
        <w:rPr>
          <w:sz w:val="18"/>
        </w:rPr>
        <w:t>meaning</w:t>
      </w:r>
      <w:r>
        <w:rPr>
          <w:spacing w:val="-9"/>
          <w:sz w:val="18"/>
        </w:rPr>
        <w:t xml:space="preserve"> </w:t>
      </w:r>
      <w:r>
        <w:rPr>
          <w:sz w:val="18"/>
        </w:rPr>
        <w:t>ascribed</w:t>
      </w:r>
      <w:r>
        <w:rPr>
          <w:spacing w:val="-8"/>
          <w:sz w:val="18"/>
        </w:rPr>
        <w:t xml:space="preserve"> </w:t>
      </w:r>
      <w:r>
        <w:rPr>
          <w:sz w:val="18"/>
        </w:rPr>
        <w:t>to</w:t>
      </w:r>
      <w:r>
        <w:rPr>
          <w:spacing w:val="-10"/>
          <w:sz w:val="18"/>
        </w:rPr>
        <w:t xml:space="preserve"> </w:t>
      </w:r>
      <w:r>
        <w:rPr>
          <w:sz w:val="18"/>
        </w:rPr>
        <w:t>it</w:t>
      </w:r>
      <w:r>
        <w:rPr>
          <w:spacing w:val="-8"/>
          <w:sz w:val="18"/>
        </w:rPr>
        <w:t xml:space="preserve"> </w:t>
      </w:r>
      <w:r>
        <w:rPr>
          <w:sz w:val="18"/>
        </w:rPr>
        <w:t>under Section</w:t>
      </w:r>
      <w:r>
        <w:rPr>
          <w:spacing w:val="-8"/>
          <w:sz w:val="18"/>
        </w:rPr>
        <w:t xml:space="preserve"> </w:t>
      </w:r>
      <w:r>
        <w:rPr>
          <w:sz w:val="18"/>
        </w:rPr>
        <w:t>1502</w:t>
      </w:r>
      <w:r>
        <w:rPr>
          <w:spacing w:val="-7"/>
          <w:sz w:val="18"/>
        </w:rPr>
        <w:t xml:space="preserve"> </w:t>
      </w:r>
      <w:r>
        <w:rPr>
          <w:sz w:val="18"/>
        </w:rPr>
        <w:t>of</w:t>
      </w:r>
      <w:r>
        <w:rPr>
          <w:spacing w:val="-8"/>
          <w:sz w:val="18"/>
        </w:rPr>
        <w:t xml:space="preserve"> </w:t>
      </w:r>
      <w:r>
        <w:rPr>
          <w:sz w:val="18"/>
        </w:rPr>
        <w:t>the</w:t>
      </w:r>
      <w:r>
        <w:rPr>
          <w:spacing w:val="-7"/>
          <w:sz w:val="18"/>
        </w:rPr>
        <w:t xml:space="preserve"> </w:t>
      </w:r>
      <w:r>
        <w:rPr>
          <w:sz w:val="18"/>
        </w:rPr>
        <w:t>Dodd-Frank</w:t>
      </w:r>
      <w:r>
        <w:rPr>
          <w:spacing w:val="-8"/>
          <w:sz w:val="18"/>
        </w:rPr>
        <w:t xml:space="preserve"> </w:t>
      </w:r>
      <w:r>
        <w:rPr>
          <w:sz w:val="18"/>
        </w:rPr>
        <w:t>Wall</w:t>
      </w:r>
      <w:r>
        <w:rPr>
          <w:spacing w:val="-7"/>
          <w:sz w:val="18"/>
        </w:rPr>
        <w:t xml:space="preserve"> </w:t>
      </w:r>
      <w:r>
        <w:rPr>
          <w:sz w:val="18"/>
        </w:rPr>
        <w:t>Street</w:t>
      </w:r>
      <w:r>
        <w:rPr>
          <w:spacing w:val="-7"/>
          <w:sz w:val="18"/>
        </w:rPr>
        <w:t xml:space="preserve"> </w:t>
      </w:r>
      <w:r>
        <w:rPr>
          <w:sz w:val="18"/>
        </w:rPr>
        <w:t>Reform</w:t>
      </w:r>
      <w:r>
        <w:rPr>
          <w:spacing w:val="-7"/>
          <w:sz w:val="18"/>
        </w:rPr>
        <w:t xml:space="preserve"> </w:t>
      </w:r>
      <w:r>
        <w:rPr>
          <w:sz w:val="18"/>
        </w:rPr>
        <w:t>and</w:t>
      </w:r>
      <w:r>
        <w:rPr>
          <w:spacing w:val="-8"/>
          <w:sz w:val="18"/>
        </w:rPr>
        <w:t xml:space="preserve"> </w:t>
      </w:r>
      <w:r>
        <w:rPr>
          <w:sz w:val="18"/>
        </w:rPr>
        <w:t>Consumer</w:t>
      </w:r>
      <w:r>
        <w:rPr>
          <w:spacing w:val="-7"/>
          <w:sz w:val="18"/>
        </w:rPr>
        <w:t xml:space="preserve"> </w:t>
      </w:r>
      <w:r>
        <w:rPr>
          <w:sz w:val="18"/>
        </w:rPr>
        <w:t>Protection</w:t>
      </w:r>
      <w:r>
        <w:rPr>
          <w:spacing w:val="-7"/>
          <w:sz w:val="18"/>
        </w:rPr>
        <w:t xml:space="preserve"> </w:t>
      </w:r>
      <w:r>
        <w:rPr>
          <w:sz w:val="18"/>
        </w:rPr>
        <w:t>Act,</w:t>
      </w:r>
      <w:r>
        <w:rPr>
          <w:spacing w:val="-8"/>
          <w:sz w:val="18"/>
        </w:rPr>
        <w:t xml:space="preserve"> </w:t>
      </w:r>
      <w:r>
        <w:rPr>
          <w:sz w:val="18"/>
        </w:rPr>
        <w:t>meaning</w:t>
      </w:r>
      <w:r>
        <w:rPr>
          <w:spacing w:val="-7"/>
          <w:sz w:val="18"/>
        </w:rPr>
        <w:t xml:space="preserve"> </w:t>
      </w:r>
      <w:r>
        <w:rPr>
          <w:sz w:val="18"/>
        </w:rPr>
        <w:t>columbite-tantalite,</w:t>
      </w:r>
      <w:r>
        <w:rPr>
          <w:spacing w:val="-8"/>
          <w:sz w:val="18"/>
        </w:rPr>
        <w:t xml:space="preserve"> </w:t>
      </w:r>
      <w:r>
        <w:rPr>
          <w:sz w:val="18"/>
        </w:rPr>
        <w:t>also</w:t>
      </w:r>
      <w:r>
        <w:rPr>
          <w:spacing w:val="-7"/>
          <w:sz w:val="18"/>
        </w:rPr>
        <w:t xml:space="preserve"> </w:t>
      </w:r>
      <w:r>
        <w:rPr>
          <w:sz w:val="18"/>
        </w:rPr>
        <w:t>known</w:t>
      </w:r>
      <w:r>
        <w:rPr>
          <w:spacing w:val="-7"/>
          <w:sz w:val="18"/>
        </w:rPr>
        <w:t xml:space="preserve"> </w:t>
      </w:r>
      <w:r>
        <w:rPr>
          <w:sz w:val="18"/>
        </w:rPr>
        <w:t>as</w:t>
      </w:r>
      <w:r>
        <w:rPr>
          <w:spacing w:val="-8"/>
          <w:sz w:val="18"/>
        </w:rPr>
        <w:t xml:space="preserve"> </w:t>
      </w:r>
      <w:r>
        <w:rPr>
          <w:sz w:val="18"/>
        </w:rPr>
        <w:t>coltan</w:t>
      </w:r>
      <w:r>
        <w:rPr>
          <w:spacing w:val="-8"/>
          <w:sz w:val="18"/>
        </w:rPr>
        <w:t xml:space="preserve"> </w:t>
      </w:r>
      <w:r>
        <w:rPr>
          <w:sz w:val="18"/>
        </w:rPr>
        <w:t xml:space="preserve">(tantalum), </w:t>
      </w:r>
      <w:proofErr w:type="spellStart"/>
      <w:r>
        <w:rPr>
          <w:sz w:val="18"/>
        </w:rPr>
        <w:t>casserite</w:t>
      </w:r>
      <w:proofErr w:type="spellEnd"/>
      <w:r>
        <w:rPr>
          <w:spacing w:val="-5"/>
          <w:sz w:val="18"/>
        </w:rPr>
        <w:t xml:space="preserve"> </w:t>
      </w:r>
      <w:r>
        <w:rPr>
          <w:sz w:val="18"/>
        </w:rPr>
        <w:t>(tin),</w:t>
      </w:r>
      <w:r>
        <w:rPr>
          <w:spacing w:val="-5"/>
          <w:sz w:val="18"/>
        </w:rPr>
        <w:t xml:space="preserve"> </w:t>
      </w:r>
      <w:r>
        <w:rPr>
          <w:sz w:val="18"/>
        </w:rPr>
        <w:t>wolframite</w:t>
      </w:r>
      <w:r>
        <w:rPr>
          <w:spacing w:val="-5"/>
          <w:sz w:val="18"/>
        </w:rPr>
        <w:t xml:space="preserve"> </w:t>
      </w:r>
      <w:r>
        <w:rPr>
          <w:sz w:val="18"/>
        </w:rPr>
        <w:t>(tungsten),</w:t>
      </w:r>
      <w:r>
        <w:rPr>
          <w:spacing w:val="-5"/>
          <w:sz w:val="18"/>
        </w:rPr>
        <w:t xml:space="preserve"> </w:t>
      </w:r>
      <w:r>
        <w:rPr>
          <w:sz w:val="18"/>
        </w:rPr>
        <w:t>gold</w:t>
      </w:r>
      <w:r>
        <w:rPr>
          <w:spacing w:val="-7"/>
          <w:sz w:val="18"/>
        </w:rPr>
        <w:t xml:space="preserve"> </w:t>
      </w:r>
      <w:r>
        <w:rPr>
          <w:sz w:val="18"/>
        </w:rPr>
        <w:t>or</w:t>
      </w:r>
      <w:r>
        <w:rPr>
          <w:spacing w:val="-7"/>
          <w:sz w:val="18"/>
        </w:rPr>
        <w:t xml:space="preserve"> </w:t>
      </w:r>
      <w:r>
        <w:rPr>
          <w:sz w:val="18"/>
        </w:rPr>
        <w:t>their</w:t>
      </w:r>
      <w:r>
        <w:rPr>
          <w:spacing w:val="-7"/>
          <w:sz w:val="18"/>
        </w:rPr>
        <w:t xml:space="preserve"> </w:t>
      </w:r>
      <w:r>
        <w:rPr>
          <w:sz w:val="18"/>
        </w:rPr>
        <w:t>derivatives.</w:t>
      </w:r>
      <w:r>
        <w:rPr>
          <w:spacing w:val="-5"/>
          <w:sz w:val="18"/>
        </w:rPr>
        <w:t xml:space="preserve"> </w:t>
      </w:r>
      <w:r>
        <w:rPr>
          <w:sz w:val="18"/>
        </w:rPr>
        <w:t>Such</w:t>
      </w:r>
      <w:r>
        <w:rPr>
          <w:spacing w:val="-6"/>
          <w:sz w:val="18"/>
        </w:rPr>
        <w:t xml:space="preserve"> </w:t>
      </w:r>
      <w:r>
        <w:rPr>
          <w:sz w:val="18"/>
        </w:rPr>
        <w:t>information</w:t>
      </w:r>
      <w:r>
        <w:rPr>
          <w:spacing w:val="-7"/>
          <w:sz w:val="18"/>
        </w:rPr>
        <w:t xml:space="preserve"> </w:t>
      </w:r>
      <w:r>
        <w:rPr>
          <w:sz w:val="18"/>
        </w:rPr>
        <w:t>will</w:t>
      </w:r>
      <w:r>
        <w:rPr>
          <w:spacing w:val="-5"/>
          <w:sz w:val="18"/>
        </w:rPr>
        <w:t xml:space="preserve"> </w:t>
      </w:r>
      <w:r>
        <w:rPr>
          <w:sz w:val="18"/>
        </w:rPr>
        <w:t>be</w:t>
      </w:r>
      <w:r>
        <w:rPr>
          <w:spacing w:val="-5"/>
          <w:sz w:val="18"/>
        </w:rPr>
        <w:t xml:space="preserve"> </w:t>
      </w:r>
      <w:r>
        <w:rPr>
          <w:sz w:val="18"/>
        </w:rPr>
        <w:t>disclosed</w:t>
      </w:r>
      <w:r>
        <w:rPr>
          <w:spacing w:val="-7"/>
          <w:sz w:val="18"/>
        </w:rPr>
        <w:t xml:space="preserve"> </w:t>
      </w:r>
      <w:r>
        <w:rPr>
          <w:sz w:val="18"/>
        </w:rPr>
        <w:t>to</w:t>
      </w:r>
      <w:r>
        <w:rPr>
          <w:spacing w:val="-7"/>
          <w:sz w:val="18"/>
        </w:rPr>
        <w:t xml:space="preserve"> </w:t>
      </w:r>
      <w:r>
        <w:rPr>
          <w:sz w:val="18"/>
        </w:rPr>
        <w:t>Buyer</w:t>
      </w:r>
      <w:r>
        <w:rPr>
          <w:spacing w:val="-7"/>
          <w:sz w:val="18"/>
        </w:rPr>
        <w:t xml:space="preserve"> </w:t>
      </w:r>
      <w:r>
        <w:rPr>
          <w:sz w:val="18"/>
        </w:rPr>
        <w:t>using</w:t>
      </w:r>
      <w:r>
        <w:rPr>
          <w:spacing w:val="-7"/>
          <w:sz w:val="18"/>
        </w:rPr>
        <w:t xml:space="preserve"> </w:t>
      </w:r>
      <w:r>
        <w:rPr>
          <w:sz w:val="18"/>
        </w:rPr>
        <w:t>the</w:t>
      </w:r>
      <w:r>
        <w:rPr>
          <w:spacing w:val="-7"/>
          <w:sz w:val="18"/>
        </w:rPr>
        <w:t xml:space="preserve"> </w:t>
      </w:r>
      <w:r>
        <w:rPr>
          <w:sz w:val="18"/>
        </w:rPr>
        <w:t>Conflict</w:t>
      </w:r>
      <w:r>
        <w:rPr>
          <w:spacing w:val="-5"/>
          <w:sz w:val="18"/>
        </w:rPr>
        <w:t xml:space="preserve"> </w:t>
      </w:r>
      <w:r>
        <w:rPr>
          <w:sz w:val="18"/>
        </w:rPr>
        <w:t>Minerals</w:t>
      </w:r>
      <w:r>
        <w:rPr>
          <w:spacing w:val="-5"/>
          <w:sz w:val="18"/>
        </w:rPr>
        <w:t xml:space="preserve"> </w:t>
      </w:r>
      <w:r>
        <w:rPr>
          <w:sz w:val="18"/>
        </w:rPr>
        <w:t xml:space="preserve">Reporting Template developed by the Responsible Business Alliance. The information will be submitted prior to the time of delivery of materials, components, or products to Buyer. Seller shall obtain Buyer’s prior written consent before providing any materials, components, or products to Buyer that include Conflict Minerals that originated from the Democratic Republic of Congo (“DRC”) or the nine adjoining conflict </w:t>
      </w:r>
      <w:proofErr w:type="gramStart"/>
      <w:r>
        <w:rPr>
          <w:sz w:val="18"/>
        </w:rPr>
        <w:t>countries;</w:t>
      </w:r>
      <w:proofErr w:type="gramEnd"/>
      <w:r>
        <w:rPr>
          <w:sz w:val="18"/>
        </w:rPr>
        <w:t xml:space="preserve"> Angola, Burundi, Central African Republic, the Republic of the Congo, Rwanda, South Sudan, Tanzania, Uganda, and Zambia. Seller shall maintain effective accounting procedures, internal </w:t>
      </w:r>
      <w:proofErr w:type="gramStart"/>
      <w:r>
        <w:rPr>
          <w:sz w:val="18"/>
        </w:rPr>
        <w:t>controls</w:t>
      </w:r>
      <w:proofErr w:type="gramEnd"/>
      <w:r>
        <w:rPr>
          <w:sz w:val="18"/>
        </w:rPr>
        <w:t xml:space="preserve"> and audit procedures necessary to verify that any Conflict Minerals included in materials, components, or products provided to Buyer did not originate from the DRC or the nine adjoining countries, and to verify compliance with this Article. Buyer shall be permitted to audit such records as reasonably necessary to confirm Seller’s compliance with this Article. Seller shall</w:t>
      </w:r>
      <w:r>
        <w:rPr>
          <w:spacing w:val="-1"/>
          <w:sz w:val="18"/>
        </w:rPr>
        <w:t xml:space="preserve"> </w:t>
      </w:r>
      <w:r>
        <w:rPr>
          <w:sz w:val="18"/>
        </w:rPr>
        <w:t>indemnify</w:t>
      </w:r>
      <w:r>
        <w:rPr>
          <w:spacing w:val="-1"/>
          <w:sz w:val="18"/>
        </w:rPr>
        <w:t xml:space="preserve"> </w:t>
      </w:r>
      <w:r>
        <w:rPr>
          <w:sz w:val="18"/>
        </w:rPr>
        <w:t>and hold</w:t>
      </w:r>
      <w:r>
        <w:rPr>
          <w:spacing w:val="-1"/>
          <w:sz w:val="18"/>
        </w:rPr>
        <w:t xml:space="preserve"> </w:t>
      </w:r>
      <w:r>
        <w:rPr>
          <w:sz w:val="18"/>
        </w:rPr>
        <w:t>Buyer</w:t>
      </w:r>
      <w:r>
        <w:rPr>
          <w:spacing w:val="-2"/>
          <w:sz w:val="18"/>
        </w:rPr>
        <w:t xml:space="preserve"> </w:t>
      </w:r>
      <w:r>
        <w:rPr>
          <w:sz w:val="18"/>
        </w:rPr>
        <w:t>harmless for all</w:t>
      </w:r>
      <w:r>
        <w:rPr>
          <w:spacing w:val="-1"/>
          <w:sz w:val="18"/>
        </w:rPr>
        <w:t xml:space="preserve"> </w:t>
      </w:r>
      <w:r>
        <w:rPr>
          <w:sz w:val="18"/>
        </w:rPr>
        <w:t>fines, penalties,</w:t>
      </w:r>
      <w:r>
        <w:rPr>
          <w:spacing w:val="-1"/>
          <w:sz w:val="18"/>
        </w:rPr>
        <w:t xml:space="preserve"> </w:t>
      </w:r>
      <w:proofErr w:type="gramStart"/>
      <w:r>
        <w:rPr>
          <w:sz w:val="18"/>
        </w:rPr>
        <w:t>expenses</w:t>
      </w:r>
      <w:proofErr w:type="gramEnd"/>
      <w:r>
        <w:rPr>
          <w:sz w:val="18"/>
        </w:rPr>
        <w:t xml:space="preserve"> or</w:t>
      </w:r>
      <w:r>
        <w:rPr>
          <w:spacing w:val="-1"/>
          <w:sz w:val="18"/>
        </w:rPr>
        <w:t xml:space="preserve"> </w:t>
      </w:r>
      <w:r>
        <w:rPr>
          <w:sz w:val="18"/>
        </w:rPr>
        <w:t>other losses sustained by Buyer</w:t>
      </w:r>
      <w:r>
        <w:rPr>
          <w:spacing w:val="-1"/>
          <w:sz w:val="18"/>
        </w:rPr>
        <w:t xml:space="preserve"> </w:t>
      </w:r>
      <w:r>
        <w:rPr>
          <w:sz w:val="18"/>
        </w:rPr>
        <w:t>as</w:t>
      </w:r>
      <w:r>
        <w:rPr>
          <w:spacing w:val="-1"/>
          <w:sz w:val="18"/>
        </w:rPr>
        <w:t xml:space="preserve"> </w:t>
      </w:r>
      <w:r>
        <w:rPr>
          <w:sz w:val="18"/>
        </w:rPr>
        <w:t>a</w:t>
      </w:r>
      <w:r>
        <w:rPr>
          <w:spacing w:val="-1"/>
          <w:sz w:val="18"/>
        </w:rPr>
        <w:t xml:space="preserve"> </w:t>
      </w:r>
      <w:r>
        <w:rPr>
          <w:sz w:val="18"/>
        </w:rPr>
        <w:t>result of</w:t>
      </w:r>
      <w:r>
        <w:rPr>
          <w:spacing w:val="-1"/>
          <w:sz w:val="18"/>
        </w:rPr>
        <w:t xml:space="preserve"> </w:t>
      </w:r>
      <w:r>
        <w:rPr>
          <w:sz w:val="18"/>
        </w:rPr>
        <w:t>Seller’s</w:t>
      </w:r>
      <w:r>
        <w:rPr>
          <w:spacing w:val="-1"/>
          <w:sz w:val="18"/>
        </w:rPr>
        <w:t xml:space="preserve"> </w:t>
      </w:r>
      <w:r>
        <w:rPr>
          <w:sz w:val="18"/>
        </w:rPr>
        <w:t>breach of</w:t>
      </w:r>
      <w:r>
        <w:rPr>
          <w:spacing w:val="-1"/>
          <w:sz w:val="18"/>
        </w:rPr>
        <w:t xml:space="preserve"> </w:t>
      </w:r>
      <w:r>
        <w:rPr>
          <w:sz w:val="18"/>
        </w:rPr>
        <w:t xml:space="preserve">this </w:t>
      </w:r>
      <w:r>
        <w:rPr>
          <w:spacing w:val="-2"/>
          <w:sz w:val="18"/>
        </w:rPr>
        <w:t>Article.</w:t>
      </w:r>
    </w:p>
    <w:p w14:paraId="3212EEDC" w14:textId="77777777" w:rsidR="00F27A5B" w:rsidRDefault="00000000">
      <w:pPr>
        <w:pStyle w:val="ListParagraph"/>
        <w:numPr>
          <w:ilvl w:val="0"/>
          <w:numId w:val="2"/>
        </w:numPr>
        <w:tabs>
          <w:tab w:val="left" w:pos="476"/>
        </w:tabs>
        <w:ind w:left="475"/>
        <w:jc w:val="both"/>
        <w:rPr>
          <w:sz w:val="18"/>
        </w:rPr>
      </w:pPr>
      <w:r>
        <w:rPr>
          <w:b/>
          <w:sz w:val="18"/>
        </w:rPr>
        <w:t>Compliance</w:t>
      </w:r>
      <w:r>
        <w:rPr>
          <w:b/>
          <w:spacing w:val="-5"/>
          <w:sz w:val="18"/>
        </w:rPr>
        <w:t xml:space="preserve"> </w:t>
      </w:r>
      <w:r>
        <w:rPr>
          <w:b/>
          <w:sz w:val="18"/>
        </w:rPr>
        <w:t>with</w:t>
      </w:r>
      <w:r>
        <w:rPr>
          <w:b/>
          <w:spacing w:val="-6"/>
          <w:sz w:val="18"/>
        </w:rPr>
        <w:t xml:space="preserve"> </w:t>
      </w:r>
      <w:r>
        <w:rPr>
          <w:b/>
          <w:sz w:val="18"/>
        </w:rPr>
        <w:t>Laws</w:t>
      </w:r>
      <w:r>
        <w:rPr>
          <w:b/>
          <w:spacing w:val="-6"/>
          <w:sz w:val="18"/>
        </w:rPr>
        <w:t xml:space="preserve"> </w:t>
      </w:r>
      <w:r>
        <w:rPr>
          <w:b/>
          <w:sz w:val="18"/>
        </w:rPr>
        <w:t>and</w:t>
      </w:r>
      <w:r>
        <w:rPr>
          <w:b/>
          <w:spacing w:val="-6"/>
          <w:sz w:val="18"/>
        </w:rPr>
        <w:t xml:space="preserve"> </w:t>
      </w:r>
      <w:r>
        <w:rPr>
          <w:b/>
          <w:sz w:val="18"/>
        </w:rPr>
        <w:t>Buyer’s</w:t>
      </w:r>
      <w:r>
        <w:rPr>
          <w:b/>
          <w:spacing w:val="-6"/>
          <w:sz w:val="18"/>
        </w:rPr>
        <w:t xml:space="preserve"> </w:t>
      </w:r>
      <w:r>
        <w:rPr>
          <w:b/>
          <w:sz w:val="18"/>
        </w:rPr>
        <w:t>Zero</w:t>
      </w:r>
      <w:r>
        <w:rPr>
          <w:b/>
          <w:spacing w:val="-5"/>
          <w:sz w:val="18"/>
        </w:rPr>
        <w:t xml:space="preserve"> </w:t>
      </w:r>
      <w:r>
        <w:rPr>
          <w:b/>
          <w:sz w:val="18"/>
        </w:rPr>
        <w:t>Harassment</w:t>
      </w:r>
      <w:r>
        <w:rPr>
          <w:b/>
          <w:spacing w:val="-5"/>
          <w:sz w:val="18"/>
        </w:rPr>
        <w:t xml:space="preserve"> </w:t>
      </w:r>
      <w:r>
        <w:rPr>
          <w:b/>
          <w:sz w:val="18"/>
        </w:rPr>
        <w:t>Tolerance</w:t>
      </w:r>
      <w:r>
        <w:rPr>
          <w:b/>
          <w:spacing w:val="-5"/>
          <w:sz w:val="18"/>
        </w:rPr>
        <w:t xml:space="preserve"> </w:t>
      </w:r>
      <w:r>
        <w:rPr>
          <w:b/>
          <w:sz w:val="18"/>
        </w:rPr>
        <w:t>Policy.</w:t>
      </w:r>
      <w:r>
        <w:rPr>
          <w:b/>
          <w:spacing w:val="35"/>
          <w:sz w:val="18"/>
        </w:rPr>
        <w:t xml:space="preserve"> </w:t>
      </w:r>
      <w:r>
        <w:rPr>
          <w:sz w:val="18"/>
        </w:rPr>
        <w:t>In</w:t>
      </w:r>
      <w:r>
        <w:rPr>
          <w:spacing w:val="-7"/>
          <w:sz w:val="18"/>
        </w:rPr>
        <w:t xml:space="preserve"> </w:t>
      </w:r>
      <w:r>
        <w:rPr>
          <w:sz w:val="18"/>
        </w:rPr>
        <w:t>performing</w:t>
      </w:r>
      <w:r>
        <w:rPr>
          <w:spacing w:val="-7"/>
          <w:sz w:val="18"/>
        </w:rPr>
        <w:t xml:space="preserve"> </w:t>
      </w:r>
      <w:r>
        <w:rPr>
          <w:sz w:val="18"/>
        </w:rPr>
        <w:t>its</w:t>
      </w:r>
      <w:r>
        <w:rPr>
          <w:spacing w:val="-5"/>
          <w:sz w:val="18"/>
        </w:rPr>
        <w:t xml:space="preserve"> </w:t>
      </w:r>
      <w:r>
        <w:rPr>
          <w:sz w:val="18"/>
        </w:rPr>
        <w:t>obligations</w:t>
      </w:r>
      <w:r>
        <w:rPr>
          <w:spacing w:val="-5"/>
          <w:sz w:val="18"/>
        </w:rPr>
        <w:t xml:space="preserve"> </w:t>
      </w:r>
      <w:r>
        <w:rPr>
          <w:sz w:val="18"/>
        </w:rPr>
        <w:t>hereunder,</w:t>
      </w:r>
      <w:r>
        <w:rPr>
          <w:spacing w:val="-5"/>
          <w:sz w:val="18"/>
        </w:rPr>
        <w:t xml:space="preserve"> </w:t>
      </w:r>
      <w:r>
        <w:rPr>
          <w:sz w:val="18"/>
        </w:rPr>
        <w:t>Seller</w:t>
      </w:r>
      <w:r>
        <w:rPr>
          <w:spacing w:val="-7"/>
          <w:sz w:val="18"/>
        </w:rPr>
        <w:t xml:space="preserve"> </w:t>
      </w:r>
      <w:r>
        <w:rPr>
          <w:sz w:val="18"/>
        </w:rPr>
        <w:t>shall</w:t>
      </w:r>
      <w:r>
        <w:rPr>
          <w:spacing w:val="-6"/>
          <w:sz w:val="18"/>
        </w:rPr>
        <w:t xml:space="preserve"> </w:t>
      </w:r>
      <w:r>
        <w:rPr>
          <w:sz w:val="18"/>
        </w:rPr>
        <w:t>comply</w:t>
      </w:r>
      <w:r>
        <w:rPr>
          <w:spacing w:val="-5"/>
          <w:sz w:val="18"/>
        </w:rPr>
        <w:t xml:space="preserve"> </w:t>
      </w:r>
      <w:r>
        <w:rPr>
          <w:sz w:val="18"/>
        </w:rPr>
        <w:t>with</w:t>
      </w:r>
      <w:r>
        <w:rPr>
          <w:spacing w:val="-7"/>
          <w:sz w:val="18"/>
        </w:rPr>
        <w:t xml:space="preserve"> </w:t>
      </w:r>
      <w:r>
        <w:rPr>
          <w:sz w:val="18"/>
        </w:rPr>
        <w:t>all applicable local, state, and federal laws, codes, and regulations, including but not limited to laws and regulations related to health, safety, the environment,</w:t>
      </w:r>
      <w:r>
        <w:rPr>
          <w:spacing w:val="-2"/>
          <w:sz w:val="18"/>
        </w:rPr>
        <w:t xml:space="preserve"> </w:t>
      </w:r>
      <w:r>
        <w:rPr>
          <w:sz w:val="18"/>
        </w:rPr>
        <w:t>working</w:t>
      </w:r>
      <w:r>
        <w:rPr>
          <w:spacing w:val="-2"/>
          <w:sz w:val="18"/>
        </w:rPr>
        <w:t xml:space="preserve"> </w:t>
      </w:r>
      <w:r>
        <w:rPr>
          <w:sz w:val="18"/>
        </w:rPr>
        <w:t>conditions,</w:t>
      </w:r>
      <w:r>
        <w:rPr>
          <w:spacing w:val="-2"/>
          <w:sz w:val="18"/>
        </w:rPr>
        <w:t xml:space="preserve"> </w:t>
      </w:r>
      <w:r>
        <w:rPr>
          <w:sz w:val="18"/>
        </w:rPr>
        <w:t>and</w:t>
      </w:r>
      <w:r>
        <w:rPr>
          <w:spacing w:val="-2"/>
          <w:sz w:val="18"/>
        </w:rPr>
        <w:t xml:space="preserve"> </w:t>
      </w:r>
      <w:r>
        <w:rPr>
          <w:sz w:val="18"/>
        </w:rPr>
        <w:t>wages.</w:t>
      </w:r>
      <w:r>
        <w:rPr>
          <w:spacing w:val="-2"/>
          <w:sz w:val="18"/>
        </w:rPr>
        <w:t xml:space="preserve"> </w:t>
      </w:r>
      <w:r>
        <w:rPr>
          <w:sz w:val="18"/>
        </w:rPr>
        <w:t>Without</w:t>
      </w:r>
      <w:r>
        <w:rPr>
          <w:spacing w:val="-2"/>
          <w:sz w:val="18"/>
        </w:rPr>
        <w:t xml:space="preserve"> </w:t>
      </w:r>
      <w:r>
        <w:rPr>
          <w:sz w:val="18"/>
        </w:rPr>
        <w:t>limiting</w:t>
      </w:r>
      <w:r>
        <w:rPr>
          <w:spacing w:val="-3"/>
          <w:sz w:val="18"/>
        </w:rPr>
        <w:t xml:space="preserve"> </w:t>
      </w:r>
      <w:r>
        <w:rPr>
          <w:sz w:val="18"/>
        </w:rPr>
        <w:t>the</w:t>
      </w:r>
      <w:r>
        <w:rPr>
          <w:spacing w:val="-2"/>
          <w:sz w:val="18"/>
        </w:rPr>
        <w:t xml:space="preserve"> </w:t>
      </w:r>
      <w:r>
        <w:rPr>
          <w:sz w:val="18"/>
        </w:rPr>
        <w:t>generality</w:t>
      </w:r>
      <w:r>
        <w:rPr>
          <w:spacing w:val="-3"/>
          <w:sz w:val="18"/>
        </w:rPr>
        <w:t xml:space="preserve"> </w:t>
      </w:r>
      <w:r>
        <w:rPr>
          <w:sz w:val="18"/>
        </w:rPr>
        <w:t>of</w:t>
      </w:r>
      <w:r>
        <w:rPr>
          <w:spacing w:val="-2"/>
          <w:sz w:val="18"/>
        </w:rPr>
        <w:t xml:space="preserve"> </w:t>
      </w:r>
      <w:r>
        <w:rPr>
          <w:sz w:val="18"/>
        </w:rPr>
        <w:t>the</w:t>
      </w:r>
      <w:r>
        <w:rPr>
          <w:spacing w:val="-2"/>
          <w:sz w:val="18"/>
        </w:rPr>
        <w:t xml:space="preserve"> </w:t>
      </w:r>
      <w:r>
        <w:rPr>
          <w:sz w:val="18"/>
        </w:rPr>
        <w:t>foregoing,</w:t>
      </w:r>
      <w:r>
        <w:rPr>
          <w:spacing w:val="-2"/>
          <w:sz w:val="18"/>
        </w:rPr>
        <w:t xml:space="preserve"> </w:t>
      </w:r>
      <w:r>
        <w:rPr>
          <w:sz w:val="18"/>
        </w:rPr>
        <w:t>Seller</w:t>
      </w:r>
      <w:r>
        <w:rPr>
          <w:spacing w:val="-2"/>
          <w:sz w:val="18"/>
        </w:rPr>
        <w:t xml:space="preserve"> </w:t>
      </w:r>
      <w:r>
        <w:rPr>
          <w:sz w:val="18"/>
        </w:rPr>
        <w:t>represents</w:t>
      </w:r>
      <w:r>
        <w:rPr>
          <w:spacing w:val="-2"/>
          <w:sz w:val="18"/>
        </w:rPr>
        <w:t xml:space="preserve"> </w:t>
      </w:r>
      <w:r>
        <w:rPr>
          <w:sz w:val="18"/>
        </w:rPr>
        <w:t>and</w:t>
      </w:r>
      <w:r>
        <w:rPr>
          <w:spacing w:val="-3"/>
          <w:sz w:val="18"/>
        </w:rPr>
        <w:t xml:space="preserve"> </w:t>
      </w:r>
      <w:r>
        <w:rPr>
          <w:sz w:val="18"/>
        </w:rPr>
        <w:t>warrants</w:t>
      </w:r>
      <w:r>
        <w:rPr>
          <w:spacing w:val="-2"/>
          <w:sz w:val="18"/>
        </w:rPr>
        <w:t xml:space="preserve"> </w:t>
      </w:r>
      <w:r>
        <w:rPr>
          <w:sz w:val="18"/>
        </w:rPr>
        <w:t>that</w:t>
      </w:r>
      <w:r>
        <w:rPr>
          <w:spacing w:val="-2"/>
          <w:sz w:val="18"/>
        </w:rPr>
        <w:t xml:space="preserve"> </w:t>
      </w:r>
      <w:r>
        <w:rPr>
          <w:sz w:val="18"/>
        </w:rPr>
        <w:t>it</w:t>
      </w:r>
      <w:r>
        <w:rPr>
          <w:spacing w:val="-2"/>
          <w:sz w:val="18"/>
        </w:rPr>
        <w:t xml:space="preserve"> </w:t>
      </w:r>
      <w:r>
        <w:rPr>
          <w:sz w:val="18"/>
        </w:rPr>
        <w:t>shall</w:t>
      </w:r>
      <w:r>
        <w:rPr>
          <w:spacing w:val="-2"/>
          <w:sz w:val="18"/>
        </w:rPr>
        <w:t xml:space="preserve"> </w:t>
      </w:r>
      <w:r>
        <w:rPr>
          <w:sz w:val="18"/>
        </w:rPr>
        <w:t>furnish only</w:t>
      </w:r>
      <w:r>
        <w:rPr>
          <w:spacing w:val="-1"/>
          <w:sz w:val="18"/>
        </w:rPr>
        <w:t xml:space="preserve"> </w:t>
      </w:r>
      <w:r>
        <w:rPr>
          <w:sz w:val="18"/>
        </w:rPr>
        <w:t>goods</w:t>
      </w:r>
      <w:r>
        <w:rPr>
          <w:spacing w:val="-2"/>
          <w:sz w:val="18"/>
        </w:rPr>
        <w:t xml:space="preserve"> </w:t>
      </w:r>
      <w:r>
        <w:rPr>
          <w:sz w:val="18"/>
        </w:rPr>
        <w:t>or</w:t>
      </w:r>
      <w:r>
        <w:rPr>
          <w:spacing w:val="-2"/>
          <w:sz w:val="18"/>
        </w:rPr>
        <w:t xml:space="preserve"> </w:t>
      </w:r>
      <w:r>
        <w:rPr>
          <w:sz w:val="18"/>
        </w:rPr>
        <w:t>materials</w:t>
      </w:r>
      <w:r>
        <w:rPr>
          <w:spacing w:val="-2"/>
          <w:sz w:val="18"/>
        </w:rPr>
        <w:t xml:space="preserve"> </w:t>
      </w:r>
      <w:r>
        <w:rPr>
          <w:sz w:val="18"/>
        </w:rPr>
        <w:t>that</w:t>
      </w:r>
      <w:r>
        <w:rPr>
          <w:spacing w:val="-1"/>
          <w:sz w:val="18"/>
        </w:rPr>
        <w:t xml:space="preserve"> </w:t>
      </w:r>
      <w:r>
        <w:rPr>
          <w:sz w:val="18"/>
        </w:rPr>
        <w:t>comply</w:t>
      </w:r>
      <w:r>
        <w:rPr>
          <w:spacing w:val="-1"/>
          <w:sz w:val="18"/>
        </w:rPr>
        <w:t xml:space="preserve"> </w:t>
      </w:r>
      <w:r>
        <w:rPr>
          <w:sz w:val="18"/>
        </w:rPr>
        <w:t>with</w:t>
      </w:r>
      <w:r>
        <w:rPr>
          <w:spacing w:val="-3"/>
          <w:sz w:val="18"/>
        </w:rPr>
        <w:t xml:space="preserve"> </w:t>
      </w:r>
      <w:r>
        <w:rPr>
          <w:sz w:val="18"/>
        </w:rPr>
        <w:t>the</w:t>
      </w:r>
      <w:r>
        <w:rPr>
          <w:spacing w:val="-1"/>
          <w:sz w:val="18"/>
        </w:rPr>
        <w:t xml:space="preserve"> </w:t>
      </w:r>
      <w:r>
        <w:rPr>
          <w:sz w:val="18"/>
        </w:rPr>
        <w:t>Occupational</w:t>
      </w:r>
      <w:r>
        <w:rPr>
          <w:spacing w:val="-1"/>
          <w:sz w:val="18"/>
        </w:rPr>
        <w:t xml:space="preserve"> </w:t>
      </w:r>
      <w:r>
        <w:rPr>
          <w:sz w:val="18"/>
        </w:rPr>
        <w:t>Safety</w:t>
      </w:r>
      <w:r>
        <w:rPr>
          <w:spacing w:val="-4"/>
          <w:sz w:val="18"/>
        </w:rPr>
        <w:t xml:space="preserve"> </w:t>
      </w:r>
      <w:r>
        <w:rPr>
          <w:sz w:val="18"/>
        </w:rPr>
        <w:t>and</w:t>
      </w:r>
      <w:r>
        <w:rPr>
          <w:spacing w:val="-1"/>
          <w:sz w:val="18"/>
        </w:rPr>
        <w:t xml:space="preserve"> </w:t>
      </w:r>
      <w:r>
        <w:rPr>
          <w:sz w:val="18"/>
        </w:rPr>
        <w:t>Health</w:t>
      </w:r>
      <w:r>
        <w:rPr>
          <w:spacing w:val="-2"/>
          <w:sz w:val="18"/>
        </w:rPr>
        <w:t xml:space="preserve"> </w:t>
      </w:r>
      <w:r>
        <w:rPr>
          <w:sz w:val="18"/>
        </w:rPr>
        <w:t>Act,</w:t>
      </w:r>
      <w:r>
        <w:rPr>
          <w:spacing w:val="-2"/>
          <w:sz w:val="18"/>
        </w:rPr>
        <w:t xml:space="preserve"> </w:t>
      </w:r>
      <w:r>
        <w:rPr>
          <w:sz w:val="18"/>
        </w:rPr>
        <w:t>the</w:t>
      </w:r>
      <w:r>
        <w:rPr>
          <w:spacing w:val="-1"/>
          <w:sz w:val="18"/>
        </w:rPr>
        <w:t xml:space="preserve"> </w:t>
      </w:r>
      <w:r>
        <w:rPr>
          <w:sz w:val="18"/>
        </w:rPr>
        <w:t>Fair</w:t>
      </w:r>
      <w:r>
        <w:rPr>
          <w:spacing w:val="-2"/>
          <w:sz w:val="18"/>
        </w:rPr>
        <w:t xml:space="preserve"> </w:t>
      </w:r>
      <w:r>
        <w:rPr>
          <w:sz w:val="18"/>
        </w:rPr>
        <w:t>Labor</w:t>
      </w:r>
      <w:r>
        <w:rPr>
          <w:spacing w:val="-1"/>
          <w:sz w:val="18"/>
        </w:rPr>
        <w:t xml:space="preserve"> </w:t>
      </w:r>
      <w:r>
        <w:rPr>
          <w:sz w:val="18"/>
        </w:rPr>
        <w:t>Standards</w:t>
      </w:r>
      <w:r>
        <w:rPr>
          <w:spacing w:val="-1"/>
          <w:sz w:val="18"/>
        </w:rPr>
        <w:t xml:space="preserve"> </w:t>
      </w:r>
      <w:r>
        <w:rPr>
          <w:sz w:val="18"/>
        </w:rPr>
        <w:t>Act,</w:t>
      </w:r>
      <w:r>
        <w:rPr>
          <w:spacing w:val="-2"/>
          <w:sz w:val="18"/>
        </w:rPr>
        <w:t xml:space="preserve"> </w:t>
      </w:r>
      <w:r>
        <w:rPr>
          <w:sz w:val="18"/>
        </w:rPr>
        <w:t>and</w:t>
      </w:r>
      <w:r>
        <w:rPr>
          <w:spacing w:val="-2"/>
          <w:sz w:val="18"/>
        </w:rPr>
        <w:t xml:space="preserve"> </w:t>
      </w:r>
      <w:r>
        <w:rPr>
          <w:sz w:val="18"/>
        </w:rPr>
        <w:t>all</w:t>
      </w:r>
      <w:r>
        <w:rPr>
          <w:spacing w:val="-1"/>
          <w:sz w:val="18"/>
        </w:rPr>
        <w:t xml:space="preserve"> </w:t>
      </w:r>
      <w:r>
        <w:rPr>
          <w:sz w:val="18"/>
        </w:rPr>
        <w:t>other</w:t>
      </w:r>
      <w:r>
        <w:rPr>
          <w:spacing w:val="-2"/>
          <w:sz w:val="18"/>
        </w:rPr>
        <w:t xml:space="preserve"> </w:t>
      </w:r>
      <w:r>
        <w:rPr>
          <w:sz w:val="18"/>
        </w:rPr>
        <w:t>applicable</w:t>
      </w:r>
      <w:r>
        <w:rPr>
          <w:spacing w:val="-1"/>
          <w:sz w:val="18"/>
        </w:rPr>
        <w:t xml:space="preserve"> </w:t>
      </w:r>
      <w:r>
        <w:rPr>
          <w:sz w:val="18"/>
        </w:rPr>
        <w:t>federal, state, municipal, or local laws, rules, regulations, orders, decisions or permits of any relevant jurisdiction relating to employment (including, to the</w:t>
      </w:r>
      <w:r>
        <w:rPr>
          <w:spacing w:val="-1"/>
          <w:sz w:val="18"/>
        </w:rPr>
        <w:t xml:space="preserve"> </w:t>
      </w:r>
      <w:r>
        <w:rPr>
          <w:sz w:val="18"/>
        </w:rPr>
        <w:t>extent applicable,</w:t>
      </w:r>
      <w:r>
        <w:rPr>
          <w:spacing w:val="-1"/>
          <w:sz w:val="18"/>
        </w:rPr>
        <w:t xml:space="preserve"> </w:t>
      </w:r>
      <w:r>
        <w:rPr>
          <w:sz w:val="18"/>
        </w:rPr>
        <w:t>Executive</w:t>
      </w:r>
      <w:r>
        <w:rPr>
          <w:spacing w:val="-1"/>
          <w:sz w:val="18"/>
        </w:rPr>
        <w:t xml:space="preserve"> </w:t>
      </w:r>
      <w:r>
        <w:rPr>
          <w:sz w:val="18"/>
        </w:rPr>
        <w:t>Orders 11246 and 41 CFR Chapter</w:t>
      </w:r>
      <w:r>
        <w:rPr>
          <w:spacing w:val="-1"/>
          <w:sz w:val="18"/>
        </w:rPr>
        <w:t xml:space="preserve"> </w:t>
      </w:r>
      <w:r>
        <w:rPr>
          <w:sz w:val="18"/>
        </w:rPr>
        <w:t>60). Buyer</w:t>
      </w:r>
      <w:r>
        <w:rPr>
          <w:spacing w:val="-1"/>
          <w:sz w:val="18"/>
        </w:rPr>
        <w:t xml:space="preserve"> </w:t>
      </w:r>
      <w:r>
        <w:rPr>
          <w:sz w:val="18"/>
        </w:rPr>
        <w:t xml:space="preserve">has a </w:t>
      </w:r>
      <w:proofErr w:type="gramStart"/>
      <w:r>
        <w:rPr>
          <w:sz w:val="18"/>
        </w:rPr>
        <w:t>zero</w:t>
      </w:r>
      <w:r>
        <w:rPr>
          <w:spacing w:val="-1"/>
          <w:sz w:val="18"/>
        </w:rPr>
        <w:t xml:space="preserve"> </w:t>
      </w:r>
      <w:r>
        <w:rPr>
          <w:sz w:val="18"/>
        </w:rPr>
        <w:t>tolerance</w:t>
      </w:r>
      <w:proofErr w:type="gramEnd"/>
      <w:r>
        <w:rPr>
          <w:sz w:val="18"/>
        </w:rPr>
        <w:t xml:space="preserve"> policy</w:t>
      </w:r>
      <w:r>
        <w:rPr>
          <w:spacing w:val="-1"/>
          <w:sz w:val="18"/>
        </w:rPr>
        <w:t xml:space="preserve"> </w:t>
      </w:r>
      <w:r>
        <w:rPr>
          <w:sz w:val="18"/>
        </w:rPr>
        <w:t>prohibiting harassment of any kind</w:t>
      </w:r>
      <w:r>
        <w:rPr>
          <w:spacing w:val="-1"/>
          <w:sz w:val="18"/>
        </w:rPr>
        <w:t xml:space="preserve"> </w:t>
      </w:r>
      <w:r>
        <w:rPr>
          <w:sz w:val="18"/>
        </w:rPr>
        <w:t>at its locations. Seller also agrees to make such reports to Buyer as may be required, including certification of affirmative action. Any violation by Seller,</w:t>
      </w:r>
      <w:r>
        <w:rPr>
          <w:spacing w:val="-4"/>
          <w:sz w:val="18"/>
        </w:rPr>
        <w:t xml:space="preserve"> </w:t>
      </w:r>
      <w:r>
        <w:rPr>
          <w:sz w:val="18"/>
        </w:rPr>
        <w:t>its</w:t>
      </w:r>
      <w:r>
        <w:rPr>
          <w:spacing w:val="-5"/>
          <w:sz w:val="18"/>
        </w:rPr>
        <w:t xml:space="preserve"> </w:t>
      </w:r>
      <w:r>
        <w:rPr>
          <w:sz w:val="18"/>
        </w:rPr>
        <w:t>agents,</w:t>
      </w:r>
      <w:r>
        <w:rPr>
          <w:spacing w:val="-4"/>
          <w:sz w:val="18"/>
        </w:rPr>
        <w:t xml:space="preserve"> </w:t>
      </w:r>
      <w:r>
        <w:rPr>
          <w:sz w:val="18"/>
        </w:rPr>
        <w:t>employees,</w:t>
      </w:r>
      <w:r>
        <w:rPr>
          <w:spacing w:val="-4"/>
          <w:sz w:val="18"/>
        </w:rPr>
        <w:t xml:space="preserve"> </w:t>
      </w:r>
      <w:proofErr w:type="gramStart"/>
      <w:r>
        <w:rPr>
          <w:sz w:val="18"/>
        </w:rPr>
        <w:t>representatives</w:t>
      </w:r>
      <w:proofErr w:type="gramEnd"/>
      <w:r>
        <w:rPr>
          <w:spacing w:val="-6"/>
          <w:sz w:val="18"/>
        </w:rPr>
        <w:t xml:space="preserve"> </w:t>
      </w:r>
      <w:r>
        <w:rPr>
          <w:sz w:val="18"/>
        </w:rPr>
        <w:t>or</w:t>
      </w:r>
      <w:r>
        <w:rPr>
          <w:spacing w:val="-4"/>
          <w:sz w:val="18"/>
        </w:rPr>
        <w:t xml:space="preserve"> </w:t>
      </w:r>
      <w:r>
        <w:rPr>
          <w:sz w:val="18"/>
        </w:rPr>
        <w:t>subcontractors</w:t>
      </w:r>
      <w:r>
        <w:rPr>
          <w:spacing w:val="-3"/>
          <w:sz w:val="18"/>
        </w:rPr>
        <w:t xml:space="preserve"> </w:t>
      </w:r>
      <w:r>
        <w:rPr>
          <w:sz w:val="18"/>
        </w:rPr>
        <w:t>of</w:t>
      </w:r>
      <w:r>
        <w:rPr>
          <w:spacing w:val="-4"/>
          <w:sz w:val="18"/>
        </w:rPr>
        <w:t xml:space="preserve"> </w:t>
      </w:r>
      <w:r>
        <w:rPr>
          <w:sz w:val="18"/>
        </w:rPr>
        <w:t>any</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foregoing</w:t>
      </w:r>
      <w:r>
        <w:rPr>
          <w:spacing w:val="-1"/>
          <w:sz w:val="18"/>
        </w:rPr>
        <w:t xml:space="preserve"> </w:t>
      </w:r>
      <w:r>
        <w:rPr>
          <w:sz w:val="18"/>
        </w:rPr>
        <w:t>shall</w:t>
      </w:r>
      <w:r>
        <w:rPr>
          <w:spacing w:val="-3"/>
          <w:sz w:val="18"/>
        </w:rPr>
        <w:t xml:space="preserve"> </w:t>
      </w:r>
      <w:r>
        <w:rPr>
          <w:sz w:val="18"/>
        </w:rPr>
        <w:t>be</w:t>
      </w:r>
      <w:r>
        <w:rPr>
          <w:spacing w:val="-4"/>
          <w:sz w:val="18"/>
        </w:rPr>
        <w:t xml:space="preserve"> </w:t>
      </w:r>
      <w:r>
        <w:rPr>
          <w:sz w:val="18"/>
        </w:rPr>
        <w:t>deemed</w:t>
      </w:r>
      <w:r>
        <w:rPr>
          <w:spacing w:val="-4"/>
          <w:sz w:val="18"/>
        </w:rPr>
        <w:t xml:space="preserve"> </w:t>
      </w:r>
      <w:r>
        <w:rPr>
          <w:sz w:val="18"/>
        </w:rPr>
        <w:t>a</w:t>
      </w:r>
      <w:r>
        <w:rPr>
          <w:spacing w:val="-3"/>
          <w:sz w:val="18"/>
        </w:rPr>
        <w:t xml:space="preserve"> </w:t>
      </w:r>
      <w:r>
        <w:rPr>
          <w:sz w:val="18"/>
        </w:rPr>
        <w:t>breach</w:t>
      </w:r>
      <w:r>
        <w:rPr>
          <w:spacing w:val="-4"/>
          <w:sz w:val="18"/>
        </w:rPr>
        <w:t xml:space="preserve"> </w:t>
      </w:r>
      <w:r>
        <w:rPr>
          <w:sz w:val="18"/>
        </w:rPr>
        <w:t>of</w:t>
      </w:r>
      <w:r>
        <w:rPr>
          <w:spacing w:val="-3"/>
          <w:sz w:val="18"/>
        </w:rPr>
        <w:t xml:space="preserve"> </w:t>
      </w:r>
      <w:r>
        <w:rPr>
          <w:sz w:val="18"/>
        </w:rPr>
        <w:t>Seller’s</w:t>
      </w:r>
      <w:r>
        <w:rPr>
          <w:spacing w:val="-4"/>
          <w:sz w:val="18"/>
        </w:rPr>
        <w:t xml:space="preserve"> </w:t>
      </w:r>
      <w:r>
        <w:rPr>
          <w:sz w:val="18"/>
        </w:rPr>
        <w:t>obligations</w:t>
      </w:r>
      <w:r>
        <w:rPr>
          <w:spacing w:val="-4"/>
          <w:sz w:val="18"/>
        </w:rPr>
        <w:t xml:space="preserve"> </w:t>
      </w:r>
      <w:r>
        <w:rPr>
          <w:sz w:val="18"/>
        </w:rPr>
        <w:t>hereunder and Buyer may terminate this Agreement (without penalty and without any payment otherwise payable to Seller pursuant to paragraph 5) at any time</w:t>
      </w:r>
      <w:r>
        <w:rPr>
          <w:spacing w:val="-9"/>
          <w:sz w:val="18"/>
        </w:rPr>
        <w:t xml:space="preserve"> </w:t>
      </w:r>
      <w:r>
        <w:rPr>
          <w:sz w:val="18"/>
        </w:rPr>
        <w:t>thereafter.</w:t>
      </w:r>
      <w:r>
        <w:rPr>
          <w:spacing w:val="-10"/>
          <w:sz w:val="18"/>
        </w:rPr>
        <w:t xml:space="preserve"> </w:t>
      </w:r>
      <w:r>
        <w:rPr>
          <w:sz w:val="18"/>
        </w:rPr>
        <w:t>Seller</w:t>
      </w:r>
      <w:r>
        <w:rPr>
          <w:spacing w:val="-8"/>
          <w:sz w:val="18"/>
        </w:rPr>
        <w:t xml:space="preserve"> </w:t>
      </w:r>
      <w:r>
        <w:rPr>
          <w:sz w:val="18"/>
        </w:rPr>
        <w:t>shall</w:t>
      </w:r>
      <w:r>
        <w:rPr>
          <w:spacing w:val="-8"/>
          <w:sz w:val="18"/>
        </w:rPr>
        <w:t xml:space="preserve"> </w:t>
      </w:r>
      <w:r>
        <w:rPr>
          <w:sz w:val="18"/>
        </w:rPr>
        <w:t>correct</w:t>
      </w:r>
      <w:r>
        <w:rPr>
          <w:spacing w:val="-8"/>
          <w:sz w:val="18"/>
        </w:rPr>
        <w:t xml:space="preserve"> </w:t>
      </w:r>
      <w:r>
        <w:rPr>
          <w:sz w:val="18"/>
        </w:rPr>
        <w:t>any</w:t>
      </w:r>
      <w:r>
        <w:rPr>
          <w:spacing w:val="-8"/>
          <w:sz w:val="18"/>
        </w:rPr>
        <w:t xml:space="preserve"> </w:t>
      </w:r>
      <w:r>
        <w:rPr>
          <w:sz w:val="18"/>
        </w:rPr>
        <w:t>such</w:t>
      </w:r>
      <w:r>
        <w:rPr>
          <w:spacing w:val="-8"/>
          <w:sz w:val="18"/>
        </w:rPr>
        <w:t xml:space="preserve"> </w:t>
      </w:r>
      <w:r>
        <w:rPr>
          <w:sz w:val="18"/>
        </w:rPr>
        <w:t>violation</w:t>
      </w:r>
      <w:r>
        <w:rPr>
          <w:spacing w:val="-8"/>
          <w:sz w:val="18"/>
        </w:rPr>
        <w:t xml:space="preserve"> </w:t>
      </w:r>
      <w:r>
        <w:rPr>
          <w:sz w:val="18"/>
        </w:rPr>
        <w:t>at</w:t>
      </w:r>
      <w:r>
        <w:rPr>
          <w:spacing w:val="-9"/>
          <w:sz w:val="18"/>
        </w:rPr>
        <w:t xml:space="preserve"> </w:t>
      </w:r>
      <w:r>
        <w:rPr>
          <w:sz w:val="18"/>
        </w:rPr>
        <w:t>its</w:t>
      </w:r>
      <w:r>
        <w:rPr>
          <w:spacing w:val="-9"/>
          <w:sz w:val="18"/>
        </w:rPr>
        <w:t xml:space="preserve"> </w:t>
      </w:r>
      <w:r>
        <w:rPr>
          <w:sz w:val="18"/>
        </w:rPr>
        <w:t>sole</w:t>
      </w:r>
      <w:r>
        <w:rPr>
          <w:spacing w:val="-9"/>
          <w:sz w:val="18"/>
        </w:rPr>
        <w:t xml:space="preserve"> </w:t>
      </w:r>
      <w:r>
        <w:rPr>
          <w:sz w:val="18"/>
        </w:rPr>
        <w:t>expense,</w:t>
      </w:r>
      <w:r>
        <w:rPr>
          <w:spacing w:val="-8"/>
          <w:sz w:val="18"/>
        </w:rPr>
        <w:t xml:space="preserve"> </w:t>
      </w:r>
      <w:r>
        <w:rPr>
          <w:sz w:val="18"/>
        </w:rPr>
        <w:t>and</w:t>
      </w:r>
      <w:r>
        <w:rPr>
          <w:spacing w:val="-9"/>
          <w:sz w:val="18"/>
        </w:rPr>
        <w:t xml:space="preserve"> </w:t>
      </w:r>
      <w:r>
        <w:rPr>
          <w:sz w:val="18"/>
        </w:rPr>
        <w:t>defend,</w:t>
      </w:r>
      <w:r>
        <w:rPr>
          <w:spacing w:val="-8"/>
          <w:sz w:val="18"/>
        </w:rPr>
        <w:t xml:space="preserve"> </w:t>
      </w:r>
      <w:r>
        <w:rPr>
          <w:sz w:val="18"/>
        </w:rPr>
        <w:t>indemnify,</w:t>
      </w:r>
      <w:r>
        <w:rPr>
          <w:spacing w:val="-8"/>
          <w:sz w:val="18"/>
        </w:rPr>
        <w:t xml:space="preserve"> </w:t>
      </w:r>
      <w:r>
        <w:rPr>
          <w:sz w:val="18"/>
        </w:rPr>
        <w:t>and</w:t>
      </w:r>
      <w:r>
        <w:rPr>
          <w:spacing w:val="-8"/>
          <w:sz w:val="18"/>
        </w:rPr>
        <w:t xml:space="preserve"> </w:t>
      </w:r>
      <w:r>
        <w:rPr>
          <w:sz w:val="18"/>
        </w:rPr>
        <w:t>hold</w:t>
      </w:r>
      <w:r>
        <w:rPr>
          <w:spacing w:val="-8"/>
          <w:sz w:val="18"/>
        </w:rPr>
        <w:t xml:space="preserve"> </w:t>
      </w:r>
      <w:r>
        <w:rPr>
          <w:sz w:val="18"/>
        </w:rPr>
        <w:t>Buyer</w:t>
      </w:r>
      <w:r>
        <w:rPr>
          <w:spacing w:val="-8"/>
          <w:sz w:val="18"/>
        </w:rPr>
        <w:t xml:space="preserve"> </w:t>
      </w:r>
      <w:r>
        <w:rPr>
          <w:sz w:val="18"/>
        </w:rPr>
        <w:t>and</w:t>
      </w:r>
      <w:r>
        <w:rPr>
          <w:spacing w:val="-9"/>
          <w:sz w:val="18"/>
        </w:rPr>
        <w:t xml:space="preserve"> </w:t>
      </w:r>
      <w:r>
        <w:rPr>
          <w:sz w:val="18"/>
        </w:rPr>
        <w:t>each</w:t>
      </w:r>
      <w:r>
        <w:rPr>
          <w:spacing w:val="-8"/>
          <w:sz w:val="18"/>
        </w:rPr>
        <w:t xml:space="preserve"> </w:t>
      </w:r>
      <w:r>
        <w:rPr>
          <w:sz w:val="18"/>
        </w:rPr>
        <w:t>Buyer</w:t>
      </w:r>
      <w:r>
        <w:rPr>
          <w:spacing w:val="-8"/>
          <w:sz w:val="18"/>
        </w:rPr>
        <w:t xml:space="preserve"> </w:t>
      </w:r>
      <w:r>
        <w:rPr>
          <w:sz w:val="18"/>
        </w:rPr>
        <w:t>affiliate</w:t>
      </w:r>
      <w:r>
        <w:rPr>
          <w:spacing w:val="-8"/>
          <w:sz w:val="18"/>
        </w:rPr>
        <w:t xml:space="preserve"> </w:t>
      </w:r>
      <w:r>
        <w:rPr>
          <w:sz w:val="18"/>
        </w:rPr>
        <w:t xml:space="preserve">harmless from any claims, costs (including reasonable attorneys’ fees incurred), fines, penalties, expenses, liabilities, or losses on account of any such </w:t>
      </w:r>
      <w:r>
        <w:rPr>
          <w:spacing w:val="-2"/>
          <w:sz w:val="18"/>
        </w:rPr>
        <w:t>violation.</w:t>
      </w:r>
    </w:p>
    <w:p w14:paraId="3212EEDD" w14:textId="77777777" w:rsidR="00F27A5B" w:rsidRDefault="00F27A5B">
      <w:pPr>
        <w:pStyle w:val="BodyText"/>
        <w:ind w:left="0" w:firstLine="0"/>
        <w:jc w:val="left"/>
      </w:pPr>
    </w:p>
    <w:p w14:paraId="3212EEDE" w14:textId="77777777" w:rsidR="00F27A5B" w:rsidRDefault="00000000">
      <w:pPr>
        <w:pStyle w:val="ListParagraph"/>
        <w:numPr>
          <w:ilvl w:val="0"/>
          <w:numId w:val="2"/>
        </w:numPr>
        <w:tabs>
          <w:tab w:val="left" w:pos="476"/>
        </w:tabs>
        <w:spacing w:before="0"/>
        <w:ind w:left="475" w:right="210"/>
        <w:jc w:val="both"/>
        <w:rPr>
          <w:sz w:val="18"/>
        </w:rPr>
      </w:pPr>
      <w:r>
        <w:rPr>
          <w:b/>
          <w:sz w:val="18"/>
        </w:rPr>
        <w:t>Insurance.</w:t>
      </w:r>
      <w:r>
        <w:rPr>
          <w:b/>
          <w:spacing w:val="40"/>
          <w:sz w:val="18"/>
        </w:rPr>
        <w:t xml:space="preserve"> </w:t>
      </w:r>
      <w:r>
        <w:rPr>
          <w:sz w:val="18"/>
        </w:rPr>
        <w:t>During the term of this Agreement and for a period of at least one year after completion of Seller’s obligations pursuant hereunder, Seller will maintain the following levels of insurance coverage with a reputable and financially sound insurance carrier: (a) Workers’ Compensation</w:t>
      </w:r>
      <w:r>
        <w:rPr>
          <w:spacing w:val="-10"/>
          <w:sz w:val="18"/>
        </w:rPr>
        <w:t xml:space="preserve"> </w:t>
      </w:r>
      <w:r>
        <w:rPr>
          <w:sz w:val="18"/>
        </w:rPr>
        <w:t>insurance</w:t>
      </w:r>
      <w:r>
        <w:rPr>
          <w:spacing w:val="-10"/>
          <w:sz w:val="18"/>
        </w:rPr>
        <w:t xml:space="preserve"> </w:t>
      </w:r>
      <w:r>
        <w:rPr>
          <w:sz w:val="18"/>
        </w:rPr>
        <w:t>as</w:t>
      </w:r>
      <w:r>
        <w:rPr>
          <w:spacing w:val="-9"/>
          <w:sz w:val="18"/>
        </w:rPr>
        <w:t xml:space="preserve"> </w:t>
      </w:r>
      <w:r>
        <w:rPr>
          <w:sz w:val="18"/>
        </w:rPr>
        <w:t>required</w:t>
      </w:r>
      <w:r>
        <w:rPr>
          <w:spacing w:val="-9"/>
          <w:sz w:val="18"/>
        </w:rPr>
        <w:t xml:space="preserve"> </w:t>
      </w:r>
      <w:r>
        <w:rPr>
          <w:sz w:val="18"/>
        </w:rPr>
        <w:t>by</w:t>
      </w:r>
      <w:r>
        <w:rPr>
          <w:spacing w:val="-10"/>
          <w:sz w:val="18"/>
        </w:rPr>
        <w:t xml:space="preserve"> </w:t>
      </w:r>
      <w:r>
        <w:rPr>
          <w:sz w:val="18"/>
        </w:rPr>
        <w:t>applicable</w:t>
      </w:r>
      <w:r>
        <w:rPr>
          <w:spacing w:val="-11"/>
          <w:sz w:val="18"/>
        </w:rPr>
        <w:t xml:space="preserve"> </w:t>
      </w:r>
      <w:r>
        <w:rPr>
          <w:sz w:val="18"/>
        </w:rPr>
        <w:t>law;</w:t>
      </w:r>
      <w:r>
        <w:rPr>
          <w:spacing w:val="-9"/>
          <w:sz w:val="18"/>
        </w:rPr>
        <w:t xml:space="preserve"> </w:t>
      </w:r>
      <w:r>
        <w:rPr>
          <w:sz w:val="18"/>
        </w:rPr>
        <w:t>(b)</w:t>
      </w:r>
      <w:r>
        <w:rPr>
          <w:spacing w:val="-10"/>
          <w:sz w:val="18"/>
        </w:rPr>
        <w:t xml:space="preserve"> </w:t>
      </w:r>
      <w:r>
        <w:rPr>
          <w:sz w:val="18"/>
        </w:rPr>
        <w:t>Employer’s</w:t>
      </w:r>
      <w:r>
        <w:rPr>
          <w:spacing w:val="-9"/>
          <w:sz w:val="18"/>
        </w:rPr>
        <w:t xml:space="preserve"> </w:t>
      </w:r>
      <w:r>
        <w:rPr>
          <w:sz w:val="18"/>
        </w:rPr>
        <w:t>Liability</w:t>
      </w:r>
      <w:r>
        <w:rPr>
          <w:spacing w:val="-10"/>
          <w:sz w:val="18"/>
        </w:rPr>
        <w:t xml:space="preserve"> </w:t>
      </w:r>
      <w:r>
        <w:rPr>
          <w:sz w:val="18"/>
        </w:rPr>
        <w:t>insurance</w:t>
      </w:r>
      <w:r>
        <w:rPr>
          <w:spacing w:val="-10"/>
          <w:sz w:val="18"/>
        </w:rPr>
        <w:t xml:space="preserve"> </w:t>
      </w:r>
      <w:r>
        <w:rPr>
          <w:sz w:val="18"/>
        </w:rPr>
        <w:t>with</w:t>
      </w:r>
      <w:r>
        <w:rPr>
          <w:spacing w:val="-10"/>
          <w:sz w:val="18"/>
        </w:rPr>
        <w:t xml:space="preserve"> </w:t>
      </w:r>
      <w:r>
        <w:rPr>
          <w:sz w:val="18"/>
        </w:rPr>
        <w:t>limits</w:t>
      </w:r>
      <w:r>
        <w:rPr>
          <w:spacing w:val="-10"/>
          <w:sz w:val="18"/>
        </w:rPr>
        <w:t xml:space="preserve"> </w:t>
      </w:r>
      <w:r>
        <w:rPr>
          <w:sz w:val="18"/>
        </w:rPr>
        <w:t>not</w:t>
      </w:r>
      <w:r>
        <w:rPr>
          <w:spacing w:val="-10"/>
          <w:sz w:val="18"/>
        </w:rPr>
        <w:t xml:space="preserve"> </w:t>
      </w:r>
      <w:r>
        <w:rPr>
          <w:sz w:val="18"/>
        </w:rPr>
        <w:t>less</w:t>
      </w:r>
      <w:r>
        <w:rPr>
          <w:spacing w:val="-9"/>
          <w:sz w:val="18"/>
        </w:rPr>
        <w:t xml:space="preserve"> </w:t>
      </w:r>
      <w:r>
        <w:rPr>
          <w:sz w:val="18"/>
        </w:rPr>
        <w:t>than</w:t>
      </w:r>
      <w:r>
        <w:rPr>
          <w:spacing w:val="-9"/>
          <w:sz w:val="18"/>
        </w:rPr>
        <w:t xml:space="preserve"> </w:t>
      </w:r>
      <w:r>
        <w:rPr>
          <w:sz w:val="18"/>
        </w:rPr>
        <w:t>US</w:t>
      </w:r>
      <w:r>
        <w:rPr>
          <w:spacing w:val="-10"/>
          <w:sz w:val="18"/>
        </w:rPr>
        <w:t xml:space="preserve"> </w:t>
      </w:r>
      <w:r>
        <w:rPr>
          <w:sz w:val="18"/>
        </w:rPr>
        <w:t>$1</w:t>
      </w:r>
      <w:r>
        <w:rPr>
          <w:spacing w:val="-9"/>
          <w:sz w:val="18"/>
        </w:rPr>
        <w:t xml:space="preserve"> </w:t>
      </w:r>
      <w:r>
        <w:rPr>
          <w:sz w:val="18"/>
        </w:rPr>
        <w:t>million;</w:t>
      </w:r>
      <w:r>
        <w:rPr>
          <w:spacing w:val="-10"/>
          <w:sz w:val="18"/>
        </w:rPr>
        <w:t xml:space="preserve"> </w:t>
      </w:r>
      <w:r>
        <w:rPr>
          <w:sz w:val="18"/>
        </w:rPr>
        <w:t>(c)</w:t>
      </w:r>
      <w:r>
        <w:rPr>
          <w:spacing w:val="-11"/>
          <w:sz w:val="18"/>
        </w:rPr>
        <w:t xml:space="preserve"> </w:t>
      </w:r>
      <w:r>
        <w:rPr>
          <w:sz w:val="18"/>
        </w:rPr>
        <w:t>Commercial General Liability, including Products and Completed Operations and Contractual Liability, with a minimum combined single limit of US $2 million per occurrence; (d) if Seller is using vehicles in the scope of services, Auto Liability insurance with a combined single limit of not less than</w:t>
      </w:r>
      <w:r>
        <w:rPr>
          <w:spacing w:val="-3"/>
          <w:sz w:val="18"/>
        </w:rPr>
        <w:t xml:space="preserve"> </w:t>
      </w:r>
      <w:r>
        <w:rPr>
          <w:sz w:val="18"/>
        </w:rPr>
        <w:t>US</w:t>
      </w:r>
      <w:r>
        <w:rPr>
          <w:spacing w:val="-3"/>
          <w:sz w:val="18"/>
        </w:rPr>
        <w:t xml:space="preserve"> </w:t>
      </w:r>
      <w:r>
        <w:rPr>
          <w:sz w:val="18"/>
        </w:rPr>
        <w:t>$1</w:t>
      </w:r>
      <w:r>
        <w:rPr>
          <w:spacing w:val="-4"/>
          <w:sz w:val="18"/>
        </w:rPr>
        <w:t xml:space="preserve"> </w:t>
      </w:r>
      <w:r>
        <w:rPr>
          <w:sz w:val="18"/>
        </w:rPr>
        <w:t>million;</w:t>
      </w:r>
      <w:r>
        <w:rPr>
          <w:spacing w:val="-3"/>
          <w:sz w:val="18"/>
        </w:rPr>
        <w:t xml:space="preserve"> </w:t>
      </w:r>
      <w:r>
        <w:rPr>
          <w:sz w:val="18"/>
        </w:rPr>
        <w:t>and</w:t>
      </w:r>
      <w:r>
        <w:rPr>
          <w:spacing w:val="-4"/>
          <w:sz w:val="18"/>
        </w:rPr>
        <w:t xml:space="preserve"> </w:t>
      </w:r>
      <w:r>
        <w:rPr>
          <w:sz w:val="18"/>
        </w:rPr>
        <w:t>(e)</w:t>
      </w:r>
      <w:r>
        <w:rPr>
          <w:spacing w:val="-4"/>
          <w:sz w:val="18"/>
        </w:rPr>
        <w:t xml:space="preserve"> </w:t>
      </w:r>
      <w:r>
        <w:rPr>
          <w:sz w:val="18"/>
        </w:rPr>
        <w:t>Excess</w:t>
      </w:r>
      <w:r>
        <w:rPr>
          <w:spacing w:val="-3"/>
          <w:sz w:val="18"/>
        </w:rPr>
        <w:t xml:space="preserve"> </w:t>
      </w:r>
      <w:r>
        <w:rPr>
          <w:sz w:val="18"/>
        </w:rPr>
        <w:t>Liability</w:t>
      </w:r>
      <w:r>
        <w:rPr>
          <w:spacing w:val="-4"/>
          <w:sz w:val="18"/>
        </w:rPr>
        <w:t xml:space="preserve"> </w:t>
      </w:r>
      <w:r>
        <w:rPr>
          <w:sz w:val="18"/>
        </w:rPr>
        <w:t>insurance</w:t>
      </w:r>
      <w:r>
        <w:rPr>
          <w:spacing w:val="-4"/>
          <w:sz w:val="18"/>
        </w:rPr>
        <w:t xml:space="preserve"> </w:t>
      </w:r>
      <w:r>
        <w:rPr>
          <w:sz w:val="18"/>
        </w:rPr>
        <w:t>with</w:t>
      </w:r>
      <w:r>
        <w:rPr>
          <w:spacing w:val="-4"/>
          <w:sz w:val="18"/>
        </w:rPr>
        <w:t xml:space="preserve"> </w:t>
      </w:r>
      <w:r>
        <w:rPr>
          <w:sz w:val="18"/>
        </w:rPr>
        <w:t>limits</w:t>
      </w:r>
      <w:r>
        <w:rPr>
          <w:spacing w:val="-5"/>
          <w:sz w:val="18"/>
        </w:rPr>
        <w:t xml:space="preserve"> </w:t>
      </w:r>
      <w:r>
        <w:rPr>
          <w:sz w:val="18"/>
        </w:rPr>
        <w:t>not</w:t>
      </w:r>
      <w:r>
        <w:rPr>
          <w:spacing w:val="-3"/>
          <w:sz w:val="18"/>
        </w:rPr>
        <w:t xml:space="preserve"> </w:t>
      </w:r>
      <w:r>
        <w:rPr>
          <w:sz w:val="18"/>
        </w:rPr>
        <w:t>less</w:t>
      </w:r>
      <w:r>
        <w:rPr>
          <w:spacing w:val="-3"/>
          <w:sz w:val="18"/>
        </w:rPr>
        <w:t xml:space="preserve"> </w:t>
      </w:r>
      <w:r>
        <w:rPr>
          <w:sz w:val="18"/>
        </w:rPr>
        <w:t>than</w:t>
      </w:r>
      <w:r>
        <w:rPr>
          <w:spacing w:val="-4"/>
          <w:sz w:val="18"/>
        </w:rPr>
        <w:t xml:space="preserve"> </w:t>
      </w:r>
      <w:r>
        <w:rPr>
          <w:sz w:val="18"/>
        </w:rPr>
        <w:t>US</w:t>
      </w:r>
      <w:r>
        <w:rPr>
          <w:spacing w:val="-3"/>
          <w:sz w:val="18"/>
        </w:rPr>
        <w:t xml:space="preserve"> </w:t>
      </w:r>
      <w:r>
        <w:rPr>
          <w:sz w:val="18"/>
        </w:rPr>
        <w:t>$5</w:t>
      </w:r>
      <w:r>
        <w:rPr>
          <w:spacing w:val="-3"/>
          <w:sz w:val="18"/>
        </w:rPr>
        <w:t xml:space="preserve"> </w:t>
      </w:r>
      <w:r>
        <w:rPr>
          <w:sz w:val="18"/>
        </w:rPr>
        <w:t>million.</w:t>
      </w:r>
      <w:r>
        <w:rPr>
          <w:spacing w:val="-2"/>
          <w:sz w:val="18"/>
        </w:rPr>
        <w:t xml:space="preserve"> </w:t>
      </w:r>
      <w:r>
        <w:rPr>
          <w:sz w:val="18"/>
        </w:rPr>
        <w:t>If</w:t>
      </w:r>
      <w:r>
        <w:rPr>
          <w:spacing w:val="-4"/>
          <w:sz w:val="18"/>
        </w:rPr>
        <w:t xml:space="preserve"> </w:t>
      </w:r>
      <w:r>
        <w:rPr>
          <w:sz w:val="18"/>
        </w:rPr>
        <w:t>Seller</w:t>
      </w:r>
      <w:r>
        <w:rPr>
          <w:spacing w:val="-4"/>
          <w:sz w:val="18"/>
        </w:rPr>
        <w:t xml:space="preserve"> </w:t>
      </w:r>
      <w:r>
        <w:rPr>
          <w:sz w:val="18"/>
        </w:rPr>
        <w:t>is</w:t>
      </w:r>
      <w:r>
        <w:rPr>
          <w:spacing w:val="-3"/>
          <w:sz w:val="18"/>
        </w:rPr>
        <w:t xml:space="preserve"> </w:t>
      </w:r>
      <w:r>
        <w:rPr>
          <w:sz w:val="18"/>
        </w:rPr>
        <w:t>providing</w:t>
      </w:r>
      <w:r>
        <w:rPr>
          <w:spacing w:val="-4"/>
          <w:sz w:val="18"/>
        </w:rPr>
        <w:t xml:space="preserve"> </w:t>
      </w:r>
      <w:r>
        <w:rPr>
          <w:sz w:val="18"/>
        </w:rPr>
        <w:t>professional</w:t>
      </w:r>
      <w:r>
        <w:rPr>
          <w:spacing w:val="-3"/>
          <w:sz w:val="18"/>
        </w:rPr>
        <w:t xml:space="preserve"> </w:t>
      </w:r>
      <w:r>
        <w:rPr>
          <w:sz w:val="18"/>
        </w:rPr>
        <w:t>services,</w:t>
      </w:r>
      <w:r>
        <w:rPr>
          <w:spacing w:val="-4"/>
          <w:sz w:val="18"/>
        </w:rPr>
        <w:t xml:space="preserve"> </w:t>
      </w:r>
      <w:r>
        <w:rPr>
          <w:sz w:val="18"/>
        </w:rPr>
        <w:t>it</w:t>
      </w:r>
      <w:r>
        <w:rPr>
          <w:spacing w:val="-4"/>
          <w:sz w:val="18"/>
        </w:rPr>
        <w:t xml:space="preserve"> </w:t>
      </w:r>
      <w:r>
        <w:rPr>
          <w:sz w:val="18"/>
        </w:rPr>
        <w:t xml:space="preserve">shall </w:t>
      </w:r>
      <w:r>
        <w:rPr>
          <w:sz w:val="18"/>
        </w:rPr>
        <w:lastRenderedPageBreak/>
        <w:t>obtain,</w:t>
      </w:r>
      <w:r>
        <w:rPr>
          <w:spacing w:val="-5"/>
          <w:sz w:val="18"/>
        </w:rPr>
        <w:t xml:space="preserve"> </w:t>
      </w:r>
      <w:r>
        <w:rPr>
          <w:sz w:val="20"/>
        </w:rPr>
        <w:t>in</w:t>
      </w:r>
      <w:r>
        <w:rPr>
          <w:spacing w:val="-6"/>
          <w:sz w:val="20"/>
        </w:rPr>
        <w:t xml:space="preserve"> </w:t>
      </w:r>
      <w:r>
        <w:rPr>
          <w:sz w:val="20"/>
        </w:rPr>
        <w:t>addition</w:t>
      </w:r>
      <w:r>
        <w:rPr>
          <w:spacing w:val="-7"/>
          <w:sz w:val="20"/>
        </w:rPr>
        <w:t xml:space="preserve"> </w:t>
      </w:r>
      <w:r>
        <w:rPr>
          <w:sz w:val="20"/>
        </w:rPr>
        <w:t>to</w:t>
      </w:r>
      <w:r>
        <w:rPr>
          <w:spacing w:val="-6"/>
          <w:sz w:val="20"/>
        </w:rPr>
        <w:t xml:space="preserve"> </w:t>
      </w:r>
      <w:r>
        <w:rPr>
          <w:sz w:val="20"/>
        </w:rPr>
        <w:t>the</w:t>
      </w:r>
      <w:r>
        <w:rPr>
          <w:spacing w:val="-8"/>
          <w:sz w:val="20"/>
        </w:rPr>
        <w:t xml:space="preserve"> </w:t>
      </w:r>
      <w:r>
        <w:rPr>
          <w:sz w:val="18"/>
        </w:rPr>
        <w:t>above,</w:t>
      </w:r>
      <w:r>
        <w:rPr>
          <w:spacing w:val="-5"/>
          <w:sz w:val="18"/>
        </w:rPr>
        <w:t xml:space="preserve"> </w:t>
      </w:r>
      <w:r>
        <w:rPr>
          <w:sz w:val="18"/>
        </w:rPr>
        <w:t>(f)</w:t>
      </w:r>
      <w:r>
        <w:rPr>
          <w:spacing w:val="-7"/>
          <w:sz w:val="18"/>
        </w:rPr>
        <w:t xml:space="preserve"> </w:t>
      </w:r>
      <w:r>
        <w:rPr>
          <w:sz w:val="18"/>
        </w:rPr>
        <w:t>Professional</w:t>
      </w:r>
      <w:r>
        <w:rPr>
          <w:spacing w:val="-8"/>
          <w:sz w:val="18"/>
        </w:rPr>
        <w:t xml:space="preserve"> </w:t>
      </w:r>
      <w:r>
        <w:rPr>
          <w:sz w:val="18"/>
        </w:rPr>
        <w:t>Liability/Errors</w:t>
      </w:r>
      <w:r>
        <w:rPr>
          <w:spacing w:val="-8"/>
          <w:sz w:val="18"/>
        </w:rPr>
        <w:t xml:space="preserve"> </w:t>
      </w:r>
      <w:r>
        <w:rPr>
          <w:sz w:val="18"/>
        </w:rPr>
        <w:t>and</w:t>
      </w:r>
      <w:r>
        <w:rPr>
          <w:spacing w:val="-5"/>
          <w:sz w:val="18"/>
        </w:rPr>
        <w:t xml:space="preserve"> </w:t>
      </w:r>
      <w:r>
        <w:rPr>
          <w:sz w:val="18"/>
        </w:rPr>
        <w:t>Omissions</w:t>
      </w:r>
      <w:r>
        <w:rPr>
          <w:spacing w:val="-5"/>
          <w:sz w:val="18"/>
        </w:rPr>
        <w:t xml:space="preserve"> </w:t>
      </w:r>
      <w:r>
        <w:rPr>
          <w:sz w:val="18"/>
        </w:rPr>
        <w:t>insurance</w:t>
      </w:r>
      <w:r>
        <w:rPr>
          <w:spacing w:val="-6"/>
          <w:sz w:val="18"/>
        </w:rPr>
        <w:t xml:space="preserve"> </w:t>
      </w:r>
      <w:r>
        <w:rPr>
          <w:sz w:val="18"/>
        </w:rPr>
        <w:t>with</w:t>
      </w:r>
      <w:r>
        <w:rPr>
          <w:spacing w:val="-7"/>
          <w:sz w:val="18"/>
        </w:rPr>
        <w:t xml:space="preserve"> </w:t>
      </w:r>
      <w:r>
        <w:rPr>
          <w:sz w:val="18"/>
        </w:rPr>
        <w:t>limits</w:t>
      </w:r>
      <w:r>
        <w:rPr>
          <w:spacing w:val="-5"/>
          <w:sz w:val="18"/>
        </w:rPr>
        <w:t xml:space="preserve"> </w:t>
      </w:r>
      <w:r>
        <w:rPr>
          <w:sz w:val="18"/>
        </w:rPr>
        <w:t>not</w:t>
      </w:r>
      <w:r>
        <w:rPr>
          <w:spacing w:val="-6"/>
          <w:sz w:val="18"/>
        </w:rPr>
        <w:t xml:space="preserve"> </w:t>
      </w:r>
      <w:r>
        <w:rPr>
          <w:sz w:val="18"/>
        </w:rPr>
        <w:t>less</w:t>
      </w:r>
      <w:r>
        <w:rPr>
          <w:spacing w:val="-7"/>
          <w:sz w:val="18"/>
        </w:rPr>
        <w:t xml:space="preserve"> </w:t>
      </w:r>
      <w:r>
        <w:rPr>
          <w:sz w:val="18"/>
        </w:rPr>
        <w:t>than</w:t>
      </w:r>
      <w:r>
        <w:rPr>
          <w:spacing w:val="-5"/>
          <w:sz w:val="18"/>
        </w:rPr>
        <w:t xml:space="preserve"> </w:t>
      </w:r>
      <w:r>
        <w:rPr>
          <w:sz w:val="18"/>
        </w:rPr>
        <w:t>US</w:t>
      </w:r>
      <w:r>
        <w:rPr>
          <w:spacing w:val="-6"/>
          <w:sz w:val="18"/>
        </w:rPr>
        <w:t xml:space="preserve"> </w:t>
      </w:r>
      <w:r>
        <w:rPr>
          <w:sz w:val="18"/>
        </w:rPr>
        <w:t>$1</w:t>
      </w:r>
      <w:r>
        <w:rPr>
          <w:spacing w:val="-7"/>
          <w:sz w:val="18"/>
        </w:rPr>
        <w:t xml:space="preserve"> </w:t>
      </w:r>
      <w:r>
        <w:rPr>
          <w:sz w:val="18"/>
        </w:rPr>
        <w:t>million;</w:t>
      </w:r>
      <w:r>
        <w:rPr>
          <w:spacing w:val="-6"/>
          <w:sz w:val="18"/>
        </w:rPr>
        <w:t xml:space="preserve"> </w:t>
      </w:r>
      <w:r>
        <w:rPr>
          <w:sz w:val="18"/>
        </w:rPr>
        <w:t>and</w:t>
      </w:r>
      <w:r>
        <w:rPr>
          <w:spacing w:val="-7"/>
          <w:sz w:val="18"/>
        </w:rPr>
        <w:t xml:space="preserve"> </w:t>
      </w:r>
      <w:r>
        <w:rPr>
          <w:sz w:val="18"/>
        </w:rPr>
        <w:t>(g)</w:t>
      </w:r>
      <w:r>
        <w:rPr>
          <w:spacing w:val="-7"/>
          <w:sz w:val="18"/>
        </w:rPr>
        <w:t xml:space="preserve"> </w:t>
      </w:r>
      <w:r>
        <w:rPr>
          <w:sz w:val="18"/>
        </w:rPr>
        <w:t>Cyber Liability/Network Security insurance with limits not less than US $1 million if said professional service involves sensitive Buyer data. Upon request,</w:t>
      </w:r>
      <w:r>
        <w:rPr>
          <w:spacing w:val="-4"/>
          <w:sz w:val="18"/>
        </w:rPr>
        <w:t xml:space="preserve"> </w:t>
      </w:r>
      <w:r>
        <w:rPr>
          <w:sz w:val="18"/>
        </w:rPr>
        <w:t>Seller</w:t>
      </w:r>
      <w:r>
        <w:rPr>
          <w:spacing w:val="-4"/>
          <w:sz w:val="18"/>
        </w:rPr>
        <w:t xml:space="preserve"> </w:t>
      </w:r>
      <w:r>
        <w:rPr>
          <w:sz w:val="18"/>
        </w:rPr>
        <w:t>will</w:t>
      </w:r>
      <w:r>
        <w:rPr>
          <w:spacing w:val="-4"/>
          <w:sz w:val="18"/>
        </w:rPr>
        <w:t xml:space="preserve"> </w:t>
      </w:r>
      <w:r>
        <w:rPr>
          <w:sz w:val="18"/>
        </w:rPr>
        <w:t>provide</w:t>
      </w:r>
      <w:r>
        <w:rPr>
          <w:spacing w:val="-4"/>
          <w:sz w:val="18"/>
        </w:rPr>
        <w:t xml:space="preserve"> </w:t>
      </w:r>
      <w:r>
        <w:rPr>
          <w:sz w:val="18"/>
        </w:rPr>
        <w:t>Buyer</w:t>
      </w:r>
      <w:r>
        <w:rPr>
          <w:spacing w:val="-4"/>
          <w:sz w:val="18"/>
        </w:rPr>
        <w:t xml:space="preserve"> </w:t>
      </w:r>
      <w:r>
        <w:rPr>
          <w:sz w:val="18"/>
        </w:rPr>
        <w:t>with</w:t>
      </w:r>
      <w:r>
        <w:rPr>
          <w:spacing w:val="-6"/>
          <w:sz w:val="18"/>
        </w:rPr>
        <w:t xml:space="preserve"> </w:t>
      </w:r>
      <w:r>
        <w:rPr>
          <w:sz w:val="18"/>
        </w:rPr>
        <w:t>an</w:t>
      </w:r>
      <w:r>
        <w:rPr>
          <w:spacing w:val="-4"/>
          <w:sz w:val="18"/>
        </w:rPr>
        <w:t xml:space="preserve"> </w:t>
      </w:r>
      <w:r>
        <w:rPr>
          <w:sz w:val="18"/>
        </w:rPr>
        <w:t>insurance</w:t>
      </w:r>
      <w:r>
        <w:rPr>
          <w:spacing w:val="-4"/>
          <w:sz w:val="18"/>
        </w:rPr>
        <w:t xml:space="preserve"> </w:t>
      </w:r>
      <w:r>
        <w:rPr>
          <w:sz w:val="18"/>
        </w:rPr>
        <w:t>certificate</w:t>
      </w:r>
      <w:r>
        <w:rPr>
          <w:spacing w:val="-4"/>
          <w:sz w:val="18"/>
        </w:rPr>
        <w:t xml:space="preserve"> </w:t>
      </w:r>
      <w:r>
        <w:rPr>
          <w:sz w:val="18"/>
        </w:rPr>
        <w:t>from</w:t>
      </w:r>
      <w:r>
        <w:rPr>
          <w:spacing w:val="-4"/>
          <w:sz w:val="18"/>
        </w:rPr>
        <w:t xml:space="preserve"> </w:t>
      </w:r>
      <w:r>
        <w:rPr>
          <w:sz w:val="18"/>
        </w:rPr>
        <w:t>its</w:t>
      </w:r>
      <w:r>
        <w:rPr>
          <w:spacing w:val="-5"/>
          <w:sz w:val="18"/>
        </w:rPr>
        <w:t xml:space="preserve"> </w:t>
      </w:r>
      <w:r>
        <w:rPr>
          <w:sz w:val="18"/>
        </w:rPr>
        <w:t>insurance</w:t>
      </w:r>
      <w:r>
        <w:rPr>
          <w:spacing w:val="-4"/>
          <w:sz w:val="18"/>
        </w:rPr>
        <w:t xml:space="preserve"> </w:t>
      </w:r>
      <w:r>
        <w:rPr>
          <w:sz w:val="18"/>
        </w:rPr>
        <w:t>carriers</w:t>
      </w:r>
      <w:r>
        <w:rPr>
          <w:spacing w:val="-5"/>
          <w:sz w:val="18"/>
        </w:rPr>
        <w:t xml:space="preserve"> </w:t>
      </w:r>
      <w:r>
        <w:rPr>
          <w:sz w:val="18"/>
        </w:rPr>
        <w:t>for</w:t>
      </w:r>
      <w:r>
        <w:rPr>
          <w:spacing w:val="-4"/>
          <w:sz w:val="18"/>
        </w:rPr>
        <w:t xml:space="preserve"> </w:t>
      </w:r>
      <w:r>
        <w:rPr>
          <w:sz w:val="18"/>
        </w:rPr>
        <w:t>each</w:t>
      </w:r>
      <w:r>
        <w:rPr>
          <w:spacing w:val="-4"/>
          <w:sz w:val="18"/>
        </w:rPr>
        <w:t xml:space="preserve"> </w:t>
      </w:r>
      <w:r>
        <w:rPr>
          <w:sz w:val="18"/>
        </w:rPr>
        <w:t>of</w:t>
      </w:r>
      <w:r>
        <w:rPr>
          <w:spacing w:val="-3"/>
          <w:sz w:val="18"/>
        </w:rPr>
        <w:t xml:space="preserve"> </w:t>
      </w:r>
      <w:r>
        <w:rPr>
          <w:sz w:val="18"/>
        </w:rPr>
        <w:t>the</w:t>
      </w:r>
      <w:r>
        <w:rPr>
          <w:spacing w:val="-4"/>
          <w:sz w:val="18"/>
        </w:rPr>
        <w:t xml:space="preserve"> </w:t>
      </w:r>
      <w:r>
        <w:rPr>
          <w:sz w:val="18"/>
        </w:rPr>
        <w:t>required</w:t>
      </w:r>
      <w:r>
        <w:rPr>
          <w:spacing w:val="-4"/>
          <w:sz w:val="18"/>
        </w:rPr>
        <w:t xml:space="preserve"> </w:t>
      </w:r>
      <w:r>
        <w:rPr>
          <w:sz w:val="18"/>
        </w:rPr>
        <w:t>foregoing</w:t>
      </w:r>
      <w:r>
        <w:rPr>
          <w:spacing w:val="-7"/>
          <w:sz w:val="18"/>
        </w:rPr>
        <w:t xml:space="preserve"> </w:t>
      </w:r>
      <w:r>
        <w:rPr>
          <w:sz w:val="18"/>
        </w:rPr>
        <w:t>insurance</w:t>
      </w:r>
      <w:r>
        <w:rPr>
          <w:spacing w:val="-4"/>
          <w:sz w:val="18"/>
        </w:rPr>
        <w:t xml:space="preserve"> </w:t>
      </w:r>
      <w:r>
        <w:rPr>
          <w:sz w:val="18"/>
        </w:rPr>
        <w:t>coverages,</w:t>
      </w:r>
    </w:p>
    <w:p w14:paraId="3212EEDF" w14:textId="56DEC583" w:rsidR="00F27A5B" w:rsidDel="009C5DB3" w:rsidRDefault="00F27A5B">
      <w:pPr>
        <w:jc w:val="both"/>
        <w:rPr>
          <w:del w:id="32" w:author="Jeffrey VanUffelen" w:date="2023-03-09T16:40:00Z"/>
          <w:sz w:val="18"/>
        </w:rPr>
        <w:sectPr w:rsidR="00F27A5B" w:rsidDel="009C5DB3">
          <w:pgSz w:w="12240" w:h="15840"/>
          <w:pgMar w:top="780" w:right="500" w:bottom="1120" w:left="620" w:header="0" w:footer="828" w:gutter="0"/>
          <w:cols w:space="720"/>
        </w:sectPr>
      </w:pPr>
    </w:p>
    <w:p w14:paraId="3212EEE0" w14:textId="77777777" w:rsidR="00F27A5B" w:rsidRDefault="00000000">
      <w:pPr>
        <w:pStyle w:val="BodyText"/>
        <w:spacing w:before="80"/>
        <w:ind w:left="475" w:right="210" w:firstLine="0"/>
      </w:pPr>
      <w:r>
        <w:lastRenderedPageBreak/>
        <w:t>which shall</w:t>
      </w:r>
      <w:r>
        <w:rPr>
          <w:spacing w:val="-1"/>
        </w:rPr>
        <w:t xml:space="preserve"> </w:t>
      </w:r>
      <w:r>
        <w:t xml:space="preserve">also name Buyer as an additional insured for Commercial General Liability and Excess Liability insurance. Seller shall require each of its subcontractors (regardless of tier), if any, to have a written contract in place and carry insurance in accordance with </w:t>
      </w:r>
      <w:proofErr w:type="gramStart"/>
      <w:r>
        <w:t>all of</w:t>
      </w:r>
      <w:proofErr w:type="gramEnd"/>
      <w:r>
        <w:t xml:space="preserve"> the above terms set forth in the preceding sentences.</w:t>
      </w:r>
    </w:p>
    <w:p w14:paraId="3212EEE1" w14:textId="77777777" w:rsidR="00F27A5B" w:rsidRDefault="00000000">
      <w:pPr>
        <w:pStyle w:val="ListParagraph"/>
        <w:numPr>
          <w:ilvl w:val="0"/>
          <w:numId w:val="2"/>
        </w:numPr>
        <w:tabs>
          <w:tab w:val="left" w:pos="480"/>
        </w:tabs>
        <w:ind w:right="212"/>
        <w:jc w:val="both"/>
        <w:rPr>
          <w:sz w:val="18"/>
        </w:rPr>
      </w:pPr>
      <w:r>
        <w:rPr>
          <w:b/>
          <w:sz w:val="18"/>
        </w:rPr>
        <w:t>No Assignment.</w:t>
      </w:r>
      <w:r>
        <w:rPr>
          <w:b/>
          <w:spacing w:val="40"/>
          <w:sz w:val="18"/>
        </w:rPr>
        <w:t xml:space="preserve"> </w:t>
      </w:r>
      <w:r>
        <w:rPr>
          <w:sz w:val="18"/>
        </w:rPr>
        <w:t>Neither this Agreement nor any right or obligation of Seller hereunder may be assigned or delegated by Seller, by contract, merger, operation of law, or otherwise, to any other party without the prior consent of Buyer, which may be granted at Buyer’s sole discretion. Seller</w:t>
      </w:r>
      <w:r>
        <w:rPr>
          <w:spacing w:val="-10"/>
          <w:sz w:val="18"/>
        </w:rPr>
        <w:t xml:space="preserve"> </w:t>
      </w:r>
      <w:r>
        <w:rPr>
          <w:sz w:val="18"/>
        </w:rPr>
        <w:t>is</w:t>
      </w:r>
      <w:r>
        <w:rPr>
          <w:spacing w:val="-9"/>
          <w:sz w:val="18"/>
        </w:rPr>
        <w:t xml:space="preserve"> </w:t>
      </w:r>
      <w:r>
        <w:rPr>
          <w:sz w:val="18"/>
        </w:rPr>
        <w:t>not</w:t>
      </w:r>
      <w:r>
        <w:rPr>
          <w:spacing w:val="-9"/>
          <w:sz w:val="18"/>
        </w:rPr>
        <w:t xml:space="preserve"> </w:t>
      </w:r>
      <w:r>
        <w:rPr>
          <w:sz w:val="18"/>
        </w:rPr>
        <w:t>permitted</w:t>
      </w:r>
      <w:r>
        <w:rPr>
          <w:spacing w:val="-9"/>
          <w:sz w:val="18"/>
        </w:rPr>
        <w:t xml:space="preserve"> </w:t>
      </w:r>
      <w:r>
        <w:rPr>
          <w:sz w:val="18"/>
        </w:rPr>
        <w:t>to</w:t>
      </w:r>
      <w:r>
        <w:rPr>
          <w:spacing w:val="-10"/>
          <w:sz w:val="18"/>
        </w:rPr>
        <w:t xml:space="preserve"> </w:t>
      </w:r>
      <w:r>
        <w:rPr>
          <w:sz w:val="18"/>
        </w:rPr>
        <w:t>engage</w:t>
      </w:r>
      <w:r>
        <w:rPr>
          <w:spacing w:val="-10"/>
          <w:sz w:val="18"/>
        </w:rPr>
        <w:t xml:space="preserve"> </w:t>
      </w:r>
      <w:r>
        <w:rPr>
          <w:sz w:val="18"/>
        </w:rPr>
        <w:t>subcontractors</w:t>
      </w:r>
      <w:r>
        <w:rPr>
          <w:spacing w:val="-9"/>
          <w:sz w:val="18"/>
        </w:rPr>
        <w:t xml:space="preserve"> </w:t>
      </w:r>
      <w:r>
        <w:rPr>
          <w:sz w:val="18"/>
        </w:rPr>
        <w:t>in</w:t>
      </w:r>
      <w:r>
        <w:rPr>
          <w:spacing w:val="-10"/>
          <w:sz w:val="18"/>
        </w:rPr>
        <w:t xml:space="preserve"> </w:t>
      </w:r>
      <w:r>
        <w:rPr>
          <w:sz w:val="18"/>
        </w:rPr>
        <w:t>connection</w:t>
      </w:r>
      <w:r>
        <w:rPr>
          <w:spacing w:val="-10"/>
          <w:sz w:val="18"/>
        </w:rPr>
        <w:t xml:space="preserve"> </w:t>
      </w:r>
      <w:r>
        <w:rPr>
          <w:sz w:val="18"/>
        </w:rPr>
        <w:t>with</w:t>
      </w:r>
      <w:r>
        <w:rPr>
          <w:spacing w:val="-10"/>
          <w:sz w:val="18"/>
        </w:rPr>
        <w:t xml:space="preserve"> </w:t>
      </w:r>
      <w:r>
        <w:rPr>
          <w:sz w:val="18"/>
        </w:rPr>
        <w:t>the</w:t>
      </w:r>
      <w:r>
        <w:rPr>
          <w:spacing w:val="-9"/>
          <w:sz w:val="18"/>
        </w:rPr>
        <w:t xml:space="preserve"> </w:t>
      </w:r>
      <w:r>
        <w:rPr>
          <w:sz w:val="18"/>
        </w:rPr>
        <w:t>performance</w:t>
      </w:r>
      <w:r>
        <w:rPr>
          <w:spacing w:val="-10"/>
          <w:sz w:val="18"/>
        </w:rPr>
        <w:t xml:space="preserve"> </w:t>
      </w:r>
      <w:r>
        <w:rPr>
          <w:sz w:val="18"/>
        </w:rPr>
        <w:t>of</w:t>
      </w:r>
      <w:r>
        <w:rPr>
          <w:spacing w:val="-9"/>
          <w:sz w:val="18"/>
        </w:rPr>
        <w:t xml:space="preserve"> </w:t>
      </w:r>
      <w:r>
        <w:rPr>
          <w:sz w:val="18"/>
        </w:rPr>
        <w:t>its</w:t>
      </w:r>
      <w:r>
        <w:rPr>
          <w:spacing w:val="-9"/>
          <w:sz w:val="18"/>
        </w:rPr>
        <w:t xml:space="preserve"> </w:t>
      </w:r>
      <w:r>
        <w:rPr>
          <w:sz w:val="18"/>
        </w:rPr>
        <w:t>obligations</w:t>
      </w:r>
      <w:r>
        <w:rPr>
          <w:spacing w:val="-9"/>
          <w:sz w:val="18"/>
        </w:rPr>
        <w:t xml:space="preserve"> </w:t>
      </w:r>
      <w:r>
        <w:rPr>
          <w:sz w:val="18"/>
        </w:rPr>
        <w:t>to</w:t>
      </w:r>
      <w:r>
        <w:rPr>
          <w:spacing w:val="-9"/>
          <w:sz w:val="18"/>
        </w:rPr>
        <w:t xml:space="preserve"> </w:t>
      </w:r>
      <w:r>
        <w:rPr>
          <w:sz w:val="18"/>
        </w:rPr>
        <w:t>Buyer</w:t>
      </w:r>
      <w:r>
        <w:rPr>
          <w:spacing w:val="-10"/>
          <w:sz w:val="18"/>
        </w:rPr>
        <w:t xml:space="preserve"> </w:t>
      </w:r>
      <w:r>
        <w:rPr>
          <w:sz w:val="18"/>
        </w:rPr>
        <w:t>hereunder</w:t>
      </w:r>
      <w:r>
        <w:rPr>
          <w:spacing w:val="-9"/>
          <w:sz w:val="18"/>
        </w:rPr>
        <w:t xml:space="preserve"> </w:t>
      </w:r>
      <w:r>
        <w:rPr>
          <w:sz w:val="18"/>
        </w:rPr>
        <w:t>without</w:t>
      </w:r>
      <w:r>
        <w:rPr>
          <w:spacing w:val="-10"/>
          <w:sz w:val="18"/>
        </w:rPr>
        <w:t xml:space="preserve"> </w:t>
      </w:r>
      <w:r>
        <w:rPr>
          <w:sz w:val="18"/>
        </w:rPr>
        <w:t>the</w:t>
      </w:r>
      <w:r>
        <w:rPr>
          <w:spacing w:val="-9"/>
          <w:sz w:val="18"/>
        </w:rPr>
        <w:t xml:space="preserve"> </w:t>
      </w:r>
      <w:r>
        <w:rPr>
          <w:sz w:val="18"/>
        </w:rPr>
        <w:t>prior</w:t>
      </w:r>
      <w:r>
        <w:rPr>
          <w:spacing w:val="-9"/>
          <w:sz w:val="18"/>
        </w:rPr>
        <w:t xml:space="preserve"> </w:t>
      </w:r>
      <w:r>
        <w:rPr>
          <w:sz w:val="18"/>
        </w:rPr>
        <w:t>consent of Buyer.</w:t>
      </w:r>
    </w:p>
    <w:p w14:paraId="3212EEE2" w14:textId="77777777" w:rsidR="00F27A5B" w:rsidRDefault="00000000">
      <w:pPr>
        <w:pStyle w:val="ListParagraph"/>
        <w:numPr>
          <w:ilvl w:val="0"/>
          <w:numId w:val="2"/>
        </w:numPr>
        <w:tabs>
          <w:tab w:val="left" w:pos="480"/>
        </w:tabs>
        <w:ind w:right="214"/>
        <w:jc w:val="both"/>
        <w:rPr>
          <w:sz w:val="18"/>
        </w:rPr>
      </w:pPr>
      <w:r>
        <w:rPr>
          <w:b/>
          <w:sz w:val="18"/>
        </w:rPr>
        <w:t>Independent</w:t>
      </w:r>
      <w:r>
        <w:rPr>
          <w:b/>
          <w:spacing w:val="-6"/>
          <w:sz w:val="18"/>
        </w:rPr>
        <w:t xml:space="preserve"> </w:t>
      </w:r>
      <w:r>
        <w:rPr>
          <w:b/>
          <w:sz w:val="18"/>
        </w:rPr>
        <w:t>Contractor.</w:t>
      </w:r>
      <w:r>
        <w:rPr>
          <w:b/>
          <w:spacing w:val="34"/>
          <w:sz w:val="18"/>
        </w:rPr>
        <w:t xml:space="preserve"> </w:t>
      </w:r>
      <w:r>
        <w:rPr>
          <w:sz w:val="18"/>
        </w:rPr>
        <w:t>Nothing</w:t>
      </w:r>
      <w:r>
        <w:rPr>
          <w:spacing w:val="-5"/>
          <w:sz w:val="18"/>
        </w:rPr>
        <w:t xml:space="preserve"> </w:t>
      </w:r>
      <w:r>
        <w:rPr>
          <w:sz w:val="18"/>
        </w:rPr>
        <w:t>in</w:t>
      </w:r>
      <w:r>
        <w:rPr>
          <w:spacing w:val="-5"/>
          <w:sz w:val="18"/>
        </w:rPr>
        <w:t xml:space="preserve"> </w:t>
      </w:r>
      <w:r>
        <w:rPr>
          <w:sz w:val="18"/>
        </w:rPr>
        <w:t>this</w:t>
      </w:r>
      <w:r>
        <w:rPr>
          <w:spacing w:val="-5"/>
          <w:sz w:val="18"/>
        </w:rPr>
        <w:t xml:space="preserve"> </w:t>
      </w:r>
      <w:r>
        <w:rPr>
          <w:sz w:val="18"/>
        </w:rPr>
        <w:t>Agreement</w:t>
      </w:r>
      <w:r>
        <w:rPr>
          <w:spacing w:val="-5"/>
          <w:sz w:val="18"/>
        </w:rPr>
        <w:t xml:space="preserve"> </w:t>
      </w:r>
      <w:r>
        <w:rPr>
          <w:sz w:val="18"/>
        </w:rPr>
        <w:t>is</w:t>
      </w:r>
      <w:r>
        <w:rPr>
          <w:spacing w:val="-5"/>
          <w:sz w:val="18"/>
        </w:rPr>
        <w:t xml:space="preserve"> </w:t>
      </w:r>
      <w:r>
        <w:rPr>
          <w:sz w:val="18"/>
        </w:rPr>
        <w:t>intended</w:t>
      </w:r>
      <w:r>
        <w:rPr>
          <w:spacing w:val="-6"/>
          <w:sz w:val="18"/>
        </w:rPr>
        <w:t xml:space="preserve"> </w:t>
      </w:r>
      <w:r>
        <w:rPr>
          <w:sz w:val="18"/>
        </w:rPr>
        <w:t>to,</w:t>
      </w:r>
      <w:r>
        <w:rPr>
          <w:spacing w:val="-5"/>
          <w:sz w:val="18"/>
        </w:rPr>
        <w:t xml:space="preserve"> </w:t>
      </w:r>
      <w:r>
        <w:rPr>
          <w:sz w:val="18"/>
        </w:rPr>
        <w:t>or</w:t>
      </w:r>
      <w:r>
        <w:rPr>
          <w:spacing w:val="-5"/>
          <w:sz w:val="18"/>
        </w:rPr>
        <w:t xml:space="preserve"> </w:t>
      </w:r>
      <w:r>
        <w:rPr>
          <w:sz w:val="18"/>
        </w:rPr>
        <w:t>does,</w:t>
      </w:r>
      <w:r>
        <w:rPr>
          <w:spacing w:val="-5"/>
          <w:sz w:val="18"/>
        </w:rPr>
        <w:t xml:space="preserve"> </w:t>
      </w:r>
      <w:r>
        <w:rPr>
          <w:sz w:val="18"/>
        </w:rPr>
        <w:t>create</w:t>
      </w:r>
      <w:r>
        <w:rPr>
          <w:spacing w:val="-5"/>
          <w:sz w:val="18"/>
        </w:rPr>
        <w:t xml:space="preserve"> </w:t>
      </w:r>
      <w:r>
        <w:rPr>
          <w:sz w:val="18"/>
        </w:rPr>
        <w:t>any</w:t>
      </w:r>
      <w:r>
        <w:rPr>
          <w:spacing w:val="-5"/>
          <w:sz w:val="18"/>
        </w:rPr>
        <w:t xml:space="preserve"> </w:t>
      </w:r>
      <w:r>
        <w:rPr>
          <w:sz w:val="18"/>
        </w:rPr>
        <w:t>joint</w:t>
      </w:r>
      <w:r>
        <w:rPr>
          <w:spacing w:val="-5"/>
          <w:sz w:val="18"/>
        </w:rPr>
        <w:t xml:space="preserve"> </w:t>
      </w:r>
      <w:r>
        <w:rPr>
          <w:sz w:val="18"/>
        </w:rPr>
        <w:t>venture,</w:t>
      </w:r>
      <w:r>
        <w:rPr>
          <w:spacing w:val="-5"/>
          <w:sz w:val="18"/>
        </w:rPr>
        <w:t xml:space="preserve"> </w:t>
      </w:r>
      <w:r>
        <w:rPr>
          <w:sz w:val="18"/>
        </w:rPr>
        <w:t>partnership,</w:t>
      </w:r>
      <w:r>
        <w:rPr>
          <w:spacing w:val="-5"/>
          <w:sz w:val="18"/>
        </w:rPr>
        <w:t xml:space="preserve"> </w:t>
      </w:r>
      <w:r>
        <w:rPr>
          <w:sz w:val="18"/>
        </w:rPr>
        <w:t>agency</w:t>
      </w:r>
      <w:r>
        <w:rPr>
          <w:spacing w:val="-5"/>
          <w:sz w:val="18"/>
        </w:rPr>
        <w:t xml:space="preserve"> </w:t>
      </w:r>
      <w:r>
        <w:rPr>
          <w:sz w:val="18"/>
        </w:rPr>
        <w:t>or</w:t>
      </w:r>
      <w:r>
        <w:rPr>
          <w:spacing w:val="-5"/>
          <w:sz w:val="18"/>
        </w:rPr>
        <w:t xml:space="preserve"> </w:t>
      </w:r>
      <w:r>
        <w:rPr>
          <w:sz w:val="18"/>
        </w:rPr>
        <w:t>similar</w:t>
      </w:r>
      <w:r>
        <w:rPr>
          <w:spacing w:val="-7"/>
          <w:sz w:val="18"/>
        </w:rPr>
        <w:t xml:space="preserve"> </w:t>
      </w:r>
      <w:r>
        <w:rPr>
          <w:sz w:val="18"/>
        </w:rPr>
        <w:t>relationship between Buyer and Seller, other than a buyer and seller relationship. Seller shall not be, and is not authorized to represent itself as, an agent or representative of Buyer for any purposes.</w:t>
      </w:r>
    </w:p>
    <w:p w14:paraId="3212EEE3" w14:textId="77777777" w:rsidR="00F27A5B" w:rsidRDefault="00000000">
      <w:pPr>
        <w:pStyle w:val="ListParagraph"/>
        <w:numPr>
          <w:ilvl w:val="0"/>
          <w:numId w:val="2"/>
        </w:numPr>
        <w:tabs>
          <w:tab w:val="left" w:pos="481"/>
        </w:tabs>
        <w:ind w:left="480" w:right="214"/>
        <w:jc w:val="both"/>
        <w:rPr>
          <w:sz w:val="18"/>
        </w:rPr>
      </w:pPr>
      <w:r>
        <w:rPr>
          <w:b/>
          <w:sz w:val="18"/>
        </w:rPr>
        <w:t>Waiver.</w:t>
      </w:r>
      <w:r>
        <w:rPr>
          <w:b/>
          <w:spacing w:val="34"/>
          <w:sz w:val="18"/>
        </w:rPr>
        <w:t xml:space="preserve"> </w:t>
      </w:r>
      <w:r>
        <w:rPr>
          <w:sz w:val="18"/>
        </w:rPr>
        <w:t>Buyer’s</w:t>
      </w:r>
      <w:r>
        <w:rPr>
          <w:spacing w:val="-6"/>
          <w:sz w:val="18"/>
        </w:rPr>
        <w:t xml:space="preserve"> </w:t>
      </w:r>
      <w:r>
        <w:rPr>
          <w:sz w:val="18"/>
        </w:rPr>
        <w:t>failure</w:t>
      </w:r>
      <w:r>
        <w:rPr>
          <w:spacing w:val="-5"/>
          <w:sz w:val="18"/>
        </w:rPr>
        <w:t xml:space="preserve"> </w:t>
      </w:r>
      <w:r>
        <w:rPr>
          <w:sz w:val="18"/>
        </w:rPr>
        <w:t>to</w:t>
      </w:r>
      <w:r>
        <w:rPr>
          <w:spacing w:val="-7"/>
          <w:sz w:val="18"/>
        </w:rPr>
        <w:t xml:space="preserve"> </w:t>
      </w:r>
      <w:r>
        <w:rPr>
          <w:sz w:val="18"/>
        </w:rPr>
        <w:t>insist</w:t>
      </w:r>
      <w:r>
        <w:rPr>
          <w:spacing w:val="-7"/>
          <w:sz w:val="18"/>
        </w:rPr>
        <w:t xml:space="preserve"> </w:t>
      </w:r>
      <w:r>
        <w:rPr>
          <w:sz w:val="18"/>
        </w:rPr>
        <w:t>in</w:t>
      </w:r>
      <w:r>
        <w:rPr>
          <w:spacing w:val="-7"/>
          <w:sz w:val="18"/>
        </w:rPr>
        <w:t xml:space="preserve"> </w:t>
      </w:r>
      <w:r>
        <w:rPr>
          <w:sz w:val="18"/>
        </w:rPr>
        <w:t>any</w:t>
      </w:r>
      <w:r>
        <w:rPr>
          <w:spacing w:val="-5"/>
          <w:sz w:val="18"/>
        </w:rPr>
        <w:t xml:space="preserve"> </w:t>
      </w:r>
      <w:r>
        <w:rPr>
          <w:sz w:val="18"/>
        </w:rPr>
        <w:t>one</w:t>
      </w:r>
      <w:r>
        <w:rPr>
          <w:spacing w:val="-5"/>
          <w:sz w:val="18"/>
        </w:rPr>
        <w:t xml:space="preserve"> </w:t>
      </w:r>
      <w:r>
        <w:rPr>
          <w:sz w:val="18"/>
        </w:rPr>
        <w:t>or</w:t>
      </w:r>
      <w:r>
        <w:rPr>
          <w:spacing w:val="-7"/>
          <w:sz w:val="18"/>
        </w:rPr>
        <w:t xml:space="preserve"> </w:t>
      </w:r>
      <w:r>
        <w:rPr>
          <w:sz w:val="18"/>
        </w:rPr>
        <w:t>more</w:t>
      </w:r>
      <w:r>
        <w:rPr>
          <w:spacing w:val="-7"/>
          <w:sz w:val="18"/>
        </w:rPr>
        <w:t xml:space="preserve"> </w:t>
      </w:r>
      <w:r>
        <w:rPr>
          <w:sz w:val="18"/>
        </w:rPr>
        <w:t>instances</w:t>
      </w:r>
      <w:r>
        <w:rPr>
          <w:spacing w:val="-5"/>
          <w:sz w:val="18"/>
        </w:rPr>
        <w:t xml:space="preserve"> </w:t>
      </w:r>
      <w:r>
        <w:rPr>
          <w:sz w:val="18"/>
        </w:rPr>
        <w:t>upon</w:t>
      </w:r>
      <w:r>
        <w:rPr>
          <w:spacing w:val="-5"/>
          <w:sz w:val="18"/>
        </w:rPr>
        <w:t xml:space="preserve"> </w:t>
      </w:r>
      <w:r>
        <w:rPr>
          <w:sz w:val="18"/>
        </w:rPr>
        <w:t>the</w:t>
      </w:r>
      <w:r>
        <w:rPr>
          <w:spacing w:val="-6"/>
          <w:sz w:val="18"/>
        </w:rPr>
        <w:t xml:space="preserve"> </w:t>
      </w:r>
      <w:r>
        <w:rPr>
          <w:sz w:val="18"/>
        </w:rPr>
        <w:t>full</w:t>
      </w:r>
      <w:r>
        <w:rPr>
          <w:spacing w:val="-5"/>
          <w:sz w:val="18"/>
        </w:rPr>
        <w:t xml:space="preserve"> </w:t>
      </w:r>
      <w:r>
        <w:rPr>
          <w:sz w:val="18"/>
        </w:rPr>
        <w:t>performance</w:t>
      </w:r>
      <w:r>
        <w:rPr>
          <w:spacing w:val="-5"/>
          <w:sz w:val="18"/>
        </w:rPr>
        <w:t xml:space="preserve"> </w:t>
      </w:r>
      <w:r>
        <w:rPr>
          <w:sz w:val="18"/>
        </w:rPr>
        <w:t>by</w:t>
      </w:r>
      <w:r>
        <w:rPr>
          <w:spacing w:val="-7"/>
          <w:sz w:val="18"/>
        </w:rPr>
        <w:t xml:space="preserve"> </w:t>
      </w:r>
      <w:r>
        <w:rPr>
          <w:sz w:val="18"/>
        </w:rPr>
        <w:t>Seller</w:t>
      </w:r>
      <w:r>
        <w:rPr>
          <w:spacing w:val="-8"/>
          <w:sz w:val="18"/>
        </w:rPr>
        <w:t xml:space="preserve"> </w:t>
      </w:r>
      <w:r>
        <w:rPr>
          <w:sz w:val="18"/>
        </w:rPr>
        <w:t>of</w:t>
      </w:r>
      <w:r>
        <w:rPr>
          <w:spacing w:val="-5"/>
          <w:sz w:val="18"/>
        </w:rPr>
        <w:t xml:space="preserve"> </w:t>
      </w:r>
      <w:r>
        <w:rPr>
          <w:sz w:val="18"/>
        </w:rPr>
        <w:t>any</w:t>
      </w:r>
      <w:r>
        <w:rPr>
          <w:spacing w:val="-7"/>
          <w:sz w:val="18"/>
        </w:rPr>
        <w:t xml:space="preserve"> </w:t>
      </w:r>
      <w:r>
        <w:rPr>
          <w:sz w:val="18"/>
        </w:rPr>
        <w:t>term,</w:t>
      </w:r>
      <w:r>
        <w:rPr>
          <w:spacing w:val="-5"/>
          <w:sz w:val="18"/>
        </w:rPr>
        <w:t xml:space="preserve"> </w:t>
      </w:r>
      <w:r>
        <w:rPr>
          <w:sz w:val="18"/>
        </w:rPr>
        <w:t>covenant,</w:t>
      </w:r>
      <w:r>
        <w:rPr>
          <w:spacing w:val="-5"/>
          <w:sz w:val="18"/>
        </w:rPr>
        <w:t xml:space="preserve"> </w:t>
      </w:r>
      <w:r>
        <w:rPr>
          <w:sz w:val="18"/>
        </w:rPr>
        <w:t>obligation,</w:t>
      </w:r>
      <w:r>
        <w:rPr>
          <w:spacing w:val="-5"/>
          <w:sz w:val="18"/>
        </w:rPr>
        <w:t xml:space="preserve"> </w:t>
      </w:r>
      <w:r>
        <w:rPr>
          <w:sz w:val="18"/>
        </w:rPr>
        <w:t>or</w:t>
      </w:r>
      <w:r>
        <w:rPr>
          <w:spacing w:val="-8"/>
          <w:sz w:val="18"/>
        </w:rPr>
        <w:t xml:space="preserve"> </w:t>
      </w:r>
      <w:r>
        <w:rPr>
          <w:sz w:val="18"/>
        </w:rPr>
        <w:t>condition imposed</w:t>
      </w:r>
      <w:r>
        <w:rPr>
          <w:spacing w:val="-7"/>
          <w:sz w:val="18"/>
        </w:rPr>
        <w:t xml:space="preserve"> </w:t>
      </w:r>
      <w:r>
        <w:rPr>
          <w:sz w:val="18"/>
        </w:rPr>
        <w:t>on</w:t>
      </w:r>
      <w:r>
        <w:rPr>
          <w:spacing w:val="-7"/>
          <w:sz w:val="18"/>
        </w:rPr>
        <w:t xml:space="preserve"> </w:t>
      </w:r>
      <w:r>
        <w:rPr>
          <w:sz w:val="18"/>
        </w:rPr>
        <w:t>it</w:t>
      </w:r>
      <w:r>
        <w:rPr>
          <w:spacing w:val="-6"/>
          <w:sz w:val="18"/>
        </w:rPr>
        <w:t xml:space="preserve"> </w:t>
      </w:r>
      <w:r>
        <w:rPr>
          <w:sz w:val="18"/>
        </w:rPr>
        <w:t>by</w:t>
      </w:r>
      <w:r>
        <w:rPr>
          <w:spacing w:val="-7"/>
          <w:sz w:val="18"/>
        </w:rPr>
        <w:t xml:space="preserve"> </w:t>
      </w:r>
      <w:r>
        <w:rPr>
          <w:sz w:val="18"/>
        </w:rPr>
        <w:t>this</w:t>
      </w:r>
      <w:r>
        <w:rPr>
          <w:spacing w:val="-7"/>
          <w:sz w:val="18"/>
        </w:rPr>
        <w:t xml:space="preserve"> </w:t>
      </w:r>
      <w:r>
        <w:rPr>
          <w:sz w:val="18"/>
        </w:rPr>
        <w:t>Agreement</w:t>
      </w:r>
      <w:r>
        <w:rPr>
          <w:spacing w:val="-7"/>
          <w:sz w:val="18"/>
        </w:rPr>
        <w:t xml:space="preserve"> </w:t>
      </w:r>
      <w:r>
        <w:rPr>
          <w:sz w:val="18"/>
        </w:rPr>
        <w:t>shall</w:t>
      </w:r>
      <w:r>
        <w:rPr>
          <w:spacing w:val="-6"/>
          <w:sz w:val="18"/>
        </w:rPr>
        <w:t xml:space="preserve"> </w:t>
      </w:r>
      <w:r>
        <w:rPr>
          <w:sz w:val="18"/>
        </w:rPr>
        <w:t>not</w:t>
      </w:r>
      <w:r>
        <w:rPr>
          <w:spacing w:val="-6"/>
          <w:sz w:val="18"/>
        </w:rPr>
        <w:t xml:space="preserve"> </w:t>
      </w:r>
      <w:r>
        <w:rPr>
          <w:sz w:val="18"/>
        </w:rPr>
        <w:t>be</w:t>
      </w:r>
      <w:r>
        <w:rPr>
          <w:spacing w:val="-7"/>
          <w:sz w:val="18"/>
        </w:rPr>
        <w:t xml:space="preserve"> </w:t>
      </w:r>
      <w:r>
        <w:rPr>
          <w:sz w:val="18"/>
        </w:rPr>
        <w:t>construed</w:t>
      </w:r>
      <w:r>
        <w:rPr>
          <w:spacing w:val="-7"/>
          <w:sz w:val="18"/>
        </w:rPr>
        <w:t xml:space="preserve"> </w:t>
      </w:r>
      <w:r>
        <w:rPr>
          <w:sz w:val="18"/>
        </w:rPr>
        <w:t>as</w:t>
      </w:r>
      <w:r>
        <w:rPr>
          <w:spacing w:val="-7"/>
          <w:sz w:val="18"/>
        </w:rPr>
        <w:t xml:space="preserve"> </w:t>
      </w:r>
      <w:r>
        <w:rPr>
          <w:sz w:val="18"/>
        </w:rPr>
        <w:t>a</w:t>
      </w:r>
      <w:r>
        <w:rPr>
          <w:spacing w:val="-6"/>
          <w:sz w:val="18"/>
        </w:rPr>
        <w:t xml:space="preserve"> </w:t>
      </w:r>
      <w:r>
        <w:rPr>
          <w:sz w:val="18"/>
        </w:rPr>
        <w:t>waiver</w:t>
      </w:r>
      <w:r>
        <w:rPr>
          <w:spacing w:val="-7"/>
          <w:sz w:val="18"/>
        </w:rPr>
        <w:t xml:space="preserve"> </w:t>
      </w:r>
      <w:r>
        <w:rPr>
          <w:sz w:val="18"/>
        </w:rPr>
        <w:t>of</w:t>
      </w:r>
      <w:r>
        <w:rPr>
          <w:spacing w:val="-7"/>
          <w:sz w:val="18"/>
        </w:rPr>
        <w:t xml:space="preserve"> </w:t>
      </w:r>
      <w:r>
        <w:rPr>
          <w:sz w:val="18"/>
        </w:rPr>
        <w:t>any</w:t>
      </w:r>
      <w:r>
        <w:rPr>
          <w:spacing w:val="-7"/>
          <w:sz w:val="18"/>
        </w:rPr>
        <w:t xml:space="preserve"> </w:t>
      </w:r>
      <w:r>
        <w:rPr>
          <w:sz w:val="18"/>
        </w:rPr>
        <w:t>right</w:t>
      </w:r>
      <w:r>
        <w:rPr>
          <w:spacing w:val="-6"/>
          <w:sz w:val="18"/>
        </w:rPr>
        <w:t xml:space="preserve"> </w:t>
      </w:r>
      <w:r>
        <w:rPr>
          <w:sz w:val="18"/>
        </w:rPr>
        <w:t>available</w:t>
      </w:r>
      <w:r>
        <w:rPr>
          <w:spacing w:val="-7"/>
          <w:sz w:val="18"/>
        </w:rPr>
        <w:t xml:space="preserve"> </w:t>
      </w:r>
      <w:r>
        <w:rPr>
          <w:sz w:val="18"/>
        </w:rPr>
        <w:t>to</w:t>
      </w:r>
      <w:r>
        <w:rPr>
          <w:spacing w:val="-7"/>
          <w:sz w:val="18"/>
        </w:rPr>
        <w:t xml:space="preserve"> </w:t>
      </w:r>
      <w:r>
        <w:rPr>
          <w:sz w:val="18"/>
        </w:rPr>
        <w:t>Buyer</w:t>
      </w:r>
      <w:r>
        <w:rPr>
          <w:spacing w:val="-7"/>
          <w:sz w:val="18"/>
        </w:rPr>
        <w:t xml:space="preserve"> </w:t>
      </w:r>
      <w:r>
        <w:rPr>
          <w:sz w:val="18"/>
        </w:rPr>
        <w:t>hereunder</w:t>
      </w:r>
      <w:r>
        <w:rPr>
          <w:spacing w:val="-7"/>
          <w:sz w:val="18"/>
        </w:rPr>
        <w:t xml:space="preserve"> </w:t>
      </w:r>
      <w:r>
        <w:rPr>
          <w:sz w:val="18"/>
        </w:rPr>
        <w:t>with</w:t>
      </w:r>
      <w:r>
        <w:rPr>
          <w:spacing w:val="-7"/>
          <w:sz w:val="18"/>
        </w:rPr>
        <w:t xml:space="preserve"> </w:t>
      </w:r>
      <w:r>
        <w:rPr>
          <w:sz w:val="18"/>
        </w:rPr>
        <w:t>respect</w:t>
      </w:r>
      <w:r>
        <w:rPr>
          <w:spacing w:val="-6"/>
          <w:sz w:val="18"/>
        </w:rPr>
        <w:t xml:space="preserve"> </w:t>
      </w:r>
      <w:r>
        <w:rPr>
          <w:sz w:val="18"/>
        </w:rPr>
        <w:t>to</w:t>
      </w:r>
      <w:r>
        <w:rPr>
          <w:spacing w:val="-7"/>
          <w:sz w:val="18"/>
        </w:rPr>
        <w:t xml:space="preserve"> </w:t>
      </w:r>
      <w:r>
        <w:rPr>
          <w:sz w:val="18"/>
        </w:rPr>
        <w:t>such</w:t>
      </w:r>
      <w:r>
        <w:rPr>
          <w:spacing w:val="-7"/>
          <w:sz w:val="18"/>
        </w:rPr>
        <w:t xml:space="preserve"> </w:t>
      </w:r>
      <w:r>
        <w:rPr>
          <w:sz w:val="18"/>
        </w:rPr>
        <w:t>nonperformance or as Buyer’s condoning further nonperformance.</w:t>
      </w:r>
    </w:p>
    <w:p w14:paraId="3212EEE4" w14:textId="77777777" w:rsidR="00F27A5B" w:rsidRDefault="00000000">
      <w:pPr>
        <w:pStyle w:val="ListParagraph"/>
        <w:numPr>
          <w:ilvl w:val="0"/>
          <w:numId w:val="2"/>
        </w:numPr>
        <w:tabs>
          <w:tab w:val="left" w:pos="480"/>
        </w:tabs>
        <w:ind w:right="211"/>
        <w:jc w:val="both"/>
        <w:rPr>
          <w:sz w:val="18"/>
        </w:rPr>
      </w:pPr>
      <w:r>
        <w:rPr>
          <w:b/>
          <w:sz w:val="18"/>
        </w:rPr>
        <w:t>No Change Order.</w:t>
      </w:r>
      <w:r>
        <w:rPr>
          <w:b/>
          <w:spacing w:val="40"/>
          <w:sz w:val="18"/>
        </w:rPr>
        <w:t xml:space="preserve"> </w:t>
      </w:r>
      <w:r>
        <w:rPr>
          <w:sz w:val="18"/>
        </w:rPr>
        <w:t>No change, modification or extension of this Agreement shall be effective against Buyer or Seller unless it is made in a writing</w:t>
      </w:r>
      <w:r>
        <w:rPr>
          <w:spacing w:val="-1"/>
          <w:sz w:val="18"/>
        </w:rPr>
        <w:t xml:space="preserve"> </w:t>
      </w:r>
      <w:r>
        <w:rPr>
          <w:sz w:val="18"/>
        </w:rPr>
        <w:t>making</w:t>
      </w:r>
      <w:r>
        <w:rPr>
          <w:spacing w:val="-1"/>
          <w:sz w:val="18"/>
        </w:rPr>
        <w:t xml:space="preserve"> </w:t>
      </w:r>
      <w:r>
        <w:rPr>
          <w:sz w:val="18"/>
        </w:rPr>
        <w:t>specific</w:t>
      </w:r>
      <w:r>
        <w:rPr>
          <w:spacing w:val="-1"/>
          <w:sz w:val="18"/>
        </w:rPr>
        <w:t xml:space="preserve"> </w:t>
      </w:r>
      <w:r>
        <w:rPr>
          <w:sz w:val="18"/>
        </w:rPr>
        <w:t>reference</w:t>
      </w:r>
      <w:r>
        <w:rPr>
          <w:spacing w:val="-1"/>
          <w:sz w:val="18"/>
        </w:rPr>
        <w:t xml:space="preserve"> </w:t>
      </w:r>
      <w:r>
        <w:rPr>
          <w:sz w:val="18"/>
        </w:rPr>
        <w:t>to</w:t>
      </w:r>
      <w:r>
        <w:rPr>
          <w:spacing w:val="-1"/>
          <w:sz w:val="18"/>
        </w:rPr>
        <w:t xml:space="preserve"> </w:t>
      </w:r>
      <w:r>
        <w:rPr>
          <w:sz w:val="18"/>
        </w:rPr>
        <w:t>this</w:t>
      </w:r>
      <w:r>
        <w:rPr>
          <w:spacing w:val="-1"/>
          <w:sz w:val="18"/>
        </w:rPr>
        <w:t xml:space="preserve"> </w:t>
      </w:r>
      <w:r>
        <w:rPr>
          <w:sz w:val="18"/>
        </w:rPr>
        <w:t>Agreement</w:t>
      </w:r>
      <w:r>
        <w:rPr>
          <w:spacing w:val="-1"/>
          <w:sz w:val="18"/>
        </w:rPr>
        <w:t xml:space="preserve"> </w:t>
      </w:r>
      <w:r>
        <w:rPr>
          <w:sz w:val="18"/>
        </w:rPr>
        <w:t>and</w:t>
      </w:r>
      <w:r>
        <w:rPr>
          <w:spacing w:val="-1"/>
          <w:sz w:val="18"/>
        </w:rPr>
        <w:t xml:space="preserve"> </w:t>
      </w:r>
      <w:r>
        <w:rPr>
          <w:sz w:val="18"/>
        </w:rPr>
        <w:t>is</w:t>
      </w:r>
      <w:r>
        <w:rPr>
          <w:spacing w:val="-1"/>
          <w:sz w:val="18"/>
        </w:rPr>
        <w:t xml:space="preserve"> </w:t>
      </w:r>
      <w:r>
        <w:rPr>
          <w:sz w:val="18"/>
        </w:rPr>
        <w:t>signed</w:t>
      </w:r>
      <w:r>
        <w:rPr>
          <w:spacing w:val="-2"/>
          <w:sz w:val="18"/>
        </w:rPr>
        <w:t xml:space="preserve"> </w:t>
      </w:r>
      <w:r>
        <w:rPr>
          <w:sz w:val="18"/>
        </w:rPr>
        <w:t>by</w:t>
      </w:r>
      <w:r>
        <w:rPr>
          <w:spacing w:val="-1"/>
          <w:sz w:val="18"/>
        </w:rPr>
        <w:t xml:space="preserve"> </w:t>
      </w:r>
      <w:r>
        <w:rPr>
          <w:sz w:val="18"/>
        </w:rPr>
        <w:t>an</w:t>
      </w:r>
      <w:r>
        <w:rPr>
          <w:spacing w:val="-1"/>
          <w:sz w:val="18"/>
        </w:rPr>
        <w:t xml:space="preserve"> </w:t>
      </w:r>
      <w:r>
        <w:rPr>
          <w:sz w:val="18"/>
        </w:rPr>
        <w:t>authorized</w:t>
      </w:r>
      <w:r>
        <w:rPr>
          <w:spacing w:val="-2"/>
          <w:sz w:val="18"/>
        </w:rPr>
        <w:t xml:space="preserve"> </w:t>
      </w:r>
      <w:r>
        <w:rPr>
          <w:sz w:val="18"/>
        </w:rPr>
        <w:t>representative</w:t>
      </w:r>
      <w:r>
        <w:rPr>
          <w:spacing w:val="-1"/>
          <w:sz w:val="18"/>
        </w:rPr>
        <w:t xml:space="preserve"> </w:t>
      </w:r>
      <w:r>
        <w:rPr>
          <w:sz w:val="18"/>
        </w:rPr>
        <w:t>of</w:t>
      </w:r>
      <w:r>
        <w:rPr>
          <w:spacing w:val="-1"/>
          <w:sz w:val="18"/>
        </w:rPr>
        <w:t xml:space="preserve"> </w:t>
      </w:r>
      <w:r>
        <w:rPr>
          <w:sz w:val="18"/>
        </w:rPr>
        <w:t>Buyer</w:t>
      </w:r>
      <w:r>
        <w:rPr>
          <w:spacing w:val="-1"/>
          <w:sz w:val="18"/>
        </w:rPr>
        <w:t xml:space="preserve"> </w:t>
      </w:r>
      <w:r>
        <w:rPr>
          <w:sz w:val="18"/>
        </w:rPr>
        <w:t>and</w:t>
      </w:r>
      <w:r>
        <w:rPr>
          <w:spacing w:val="-2"/>
          <w:sz w:val="18"/>
        </w:rPr>
        <w:t xml:space="preserve"> </w:t>
      </w:r>
      <w:r>
        <w:rPr>
          <w:sz w:val="18"/>
        </w:rPr>
        <w:t>Seller.</w:t>
      </w:r>
      <w:r>
        <w:rPr>
          <w:spacing w:val="-2"/>
          <w:sz w:val="18"/>
        </w:rPr>
        <w:t xml:space="preserve"> </w:t>
      </w:r>
      <w:r>
        <w:rPr>
          <w:sz w:val="18"/>
        </w:rPr>
        <w:t>Written</w:t>
      </w:r>
      <w:r>
        <w:rPr>
          <w:spacing w:val="-5"/>
          <w:sz w:val="18"/>
        </w:rPr>
        <w:t xml:space="preserve"> </w:t>
      </w:r>
      <w:r>
        <w:rPr>
          <w:sz w:val="18"/>
        </w:rPr>
        <w:t>approval</w:t>
      </w:r>
      <w:r>
        <w:rPr>
          <w:spacing w:val="-1"/>
          <w:sz w:val="18"/>
        </w:rPr>
        <w:t xml:space="preserve"> </w:t>
      </w:r>
      <w:r>
        <w:rPr>
          <w:sz w:val="18"/>
        </w:rPr>
        <w:t>must</w:t>
      </w:r>
      <w:r>
        <w:rPr>
          <w:spacing w:val="-1"/>
          <w:sz w:val="18"/>
        </w:rPr>
        <w:t xml:space="preserve"> </w:t>
      </w:r>
      <w:r>
        <w:rPr>
          <w:sz w:val="18"/>
        </w:rPr>
        <w:t>be obtained</w:t>
      </w:r>
      <w:r>
        <w:rPr>
          <w:spacing w:val="-6"/>
          <w:sz w:val="18"/>
        </w:rPr>
        <w:t xml:space="preserve"> </w:t>
      </w:r>
      <w:r>
        <w:rPr>
          <w:sz w:val="18"/>
        </w:rPr>
        <w:t>before</w:t>
      </w:r>
      <w:r>
        <w:rPr>
          <w:spacing w:val="-7"/>
          <w:sz w:val="18"/>
        </w:rPr>
        <w:t xml:space="preserve"> </w:t>
      </w:r>
      <w:r>
        <w:rPr>
          <w:sz w:val="18"/>
        </w:rPr>
        <w:t>Seller</w:t>
      </w:r>
      <w:r>
        <w:rPr>
          <w:spacing w:val="-7"/>
          <w:sz w:val="18"/>
        </w:rPr>
        <w:t xml:space="preserve"> </w:t>
      </w:r>
      <w:r>
        <w:rPr>
          <w:sz w:val="18"/>
        </w:rPr>
        <w:t>proceeds</w:t>
      </w:r>
      <w:r>
        <w:rPr>
          <w:spacing w:val="-7"/>
          <w:sz w:val="18"/>
        </w:rPr>
        <w:t xml:space="preserve"> </w:t>
      </w:r>
      <w:r>
        <w:rPr>
          <w:sz w:val="18"/>
        </w:rPr>
        <w:t>with</w:t>
      </w:r>
      <w:r>
        <w:rPr>
          <w:spacing w:val="-6"/>
          <w:sz w:val="18"/>
        </w:rPr>
        <w:t xml:space="preserve"> </w:t>
      </w:r>
      <w:r>
        <w:rPr>
          <w:sz w:val="18"/>
        </w:rPr>
        <w:t>activity</w:t>
      </w:r>
      <w:r>
        <w:rPr>
          <w:spacing w:val="-7"/>
          <w:sz w:val="18"/>
        </w:rPr>
        <w:t xml:space="preserve"> </w:t>
      </w:r>
      <w:r>
        <w:rPr>
          <w:sz w:val="18"/>
        </w:rPr>
        <w:t>not</w:t>
      </w:r>
      <w:r>
        <w:rPr>
          <w:spacing w:val="-7"/>
          <w:sz w:val="18"/>
        </w:rPr>
        <w:t xml:space="preserve"> </w:t>
      </w:r>
      <w:r>
        <w:rPr>
          <w:sz w:val="18"/>
        </w:rPr>
        <w:t>contemplated</w:t>
      </w:r>
      <w:r>
        <w:rPr>
          <w:spacing w:val="-7"/>
          <w:sz w:val="18"/>
        </w:rPr>
        <w:t xml:space="preserve"> </w:t>
      </w:r>
      <w:r>
        <w:rPr>
          <w:sz w:val="18"/>
        </w:rPr>
        <w:t>under</w:t>
      </w:r>
      <w:r>
        <w:rPr>
          <w:spacing w:val="-6"/>
          <w:sz w:val="18"/>
        </w:rPr>
        <w:t xml:space="preserve"> </w:t>
      </w:r>
      <w:r>
        <w:rPr>
          <w:sz w:val="18"/>
        </w:rPr>
        <w:t>the</w:t>
      </w:r>
      <w:r>
        <w:rPr>
          <w:spacing w:val="-6"/>
          <w:sz w:val="18"/>
        </w:rPr>
        <w:t xml:space="preserve"> </w:t>
      </w:r>
      <w:r>
        <w:rPr>
          <w:sz w:val="18"/>
        </w:rPr>
        <w:t>Agreement.</w:t>
      </w:r>
      <w:r>
        <w:rPr>
          <w:spacing w:val="-6"/>
          <w:sz w:val="18"/>
        </w:rPr>
        <w:t xml:space="preserve"> </w:t>
      </w:r>
      <w:r>
        <w:rPr>
          <w:sz w:val="18"/>
        </w:rPr>
        <w:t>Buyer</w:t>
      </w:r>
      <w:r>
        <w:rPr>
          <w:spacing w:val="-7"/>
          <w:sz w:val="18"/>
        </w:rPr>
        <w:t xml:space="preserve"> </w:t>
      </w:r>
      <w:r>
        <w:rPr>
          <w:sz w:val="18"/>
        </w:rPr>
        <w:t>is</w:t>
      </w:r>
      <w:r>
        <w:rPr>
          <w:spacing w:val="-6"/>
          <w:sz w:val="18"/>
        </w:rPr>
        <w:t xml:space="preserve"> </w:t>
      </w:r>
      <w:r>
        <w:rPr>
          <w:sz w:val="18"/>
        </w:rPr>
        <w:t>not</w:t>
      </w:r>
      <w:r>
        <w:rPr>
          <w:spacing w:val="-7"/>
          <w:sz w:val="18"/>
        </w:rPr>
        <w:t xml:space="preserve"> </w:t>
      </w:r>
      <w:r>
        <w:rPr>
          <w:sz w:val="18"/>
        </w:rPr>
        <w:t>responsible</w:t>
      </w:r>
      <w:r>
        <w:rPr>
          <w:spacing w:val="-6"/>
          <w:sz w:val="18"/>
        </w:rPr>
        <w:t xml:space="preserve"> </w:t>
      </w:r>
      <w:r>
        <w:rPr>
          <w:sz w:val="18"/>
        </w:rPr>
        <w:t>for</w:t>
      </w:r>
      <w:r>
        <w:rPr>
          <w:spacing w:val="-7"/>
          <w:sz w:val="18"/>
        </w:rPr>
        <w:t xml:space="preserve"> </w:t>
      </w:r>
      <w:r>
        <w:rPr>
          <w:sz w:val="18"/>
        </w:rPr>
        <w:t>any</w:t>
      </w:r>
      <w:r>
        <w:rPr>
          <w:spacing w:val="-6"/>
          <w:sz w:val="18"/>
        </w:rPr>
        <w:t xml:space="preserve"> </w:t>
      </w:r>
      <w:r>
        <w:rPr>
          <w:sz w:val="18"/>
        </w:rPr>
        <w:t>payments</w:t>
      </w:r>
      <w:r>
        <w:rPr>
          <w:spacing w:val="-7"/>
          <w:sz w:val="18"/>
        </w:rPr>
        <w:t xml:space="preserve"> </w:t>
      </w:r>
      <w:proofErr w:type="gramStart"/>
      <w:r>
        <w:rPr>
          <w:sz w:val="18"/>
        </w:rPr>
        <w:t>in</w:t>
      </w:r>
      <w:r>
        <w:rPr>
          <w:spacing w:val="-7"/>
          <w:sz w:val="18"/>
        </w:rPr>
        <w:t xml:space="preserve"> </w:t>
      </w:r>
      <w:r>
        <w:rPr>
          <w:sz w:val="18"/>
        </w:rPr>
        <w:t>excess</w:t>
      </w:r>
      <w:r>
        <w:rPr>
          <w:spacing w:val="-6"/>
          <w:sz w:val="18"/>
        </w:rPr>
        <w:t xml:space="preserve"> </w:t>
      </w:r>
      <w:r>
        <w:rPr>
          <w:sz w:val="18"/>
        </w:rPr>
        <w:t>of</w:t>
      </w:r>
      <w:proofErr w:type="gramEnd"/>
      <w:r>
        <w:rPr>
          <w:spacing w:val="-7"/>
          <w:sz w:val="18"/>
        </w:rPr>
        <w:t xml:space="preserve"> </w:t>
      </w:r>
      <w:r>
        <w:rPr>
          <w:sz w:val="18"/>
        </w:rPr>
        <w:t>those agreed upon in the Agreement or purchase order if written approval was not given in advance of production and/or delivery of goods.</w:t>
      </w:r>
    </w:p>
    <w:p w14:paraId="3212EEE5" w14:textId="77777777" w:rsidR="00F27A5B" w:rsidRDefault="00000000">
      <w:pPr>
        <w:pStyle w:val="ListParagraph"/>
        <w:numPr>
          <w:ilvl w:val="0"/>
          <w:numId w:val="2"/>
        </w:numPr>
        <w:tabs>
          <w:tab w:val="left" w:pos="480"/>
        </w:tabs>
        <w:spacing w:before="123"/>
        <w:jc w:val="both"/>
        <w:rPr>
          <w:sz w:val="18"/>
        </w:rPr>
      </w:pPr>
      <w:r>
        <w:rPr>
          <w:b/>
          <w:sz w:val="18"/>
        </w:rPr>
        <w:t>Governing</w:t>
      </w:r>
      <w:r>
        <w:rPr>
          <w:b/>
          <w:spacing w:val="-2"/>
          <w:sz w:val="18"/>
        </w:rPr>
        <w:t xml:space="preserve"> </w:t>
      </w:r>
      <w:r>
        <w:rPr>
          <w:b/>
          <w:sz w:val="18"/>
        </w:rPr>
        <w:t>Law.</w:t>
      </w:r>
      <w:r>
        <w:rPr>
          <w:b/>
          <w:spacing w:val="40"/>
          <w:sz w:val="18"/>
        </w:rPr>
        <w:t xml:space="preserve"> </w:t>
      </w:r>
      <w:r>
        <w:rPr>
          <w:sz w:val="18"/>
        </w:rPr>
        <w:t>This</w:t>
      </w:r>
      <w:r>
        <w:rPr>
          <w:spacing w:val="-2"/>
          <w:sz w:val="18"/>
        </w:rPr>
        <w:t xml:space="preserve"> </w:t>
      </w:r>
      <w:r>
        <w:rPr>
          <w:sz w:val="18"/>
        </w:rPr>
        <w:t>Agreement</w:t>
      </w:r>
      <w:r>
        <w:rPr>
          <w:spacing w:val="-2"/>
          <w:sz w:val="18"/>
        </w:rPr>
        <w:t xml:space="preserve"> </w:t>
      </w:r>
      <w:r>
        <w:rPr>
          <w:sz w:val="18"/>
        </w:rPr>
        <w:t>and</w:t>
      </w:r>
      <w:r>
        <w:rPr>
          <w:spacing w:val="-2"/>
          <w:sz w:val="18"/>
        </w:rPr>
        <w:t xml:space="preserve"> </w:t>
      </w:r>
      <w:r>
        <w:rPr>
          <w:sz w:val="18"/>
        </w:rPr>
        <w:t>any</w:t>
      </w:r>
      <w:r>
        <w:rPr>
          <w:spacing w:val="-2"/>
          <w:sz w:val="18"/>
        </w:rPr>
        <w:t xml:space="preserve"> </w:t>
      </w:r>
      <w:r>
        <w:rPr>
          <w:sz w:val="18"/>
        </w:rPr>
        <w:t>dispute,</w:t>
      </w:r>
      <w:r>
        <w:rPr>
          <w:spacing w:val="-2"/>
          <w:sz w:val="18"/>
        </w:rPr>
        <w:t xml:space="preserve"> </w:t>
      </w:r>
      <w:r>
        <w:rPr>
          <w:sz w:val="18"/>
        </w:rPr>
        <w:t>claim,</w:t>
      </w:r>
      <w:r>
        <w:rPr>
          <w:spacing w:val="-1"/>
          <w:sz w:val="18"/>
        </w:rPr>
        <w:t xml:space="preserve"> </w:t>
      </w:r>
      <w:r>
        <w:rPr>
          <w:sz w:val="18"/>
        </w:rPr>
        <w:t>or</w:t>
      </w:r>
      <w:r>
        <w:rPr>
          <w:spacing w:val="-2"/>
          <w:sz w:val="18"/>
        </w:rPr>
        <w:t xml:space="preserve"> </w:t>
      </w:r>
      <w:r>
        <w:rPr>
          <w:sz w:val="18"/>
        </w:rPr>
        <w:t>controversy</w:t>
      </w:r>
      <w:r>
        <w:rPr>
          <w:spacing w:val="-1"/>
          <w:sz w:val="18"/>
        </w:rPr>
        <w:t xml:space="preserve"> </w:t>
      </w:r>
      <w:r>
        <w:rPr>
          <w:sz w:val="18"/>
        </w:rPr>
        <w:t>related</w:t>
      </w:r>
      <w:r>
        <w:rPr>
          <w:spacing w:val="-2"/>
          <w:sz w:val="18"/>
        </w:rPr>
        <w:t xml:space="preserve"> </w:t>
      </w:r>
      <w:r>
        <w:rPr>
          <w:sz w:val="18"/>
        </w:rPr>
        <w:t>to</w:t>
      </w:r>
      <w:r>
        <w:rPr>
          <w:spacing w:val="-2"/>
          <w:sz w:val="18"/>
        </w:rPr>
        <w:t xml:space="preserve"> </w:t>
      </w:r>
      <w:r>
        <w:rPr>
          <w:sz w:val="18"/>
        </w:rPr>
        <w:t>this Agreement shall</w:t>
      </w:r>
      <w:r>
        <w:rPr>
          <w:spacing w:val="-1"/>
          <w:sz w:val="18"/>
        </w:rPr>
        <w:t xml:space="preserve"> </w:t>
      </w:r>
      <w:r>
        <w:rPr>
          <w:sz w:val="18"/>
        </w:rPr>
        <w:t>be</w:t>
      </w:r>
      <w:r>
        <w:rPr>
          <w:spacing w:val="-1"/>
          <w:sz w:val="18"/>
        </w:rPr>
        <w:t xml:space="preserve"> </w:t>
      </w:r>
      <w:r>
        <w:rPr>
          <w:sz w:val="18"/>
        </w:rPr>
        <w:t>governed</w:t>
      </w:r>
      <w:r>
        <w:rPr>
          <w:spacing w:val="-2"/>
          <w:sz w:val="18"/>
        </w:rPr>
        <w:t xml:space="preserve"> </w:t>
      </w:r>
      <w:r>
        <w:rPr>
          <w:sz w:val="18"/>
        </w:rPr>
        <w:t>exclusively</w:t>
      </w:r>
      <w:r>
        <w:rPr>
          <w:spacing w:val="-2"/>
          <w:sz w:val="18"/>
        </w:rPr>
        <w:t xml:space="preserve"> </w:t>
      </w:r>
      <w:r>
        <w:rPr>
          <w:sz w:val="18"/>
        </w:rPr>
        <w:t>by</w:t>
      </w:r>
      <w:r>
        <w:rPr>
          <w:spacing w:val="-1"/>
          <w:sz w:val="18"/>
        </w:rPr>
        <w:t xml:space="preserve"> </w:t>
      </w:r>
      <w:r>
        <w:rPr>
          <w:sz w:val="18"/>
        </w:rPr>
        <w:t>the</w:t>
      </w:r>
      <w:r>
        <w:rPr>
          <w:spacing w:val="-1"/>
          <w:sz w:val="18"/>
        </w:rPr>
        <w:t xml:space="preserve"> </w:t>
      </w:r>
      <w:r>
        <w:rPr>
          <w:sz w:val="18"/>
        </w:rPr>
        <w:t>laws</w:t>
      </w:r>
      <w:r>
        <w:rPr>
          <w:spacing w:val="-2"/>
          <w:sz w:val="18"/>
        </w:rPr>
        <w:t xml:space="preserve"> </w:t>
      </w:r>
      <w:r>
        <w:rPr>
          <w:sz w:val="18"/>
        </w:rPr>
        <w:t>of the State of</w:t>
      </w:r>
      <w:r>
        <w:rPr>
          <w:spacing w:val="-1"/>
          <w:sz w:val="18"/>
        </w:rPr>
        <w:t xml:space="preserve"> </w:t>
      </w:r>
      <w:r>
        <w:rPr>
          <w:sz w:val="18"/>
        </w:rPr>
        <w:t>New</w:t>
      </w:r>
      <w:r>
        <w:rPr>
          <w:spacing w:val="-1"/>
          <w:sz w:val="18"/>
        </w:rPr>
        <w:t xml:space="preserve"> </w:t>
      </w:r>
      <w:r>
        <w:rPr>
          <w:sz w:val="18"/>
        </w:rPr>
        <w:t>York without</w:t>
      </w:r>
      <w:r>
        <w:rPr>
          <w:spacing w:val="-1"/>
          <w:sz w:val="18"/>
        </w:rPr>
        <w:t xml:space="preserve"> </w:t>
      </w:r>
      <w:r>
        <w:rPr>
          <w:sz w:val="18"/>
        </w:rPr>
        <w:t>regard to</w:t>
      </w:r>
      <w:r>
        <w:rPr>
          <w:spacing w:val="-2"/>
          <w:sz w:val="18"/>
        </w:rPr>
        <w:t xml:space="preserve"> </w:t>
      </w:r>
      <w:r>
        <w:rPr>
          <w:sz w:val="18"/>
        </w:rPr>
        <w:t>its</w:t>
      </w:r>
      <w:r>
        <w:rPr>
          <w:spacing w:val="-2"/>
          <w:sz w:val="18"/>
        </w:rPr>
        <w:t xml:space="preserve"> </w:t>
      </w:r>
      <w:r>
        <w:rPr>
          <w:sz w:val="18"/>
        </w:rPr>
        <w:t>conflicts of</w:t>
      </w:r>
      <w:r>
        <w:rPr>
          <w:spacing w:val="-1"/>
          <w:sz w:val="18"/>
        </w:rPr>
        <w:t xml:space="preserve"> </w:t>
      </w:r>
      <w:r>
        <w:rPr>
          <w:sz w:val="18"/>
        </w:rPr>
        <w:t>laws principles</w:t>
      </w:r>
      <w:r>
        <w:rPr>
          <w:spacing w:val="-1"/>
          <w:sz w:val="18"/>
        </w:rPr>
        <w:t xml:space="preserve"> </w:t>
      </w:r>
      <w:r>
        <w:rPr>
          <w:sz w:val="18"/>
        </w:rPr>
        <w:t>that would</w:t>
      </w:r>
      <w:r>
        <w:rPr>
          <w:spacing w:val="-3"/>
          <w:sz w:val="18"/>
        </w:rPr>
        <w:t xml:space="preserve"> </w:t>
      </w:r>
      <w:r>
        <w:rPr>
          <w:sz w:val="18"/>
        </w:rPr>
        <w:t>have a contrary</w:t>
      </w:r>
      <w:r>
        <w:rPr>
          <w:spacing w:val="-1"/>
          <w:sz w:val="18"/>
        </w:rPr>
        <w:t xml:space="preserve"> </w:t>
      </w:r>
      <w:r>
        <w:rPr>
          <w:sz w:val="18"/>
        </w:rPr>
        <w:t>result. The United Nations</w:t>
      </w:r>
      <w:r>
        <w:rPr>
          <w:spacing w:val="-1"/>
          <w:sz w:val="18"/>
        </w:rPr>
        <w:t xml:space="preserve"> </w:t>
      </w:r>
      <w:r>
        <w:rPr>
          <w:sz w:val="18"/>
        </w:rPr>
        <w:t>Convention on</w:t>
      </w:r>
      <w:r>
        <w:rPr>
          <w:spacing w:val="-1"/>
          <w:sz w:val="18"/>
        </w:rPr>
        <w:t xml:space="preserve"> </w:t>
      </w:r>
      <w:r>
        <w:rPr>
          <w:sz w:val="18"/>
        </w:rPr>
        <w:t>the International Sale of Goods shall not apply to this Agreement. Any dispute, claim, or controversy between Buyer and Seller related to this Agreement</w:t>
      </w:r>
      <w:r>
        <w:rPr>
          <w:spacing w:val="-12"/>
          <w:sz w:val="18"/>
        </w:rPr>
        <w:t xml:space="preserve"> </w:t>
      </w:r>
      <w:r>
        <w:rPr>
          <w:sz w:val="18"/>
        </w:rPr>
        <w:t>that</w:t>
      </w:r>
      <w:r>
        <w:rPr>
          <w:spacing w:val="-11"/>
          <w:sz w:val="18"/>
        </w:rPr>
        <w:t xml:space="preserve"> </w:t>
      </w:r>
      <w:r>
        <w:rPr>
          <w:sz w:val="18"/>
        </w:rPr>
        <w:t>cannot</w:t>
      </w:r>
      <w:r>
        <w:rPr>
          <w:spacing w:val="-10"/>
          <w:sz w:val="18"/>
        </w:rPr>
        <w:t xml:space="preserve"> </w:t>
      </w:r>
      <w:r>
        <w:rPr>
          <w:sz w:val="18"/>
        </w:rPr>
        <w:t>be</w:t>
      </w:r>
      <w:r>
        <w:rPr>
          <w:spacing w:val="-10"/>
          <w:sz w:val="18"/>
        </w:rPr>
        <w:t xml:space="preserve"> </w:t>
      </w:r>
      <w:r>
        <w:rPr>
          <w:sz w:val="18"/>
        </w:rPr>
        <w:t>resolved</w:t>
      </w:r>
      <w:r>
        <w:rPr>
          <w:spacing w:val="-10"/>
          <w:sz w:val="18"/>
        </w:rPr>
        <w:t xml:space="preserve"> </w:t>
      </w:r>
      <w:r>
        <w:rPr>
          <w:sz w:val="18"/>
        </w:rPr>
        <w:t>through</w:t>
      </w:r>
      <w:r>
        <w:rPr>
          <w:spacing w:val="-11"/>
          <w:sz w:val="18"/>
        </w:rPr>
        <w:t xml:space="preserve"> </w:t>
      </w:r>
      <w:r>
        <w:rPr>
          <w:sz w:val="18"/>
        </w:rPr>
        <w:t>good</w:t>
      </w:r>
      <w:r>
        <w:rPr>
          <w:spacing w:val="-11"/>
          <w:sz w:val="18"/>
        </w:rPr>
        <w:t xml:space="preserve"> </w:t>
      </w:r>
      <w:r>
        <w:rPr>
          <w:sz w:val="18"/>
        </w:rPr>
        <w:t>faith</w:t>
      </w:r>
      <w:r>
        <w:rPr>
          <w:spacing w:val="-11"/>
          <w:sz w:val="18"/>
        </w:rPr>
        <w:t xml:space="preserve"> </w:t>
      </w:r>
      <w:r>
        <w:rPr>
          <w:sz w:val="18"/>
        </w:rPr>
        <w:t>negotiations</w:t>
      </w:r>
      <w:r>
        <w:rPr>
          <w:spacing w:val="-12"/>
          <w:sz w:val="18"/>
        </w:rPr>
        <w:t xml:space="preserve"> </w:t>
      </w:r>
      <w:r>
        <w:rPr>
          <w:sz w:val="18"/>
        </w:rPr>
        <w:t>shall</w:t>
      </w:r>
      <w:r>
        <w:rPr>
          <w:spacing w:val="-9"/>
          <w:sz w:val="18"/>
        </w:rPr>
        <w:t xml:space="preserve"> </w:t>
      </w:r>
      <w:r>
        <w:rPr>
          <w:sz w:val="18"/>
        </w:rPr>
        <w:t>be</w:t>
      </w:r>
      <w:r>
        <w:rPr>
          <w:spacing w:val="-11"/>
          <w:sz w:val="18"/>
        </w:rPr>
        <w:t xml:space="preserve"> </w:t>
      </w:r>
      <w:r>
        <w:rPr>
          <w:sz w:val="18"/>
        </w:rPr>
        <w:t>finally</w:t>
      </w:r>
      <w:r>
        <w:rPr>
          <w:spacing w:val="-11"/>
          <w:sz w:val="18"/>
        </w:rPr>
        <w:t xml:space="preserve"> </w:t>
      </w:r>
      <w:proofErr w:type="spellStart"/>
      <w:r>
        <w:rPr>
          <w:sz w:val="18"/>
        </w:rPr>
        <w:t>venued</w:t>
      </w:r>
      <w:proofErr w:type="spellEnd"/>
      <w:r>
        <w:rPr>
          <w:spacing w:val="-11"/>
          <w:sz w:val="18"/>
        </w:rPr>
        <w:t xml:space="preserve"> </w:t>
      </w:r>
      <w:r>
        <w:rPr>
          <w:sz w:val="18"/>
        </w:rPr>
        <w:t>in</w:t>
      </w:r>
      <w:r>
        <w:rPr>
          <w:spacing w:val="-11"/>
          <w:sz w:val="18"/>
        </w:rPr>
        <w:t xml:space="preserve"> </w:t>
      </w:r>
      <w:r>
        <w:rPr>
          <w:sz w:val="18"/>
        </w:rPr>
        <w:t>the</w:t>
      </w:r>
      <w:r>
        <w:rPr>
          <w:spacing w:val="-10"/>
          <w:sz w:val="18"/>
        </w:rPr>
        <w:t xml:space="preserve"> </w:t>
      </w:r>
      <w:r>
        <w:rPr>
          <w:sz w:val="18"/>
        </w:rPr>
        <w:t>New</w:t>
      </w:r>
      <w:r>
        <w:rPr>
          <w:spacing w:val="-10"/>
          <w:sz w:val="18"/>
        </w:rPr>
        <w:t xml:space="preserve"> </w:t>
      </w:r>
      <w:r>
        <w:rPr>
          <w:sz w:val="18"/>
        </w:rPr>
        <w:t>York</w:t>
      </w:r>
      <w:r>
        <w:rPr>
          <w:spacing w:val="-10"/>
          <w:sz w:val="18"/>
        </w:rPr>
        <w:t xml:space="preserve"> </w:t>
      </w:r>
      <w:r>
        <w:rPr>
          <w:sz w:val="18"/>
        </w:rPr>
        <w:t>State</w:t>
      </w:r>
      <w:r>
        <w:rPr>
          <w:spacing w:val="-10"/>
          <w:sz w:val="18"/>
        </w:rPr>
        <w:t xml:space="preserve"> </w:t>
      </w:r>
      <w:r>
        <w:rPr>
          <w:sz w:val="18"/>
        </w:rPr>
        <w:t>Supreme</w:t>
      </w:r>
      <w:r>
        <w:rPr>
          <w:spacing w:val="-10"/>
          <w:sz w:val="18"/>
        </w:rPr>
        <w:t xml:space="preserve"> </w:t>
      </w:r>
      <w:r>
        <w:rPr>
          <w:sz w:val="18"/>
        </w:rPr>
        <w:t>Court</w:t>
      </w:r>
      <w:r>
        <w:rPr>
          <w:spacing w:val="-10"/>
          <w:sz w:val="18"/>
        </w:rPr>
        <w:t xml:space="preserve"> </w:t>
      </w:r>
      <w:r>
        <w:rPr>
          <w:sz w:val="18"/>
        </w:rPr>
        <w:t>situate</w:t>
      </w:r>
      <w:r>
        <w:rPr>
          <w:spacing w:val="-11"/>
          <w:sz w:val="18"/>
        </w:rPr>
        <w:t xml:space="preserve"> </w:t>
      </w:r>
      <w:r>
        <w:rPr>
          <w:sz w:val="18"/>
        </w:rPr>
        <w:t>in</w:t>
      </w:r>
      <w:r>
        <w:rPr>
          <w:spacing w:val="-11"/>
          <w:sz w:val="18"/>
        </w:rPr>
        <w:t xml:space="preserve"> </w:t>
      </w:r>
      <w:r>
        <w:rPr>
          <w:sz w:val="18"/>
        </w:rPr>
        <w:t xml:space="preserve">Steuben County, </w:t>
      </w:r>
      <w:proofErr w:type="gramStart"/>
      <w:r>
        <w:rPr>
          <w:sz w:val="18"/>
        </w:rPr>
        <w:t>New York</w:t>
      </w:r>
      <w:proofErr w:type="gramEnd"/>
      <w:r>
        <w:rPr>
          <w:sz w:val="18"/>
        </w:rPr>
        <w:t xml:space="preserve"> or the US Federal District Court of the Western District of New York. Buyer and Seller shall pay their own costs including attorney’s fees and court costs related to any dispute, claim, or controversy.</w:t>
      </w:r>
    </w:p>
    <w:p w14:paraId="3212EEE6" w14:textId="77777777" w:rsidR="00F27A5B" w:rsidRDefault="00000000">
      <w:pPr>
        <w:pStyle w:val="ListParagraph"/>
        <w:numPr>
          <w:ilvl w:val="0"/>
          <w:numId w:val="2"/>
        </w:numPr>
        <w:tabs>
          <w:tab w:val="left" w:pos="480"/>
        </w:tabs>
        <w:ind w:right="212"/>
        <w:jc w:val="both"/>
        <w:rPr>
          <w:sz w:val="18"/>
        </w:rPr>
      </w:pPr>
      <w:r>
        <w:rPr>
          <w:b/>
          <w:sz w:val="18"/>
        </w:rPr>
        <w:t>Site</w:t>
      </w:r>
      <w:r>
        <w:rPr>
          <w:b/>
          <w:spacing w:val="-3"/>
          <w:sz w:val="18"/>
        </w:rPr>
        <w:t xml:space="preserve"> </w:t>
      </w:r>
      <w:r>
        <w:rPr>
          <w:b/>
          <w:sz w:val="18"/>
        </w:rPr>
        <w:t>Rules.</w:t>
      </w:r>
      <w:r>
        <w:rPr>
          <w:b/>
          <w:spacing w:val="40"/>
          <w:sz w:val="18"/>
        </w:rPr>
        <w:t xml:space="preserve"> </w:t>
      </w:r>
      <w:r>
        <w:rPr>
          <w:sz w:val="18"/>
        </w:rPr>
        <w:t>If</w:t>
      </w:r>
      <w:r>
        <w:rPr>
          <w:spacing w:val="-4"/>
          <w:sz w:val="18"/>
        </w:rPr>
        <w:t xml:space="preserve"> </w:t>
      </w:r>
      <w:r>
        <w:rPr>
          <w:sz w:val="18"/>
        </w:rPr>
        <w:t>Seller</w:t>
      </w:r>
      <w:r>
        <w:rPr>
          <w:spacing w:val="-3"/>
          <w:sz w:val="18"/>
        </w:rPr>
        <w:t xml:space="preserve"> </w:t>
      </w:r>
      <w:r>
        <w:rPr>
          <w:sz w:val="18"/>
        </w:rPr>
        <w:t>performs</w:t>
      </w:r>
      <w:r>
        <w:rPr>
          <w:spacing w:val="-3"/>
          <w:sz w:val="18"/>
        </w:rPr>
        <w:t xml:space="preserve"> </w:t>
      </w:r>
      <w:r>
        <w:rPr>
          <w:sz w:val="18"/>
        </w:rPr>
        <w:t>any</w:t>
      </w:r>
      <w:r>
        <w:rPr>
          <w:spacing w:val="-3"/>
          <w:sz w:val="18"/>
        </w:rPr>
        <w:t xml:space="preserve"> </w:t>
      </w:r>
      <w:r>
        <w:rPr>
          <w:sz w:val="18"/>
        </w:rPr>
        <w:t>services</w:t>
      </w:r>
      <w:r>
        <w:rPr>
          <w:spacing w:val="-3"/>
          <w:sz w:val="18"/>
        </w:rPr>
        <w:t xml:space="preserve"> </w:t>
      </w:r>
      <w:r>
        <w:rPr>
          <w:sz w:val="18"/>
        </w:rPr>
        <w:t>for</w:t>
      </w:r>
      <w:r>
        <w:rPr>
          <w:spacing w:val="-3"/>
          <w:sz w:val="18"/>
        </w:rPr>
        <w:t xml:space="preserve"> </w:t>
      </w:r>
      <w:r>
        <w:rPr>
          <w:sz w:val="18"/>
        </w:rPr>
        <w:t>Buyer</w:t>
      </w:r>
      <w:r>
        <w:rPr>
          <w:spacing w:val="-3"/>
          <w:sz w:val="18"/>
        </w:rPr>
        <w:t xml:space="preserve"> </w:t>
      </w:r>
      <w:r>
        <w:rPr>
          <w:sz w:val="18"/>
        </w:rPr>
        <w:t>on</w:t>
      </w:r>
      <w:r>
        <w:rPr>
          <w:spacing w:val="-3"/>
          <w:sz w:val="18"/>
        </w:rPr>
        <w:t xml:space="preserve"> </w:t>
      </w:r>
      <w:r>
        <w:rPr>
          <w:sz w:val="18"/>
        </w:rPr>
        <w:t>Buyer's</w:t>
      </w:r>
      <w:r>
        <w:rPr>
          <w:spacing w:val="-3"/>
          <w:sz w:val="18"/>
        </w:rPr>
        <w:t xml:space="preserve"> </w:t>
      </w:r>
      <w:r>
        <w:rPr>
          <w:sz w:val="18"/>
        </w:rPr>
        <w:t>premises (“Site”),</w:t>
      </w:r>
      <w:r>
        <w:rPr>
          <w:spacing w:val="-4"/>
          <w:sz w:val="18"/>
        </w:rPr>
        <w:t xml:space="preserve"> </w:t>
      </w:r>
      <w:r>
        <w:rPr>
          <w:sz w:val="18"/>
        </w:rPr>
        <w:t>its</w:t>
      </w:r>
      <w:r>
        <w:rPr>
          <w:spacing w:val="-3"/>
          <w:sz w:val="18"/>
        </w:rPr>
        <w:t xml:space="preserve"> </w:t>
      </w:r>
      <w:r>
        <w:rPr>
          <w:sz w:val="18"/>
        </w:rPr>
        <w:t>employees,</w:t>
      </w:r>
      <w:r>
        <w:rPr>
          <w:spacing w:val="-4"/>
          <w:sz w:val="18"/>
        </w:rPr>
        <w:t xml:space="preserve"> </w:t>
      </w:r>
      <w:r>
        <w:rPr>
          <w:sz w:val="18"/>
        </w:rPr>
        <w:t>and</w:t>
      </w:r>
      <w:r>
        <w:rPr>
          <w:spacing w:val="-3"/>
          <w:sz w:val="18"/>
        </w:rPr>
        <w:t xml:space="preserve"> </w:t>
      </w:r>
      <w:r>
        <w:rPr>
          <w:sz w:val="18"/>
        </w:rPr>
        <w:t>its</w:t>
      </w:r>
      <w:r>
        <w:rPr>
          <w:spacing w:val="-4"/>
          <w:sz w:val="18"/>
        </w:rPr>
        <w:t xml:space="preserve"> </w:t>
      </w:r>
      <w:r>
        <w:rPr>
          <w:sz w:val="18"/>
        </w:rPr>
        <w:t>subcontractors</w:t>
      </w:r>
      <w:r>
        <w:rPr>
          <w:spacing w:val="-3"/>
          <w:sz w:val="18"/>
        </w:rPr>
        <w:t xml:space="preserve"> </w:t>
      </w:r>
      <w:r>
        <w:rPr>
          <w:sz w:val="18"/>
        </w:rPr>
        <w:t>(regardless</w:t>
      </w:r>
      <w:r>
        <w:rPr>
          <w:spacing w:val="-4"/>
          <w:sz w:val="18"/>
        </w:rPr>
        <w:t xml:space="preserve"> </w:t>
      </w:r>
      <w:r>
        <w:rPr>
          <w:sz w:val="18"/>
        </w:rPr>
        <w:t>of</w:t>
      </w:r>
      <w:r>
        <w:rPr>
          <w:spacing w:val="-3"/>
          <w:sz w:val="18"/>
        </w:rPr>
        <w:t xml:space="preserve"> </w:t>
      </w:r>
      <w:r>
        <w:rPr>
          <w:sz w:val="18"/>
        </w:rPr>
        <w:t>tier)</w:t>
      </w:r>
      <w:r>
        <w:rPr>
          <w:spacing w:val="-3"/>
          <w:sz w:val="18"/>
        </w:rPr>
        <w:t xml:space="preserve"> </w:t>
      </w:r>
      <w:r>
        <w:rPr>
          <w:sz w:val="18"/>
        </w:rPr>
        <w:t>shall comply with and observe all directions, rules, and regulations of Buyer relating to conduct while on Buyer’s Site. These directions, rules, and regulations</w:t>
      </w:r>
      <w:r>
        <w:rPr>
          <w:spacing w:val="-1"/>
          <w:sz w:val="18"/>
        </w:rPr>
        <w:t xml:space="preserve"> </w:t>
      </w:r>
      <w:r>
        <w:rPr>
          <w:sz w:val="18"/>
        </w:rPr>
        <w:t>(“Rules”)</w:t>
      </w:r>
      <w:r>
        <w:rPr>
          <w:spacing w:val="-1"/>
          <w:sz w:val="18"/>
        </w:rPr>
        <w:t xml:space="preserve"> </w:t>
      </w:r>
      <w:r>
        <w:rPr>
          <w:sz w:val="18"/>
        </w:rPr>
        <w:t>include,</w:t>
      </w:r>
      <w:r>
        <w:rPr>
          <w:spacing w:val="-1"/>
          <w:sz w:val="18"/>
        </w:rPr>
        <w:t xml:space="preserve"> </w:t>
      </w:r>
      <w:r>
        <w:rPr>
          <w:sz w:val="18"/>
        </w:rPr>
        <w:t>but</w:t>
      </w:r>
      <w:r>
        <w:rPr>
          <w:spacing w:val="-1"/>
          <w:sz w:val="18"/>
        </w:rPr>
        <w:t xml:space="preserve"> </w:t>
      </w:r>
      <w:r>
        <w:rPr>
          <w:sz w:val="18"/>
        </w:rPr>
        <w:t>are</w:t>
      </w:r>
      <w:r>
        <w:rPr>
          <w:spacing w:val="-1"/>
          <w:sz w:val="18"/>
        </w:rPr>
        <w:t xml:space="preserve"> </w:t>
      </w:r>
      <w:r>
        <w:rPr>
          <w:sz w:val="18"/>
        </w:rPr>
        <w:t>not limited</w:t>
      </w:r>
      <w:r>
        <w:rPr>
          <w:spacing w:val="-2"/>
          <w:sz w:val="18"/>
        </w:rPr>
        <w:t xml:space="preserve"> </w:t>
      </w:r>
      <w:r>
        <w:rPr>
          <w:sz w:val="18"/>
        </w:rPr>
        <w:t>to</w:t>
      </w:r>
      <w:r>
        <w:rPr>
          <w:spacing w:val="-1"/>
          <w:sz w:val="18"/>
        </w:rPr>
        <w:t xml:space="preserve"> </w:t>
      </w:r>
      <w:r>
        <w:rPr>
          <w:sz w:val="18"/>
        </w:rPr>
        <w:t>the</w:t>
      </w:r>
      <w:r>
        <w:rPr>
          <w:spacing w:val="-1"/>
          <w:sz w:val="18"/>
        </w:rPr>
        <w:t xml:space="preserve"> </w:t>
      </w:r>
      <w:r>
        <w:rPr>
          <w:sz w:val="18"/>
        </w:rPr>
        <w:t>following:</w:t>
      </w:r>
      <w:r>
        <w:rPr>
          <w:spacing w:val="-1"/>
          <w:sz w:val="18"/>
        </w:rPr>
        <w:t xml:space="preserve"> </w:t>
      </w:r>
      <w:r>
        <w:rPr>
          <w:sz w:val="18"/>
        </w:rPr>
        <w:t>safety</w:t>
      </w:r>
      <w:r>
        <w:rPr>
          <w:spacing w:val="-2"/>
          <w:sz w:val="18"/>
        </w:rPr>
        <w:t xml:space="preserve"> </w:t>
      </w:r>
      <w:r>
        <w:rPr>
          <w:sz w:val="18"/>
        </w:rPr>
        <w:t>and health,</w:t>
      </w:r>
      <w:r>
        <w:rPr>
          <w:spacing w:val="-1"/>
          <w:sz w:val="18"/>
        </w:rPr>
        <w:t xml:space="preserve"> </w:t>
      </w:r>
      <w:r>
        <w:rPr>
          <w:sz w:val="18"/>
        </w:rPr>
        <w:t>fire prevention,</w:t>
      </w:r>
      <w:r>
        <w:rPr>
          <w:spacing w:val="-1"/>
          <w:sz w:val="18"/>
        </w:rPr>
        <w:t xml:space="preserve"> </w:t>
      </w:r>
      <w:r>
        <w:rPr>
          <w:sz w:val="18"/>
        </w:rPr>
        <w:t>environmental, housekeeping,</w:t>
      </w:r>
      <w:r>
        <w:rPr>
          <w:spacing w:val="-2"/>
          <w:sz w:val="18"/>
        </w:rPr>
        <w:t xml:space="preserve"> </w:t>
      </w:r>
      <w:r>
        <w:rPr>
          <w:sz w:val="18"/>
        </w:rPr>
        <w:t>maintenance and</w:t>
      </w:r>
      <w:r>
        <w:rPr>
          <w:spacing w:val="-1"/>
          <w:sz w:val="18"/>
        </w:rPr>
        <w:t xml:space="preserve"> </w:t>
      </w:r>
      <w:r>
        <w:rPr>
          <w:sz w:val="18"/>
        </w:rPr>
        <w:t>protection</w:t>
      </w:r>
      <w:r>
        <w:rPr>
          <w:spacing w:val="-2"/>
          <w:sz w:val="18"/>
        </w:rPr>
        <w:t xml:space="preserve"> </w:t>
      </w:r>
      <w:r>
        <w:rPr>
          <w:sz w:val="18"/>
        </w:rPr>
        <w:t>of</w:t>
      </w:r>
      <w:r>
        <w:rPr>
          <w:spacing w:val="-1"/>
          <w:sz w:val="18"/>
        </w:rPr>
        <w:t xml:space="preserve"> </w:t>
      </w:r>
      <w:r>
        <w:rPr>
          <w:sz w:val="18"/>
        </w:rPr>
        <w:t>the</w:t>
      </w:r>
      <w:r>
        <w:rPr>
          <w:spacing w:val="-1"/>
          <w:sz w:val="18"/>
        </w:rPr>
        <w:t xml:space="preserve"> </w:t>
      </w:r>
      <w:r>
        <w:rPr>
          <w:sz w:val="18"/>
        </w:rPr>
        <w:t>Site,</w:t>
      </w:r>
      <w:r>
        <w:rPr>
          <w:spacing w:val="-1"/>
          <w:sz w:val="18"/>
        </w:rPr>
        <w:t xml:space="preserve"> </w:t>
      </w:r>
      <w:r>
        <w:rPr>
          <w:sz w:val="18"/>
        </w:rPr>
        <w:t>delivery</w:t>
      </w:r>
      <w:r>
        <w:rPr>
          <w:spacing w:val="-1"/>
          <w:sz w:val="18"/>
        </w:rPr>
        <w:t xml:space="preserve"> </w:t>
      </w:r>
      <w:r>
        <w:rPr>
          <w:sz w:val="18"/>
        </w:rPr>
        <w:t>and</w:t>
      </w:r>
      <w:r>
        <w:rPr>
          <w:spacing w:val="-2"/>
          <w:sz w:val="18"/>
        </w:rPr>
        <w:t xml:space="preserve"> </w:t>
      </w:r>
      <w:r>
        <w:rPr>
          <w:sz w:val="18"/>
        </w:rPr>
        <w:t>storage</w:t>
      </w:r>
      <w:r>
        <w:rPr>
          <w:spacing w:val="-1"/>
          <w:sz w:val="18"/>
        </w:rPr>
        <w:t xml:space="preserve"> </w:t>
      </w:r>
      <w:r>
        <w:rPr>
          <w:sz w:val="18"/>
        </w:rPr>
        <w:t>of</w:t>
      </w:r>
      <w:r>
        <w:rPr>
          <w:spacing w:val="-2"/>
          <w:sz w:val="18"/>
        </w:rPr>
        <w:t xml:space="preserve"> </w:t>
      </w:r>
      <w:r>
        <w:rPr>
          <w:sz w:val="18"/>
        </w:rPr>
        <w:t>materials,</w:t>
      </w:r>
      <w:r>
        <w:rPr>
          <w:spacing w:val="-1"/>
          <w:sz w:val="18"/>
        </w:rPr>
        <w:t xml:space="preserve"> </w:t>
      </w:r>
      <w:r>
        <w:rPr>
          <w:sz w:val="18"/>
        </w:rPr>
        <w:t>ingress</w:t>
      </w:r>
      <w:r>
        <w:rPr>
          <w:spacing w:val="-1"/>
          <w:sz w:val="18"/>
        </w:rPr>
        <w:t xml:space="preserve"> </w:t>
      </w:r>
      <w:r>
        <w:rPr>
          <w:sz w:val="18"/>
        </w:rPr>
        <w:t>and</w:t>
      </w:r>
      <w:r>
        <w:rPr>
          <w:spacing w:val="-1"/>
          <w:sz w:val="18"/>
        </w:rPr>
        <w:t xml:space="preserve"> </w:t>
      </w:r>
      <w:r>
        <w:rPr>
          <w:sz w:val="18"/>
        </w:rPr>
        <w:t>egress</w:t>
      </w:r>
      <w:r>
        <w:rPr>
          <w:spacing w:val="-1"/>
          <w:sz w:val="18"/>
        </w:rPr>
        <w:t xml:space="preserve"> </w:t>
      </w:r>
      <w:r>
        <w:rPr>
          <w:sz w:val="18"/>
        </w:rPr>
        <w:t>to</w:t>
      </w:r>
      <w:r>
        <w:rPr>
          <w:spacing w:val="-2"/>
          <w:sz w:val="18"/>
        </w:rPr>
        <w:t xml:space="preserve"> </w:t>
      </w:r>
      <w:r>
        <w:rPr>
          <w:sz w:val="18"/>
        </w:rPr>
        <w:t>the</w:t>
      </w:r>
      <w:r>
        <w:rPr>
          <w:spacing w:val="-1"/>
          <w:sz w:val="18"/>
        </w:rPr>
        <w:t xml:space="preserve"> </w:t>
      </w:r>
      <w:r>
        <w:rPr>
          <w:sz w:val="18"/>
        </w:rPr>
        <w:t>premises,</w:t>
      </w:r>
      <w:r>
        <w:rPr>
          <w:spacing w:val="-1"/>
          <w:sz w:val="18"/>
        </w:rPr>
        <w:t xml:space="preserve"> </w:t>
      </w:r>
      <w:r>
        <w:rPr>
          <w:sz w:val="18"/>
        </w:rPr>
        <w:t>parking,</w:t>
      </w:r>
      <w:r>
        <w:rPr>
          <w:spacing w:val="-2"/>
          <w:sz w:val="18"/>
        </w:rPr>
        <w:t xml:space="preserve"> </w:t>
      </w:r>
      <w:r>
        <w:rPr>
          <w:sz w:val="18"/>
        </w:rPr>
        <w:t>employee</w:t>
      </w:r>
      <w:r>
        <w:rPr>
          <w:spacing w:val="-2"/>
          <w:sz w:val="18"/>
        </w:rPr>
        <w:t xml:space="preserve"> </w:t>
      </w:r>
      <w:r>
        <w:rPr>
          <w:sz w:val="18"/>
        </w:rPr>
        <w:t>conduct,</w:t>
      </w:r>
      <w:r>
        <w:rPr>
          <w:spacing w:val="-2"/>
          <w:sz w:val="18"/>
        </w:rPr>
        <w:t xml:space="preserve"> </w:t>
      </w:r>
      <w:r>
        <w:rPr>
          <w:sz w:val="18"/>
        </w:rPr>
        <w:t>and</w:t>
      </w:r>
      <w:r>
        <w:rPr>
          <w:spacing w:val="-1"/>
          <w:sz w:val="18"/>
        </w:rPr>
        <w:t xml:space="preserve"> </w:t>
      </w:r>
      <w:r>
        <w:rPr>
          <w:sz w:val="18"/>
        </w:rPr>
        <w:t>public</w:t>
      </w:r>
      <w:r>
        <w:rPr>
          <w:spacing w:val="-1"/>
          <w:sz w:val="18"/>
        </w:rPr>
        <w:t xml:space="preserve"> </w:t>
      </w:r>
      <w:r>
        <w:rPr>
          <w:sz w:val="18"/>
        </w:rPr>
        <w:t>relations. Copies of such Site Rules will be furnished to Seller upon request.</w:t>
      </w:r>
    </w:p>
    <w:p w14:paraId="3212EEE7" w14:textId="77777777" w:rsidR="00F27A5B" w:rsidRDefault="00000000">
      <w:pPr>
        <w:pStyle w:val="ListParagraph"/>
        <w:numPr>
          <w:ilvl w:val="0"/>
          <w:numId w:val="2"/>
        </w:numPr>
        <w:tabs>
          <w:tab w:val="left" w:pos="476"/>
        </w:tabs>
        <w:spacing w:before="120"/>
        <w:ind w:left="475" w:right="210"/>
        <w:jc w:val="both"/>
        <w:rPr>
          <w:sz w:val="18"/>
        </w:rPr>
      </w:pPr>
      <w:r>
        <w:rPr>
          <w:b/>
          <w:sz w:val="18"/>
        </w:rPr>
        <w:t>Supply Chain Security Compliance.</w:t>
      </w:r>
      <w:r>
        <w:rPr>
          <w:b/>
          <w:spacing w:val="40"/>
          <w:sz w:val="18"/>
        </w:rPr>
        <w:t xml:space="preserve"> </w:t>
      </w:r>
      <w:r>
        <w:rPr>
          <w:sz w:val="18"/>
        </w:rPr>
        <w:t>Seller</w:t>
      </w:r>
      <w:r>
        <w:rPr>
          <w:spacing w:val="-1"/>
          <w:sz w:val="18"/>
        </w:rPr>
        <w:t xml:space="preserve"> </w:t>
      </w:r>
      <w:r>
        <w:rPr>
          <w:sz w:val="18"/>
        </w:rPr>
        <w:t>acknowledges that</w:t>
      </w:r>
      <w:r>
        <w:rPr>
          <w:spacing w:val="-1"/>
          <w:sz w:val="18"/>
        </w:rPr>
        <w:t xml:space="preserve"> </w:t>
      </w:r>
      <w:r>
        <w:rPr>
          <w:sz w:val="18"/>
        </w:rPr>
        <w:t>Buyer participates in various supply chain security programs,</w:t>
      </w:r>
      <w:r>
        <w:rPr>
          <w:spacing w:val="-1"/>
          <w:sz w:val="18"/>
        </w:rPr>
        <w:t xml:space="preserve"> </w:t>
      </w:r>
      <w:r>
        <w:rPr>
          <w:sz w:val="18"/>
        </w:rPr>
        <w:t>including but not limited</w:t>
      </w:r>
      <w:r>
        <w:rPr>
          <w:spacing w:val="-9"/>
          <w:sz w:val="18"/>
        </w:rPr>
        <w:t xml:space="preserve"> </w:t>
      </w:r>
      <w:r>
        <w:rPr>
          <w:sz w:val="18"/>
        </w:rPr>
        <w:t>to</w:t>
      </w:r>
      <w:r>
        <w:rPr>
          <w:spacing w:val="-9"/>
          <w:sz w:val="18"/>
        </w:rPr>
        <w:t xml:space="preserve"> </w:t>
      </w:r>
      <w:r>
        <w:rPr>
          <w:sz w:val="18"/>
        </w:rPr>
        <w:t>the</w:t>
      </w:r>
      <w:r>
        <w:rPr>
          <w:spacing w:val="-8"/>
          <w:sz w:val="18"/>
        </w:rPr>
        <w:t xml:space="preserve"> </w:t>
      </w:r>
      <w:r>
        <w:rPr>
          <w:sz w:val="18"/>
        </w:rPr>
        <w:t>U.S.</w:t>
      </w:r>
      <w:r>
        <w:rPr>
          <w:spacing w:val="-8"/>
          <w:sz w:val="18"/>
        </w:rPr>
        <w:t xml:space="preserve"> </w:t>
      </w:r>
      <w:r>
        <w:rPr>
          <w:sz w:val="18"/>
        </w:rPr>
        <w:t>Customs–Trade</w:t>
      </w:r>
      <w:r>
        <w:rPr>
          <w:spacing w:val="-8"/>
          <w:sz w:val="18"/>
        </w:rPr>
        <w:t xml:space="preserve"> </w:t>
      </w:r>
      <w:r>
        <w:rPr>
          <w:sz w:val="18"/>
        </w:rPr>
        <w:t>Partnership</w:t>
      </w:r>
      <w:r>
        <w:rPr>
          <w:spacing w:val="-8"/>
          <w:sz w:val="18"/>
        </w:rPr>
        <w:t xml:space="preserve"> </w:t>
      </w:r>
      <w:r>
        <w:rPr>
          <w:sz w:val="18"/>
        </w:rPr>
        <w:t>Against</w:t>
      </w:r>
      <w:r>
        <w:rPr>
          <w:spacing w:val="-9"/>
          <w:sz w:val="18"/>
        </w:rPr>
        <w:t xml:space="preserve"> </w:t>
      </w:r>
      <w:r>
        <w:rPr>
          <w:sz w:val="18"/>
        </w:rPr>
        <w:t>Terrorism</w:t>
      </w:r>
      <w:r>
        <w:rPr>
          <w:spacing w:val="-9"/>
          <w:sz w:val="18"/>
        </w:rPr>
        <w:t xml:space="preserve"> </w:t>
      </w:r>
      <w:r>
        <w:rPr>
          <w:sz w:val="18"/>
        </w:rPr>
        <w:t>or</w:t>
      </w:r>
      <w:r>
        <w:rPr>
          <w:spacing w:val="-8"/>
          <w:sz w:val="18"/>
        </w:rPr>
        <w:t xml:space="preserve"> </w:t>
      </w:r>
      <w:r>
        <w:rPr>
          <w:sz w:val="18"/>
        </w:rPr>
        <w:t>“C-TPAT”</w:t>
      </w:r>
      <w:r>
        <w:rPr>
          <w:spacing w:val="-8"/>
          <w:sz w:val="18"/>
        </w:rPr>
        <w:t xml:space="preserve"> </w:t>
      </w:r>
      <w:r>
        <w:rPr>
          <w:sz w:val="18"/>
        </w:rPr>
        <w:t>program;</w:t>
      </w:r>
      <w:r>
        <w:rPr>
          <w:spacing w:val="-9"/>
          <w:sz w:val="18"/>
        </w:rPr>
        <w:t xml:space="preserve"> </w:t>
      </w:r>
      <w:r>
        <w:rPr>
          <w:sz w:val="18"/>
        </w:rPr>
        <w:t>the</w:t>
      </w:r>
      <w:r>
        <w:rPr>
          <w:spacing w:val="-8"/>
          <w:sz w:val="18"/>
        </w:rPr>
        <w:t xml:space="preserve"> </w:t>
      </w:r>
      <w:r>
        <w:rPr>
          <w:sz w:val="18"/>
        </w:rPr>
        <w:t>Authorized</w:t>
      </w:r>
      <w:r>
        <w:rPr>
          <w:spacing w:val="-9"/>
          <w:sz w:val="18"/>
        </w:rPr>
        <w:t xml:space="preserve"> </w:t>
      </w:r>
      <w:r>
        <w:rPr>
          <w:sz w:val="18"/>
        </w:rPr>
        <w:t>Economic</w:t>
      </w:r>
      <w:r>
        <w:rPr>
          <w:spacing w:val="-9"/>
          <w:sz w:val="18"/>
        </w:rPr>
        <w:t xml:space="preserve"> </w:t>
      </w:r>
      <w:r>
        <w:rPr>
          <w:sz w:val="18"/>
        </w:rPr>
        <w:t>Operator</w:t>
      </w:r>
      <w:r>
        <w:rPr>
          <w:spacing w:val="-9"/>
          <w:sz w:val="18"/>
        </w:rPr>
        <w:t xml:space="preserve"> </w:t>
      </w:r>
      <w:r>
        <w:rPr>
          <w:sz w:val="18"/>
        </w:rPr>
        <w:t>or</w:t>
      </w:r>
      <w:r>
        <w:rPr>
          <w:spacing w:val="-9"/>
          <w:sz w:val="18"/>
        </w:rPr>
        <w:t xml:space="preserve"> </w:t>
      </w:r>
      <w:r>
        <w:rPr>
          <w:sz w:val="18"/>
        </w:rPr>
        <w:t>“AEO”</w:t>
      </w:r>
      <w:r>
        <w:rPr>
          <w:spacing w:val="-9"/>
          <w:sz w:val="18"/>
        </w:rPr>
        <w:t xml:space="preserve"> </w:t>
      </w:r>
      <w:r>
        <w:rPr>
          <w:sz w:val="18"/>
        </w:rPr>
        <w:t xml:space="preserve">program; and the </w:t>
      </w:r>
      <w:proofErr w:type="spellStart"/>
      <w:r>
        <w:rPr>
          <w:sz w:val="18"/>
        </w:rPr>
        <w:t>Operador</w:t>
      </w:r>
      <w:proofErr w:type="spellEnd"/>
      <w:r>
        <w:rPr>
          <w:sz w:val="18"/>
        </w:rPr>
        <w:t xml:space="preserve"> </w:t>
      </w:r>
      <w:proofErr w:type="spellStart"/>
      <w:r>
        <w:rPr>
          <w:sz w:val="18"/>
        </w:rPr>
        <w:t>Economico</w:t>
      </w:r>
      <w:proofErr w:type="spellEnd"/>
      <w:r>
        <w:rPr>
          <w:sz w:val="18"/>
        </w:rPr>
        <w:t xml:space="preserve"> </w:t>
      </w:r>
      <w:proofErr w:type="spellStart"/>
      <w:r>
        <w:rPr>
          <w:sz w:val="18"/>
        </w:rPr>
        <w:t>Autorizado</w:t>
      </w:r>
      <w:proofErr w:type="spellEnd"/>
      <w:r>
        <w:rPr>
          <w:sz w:val="18"/>
        </w:rPr>
        <w:t xml:space="preserve"> or “OEA” program, which are administered by various governmental agencies (collective referred to herein as “Supply Chain Security Programs”). Seller agrees to take such reasonable measures as are required by Buyer and/or the Supply Chain Security</w:t>
      </w:r>
      <w:r>
        <w:rPr>
          <w:spacing w:val="-9"/>
          <w:sz w:val="18"/>
        </w:rPr>
        <w:t xml:space="preserve"> </w:t>
      </w:r>
      <w:r>
        <w:rPr>
          <w:sz w:val="18"/>
        </w:rPr>
        <w:t>Programs</w:t>
      </w:r>
      <w:r>
        <w:rPr>
          <w:spacing w:val="-8"/>
          <w:sz w:val="18"/>
        </w:rPr>
        <w:t xml:space="preserve"> </w:t>
      </w:r>
      <w:r>
        <w:rPr>
          <w:sz w:val="18"/>
        </w:rPr>
        <w:t>to</w:t>
      </w:r>
      <w:r>
        <w:rPr>
          <w:spacing w:val="-10"/>
          <w:sz w:val="18"/>
        </w:rPr>
        <w:t xml:space="preserve"> </w:t>
      </w:r>
      <w:r>
        <w:rPr>
          <w:sz w:val="18"/>
        </w:rPr>
        <w:t>ensure</w:t>
      </w:r>
      <w:r>
        <w:rPr>
          <w:spacing w:val="-9"/>
          <w:sz w:val="18"/>
        </w:rPr>
        <w:t xml:space="preserve"> </w:t>
      </w:r>
      <w:r>
        <w:rPr>
          <w:sz w:val="18"/>
        </w:rPr>
        <w:t>physical</w:t>
      </w:r>
      <w:r>
        <w:rPr>
          <w:spacing w:val="-9"/>
          <w:sz w:val="18"/>
        </w:rPr>
        <w:t xml:space="preserve"> </w:t>
      </w:r>
      <w:r>
        <w:rPr>
          <w:sz w:val="18"/>
        </w:rPr>
        <w:t>integrity</w:t>
      </w:r>
      <w:r>
        <w:rPr>
          <w:spacing w:val="-9"/>
          <w:sz w:val="18"/>
        </w:rPr>
        <w:t xml:space="preserve"> </w:t>
      </w:r>
      <w:r>
        <w:rPr>
          <w:sz w:val="18"/>
        </w:rPr>
        <w:t>and</w:t>
      </w:r>
      <w:r>
        <w:rPr>
          <w:spacing w:val="-8"/>
          <w:sz w:val="18"/>
        </w:rPr>
        <w:t xml:space="preserve"> </w:t>
      </w:r>
      <w:r>
        <w:rPr>
          <w:sz w:val="18"/>
        </w:rPr>
        <w:t>security</w:t>
      </w:r>
      <w:r>
        <w:rPr>
          <w:spacing w:val="-9"/>
          <w:sz w:val="18"/>
        </w:rPr>
        <w:t xml:space="preserve"> </w:t>
      </w:r>
      <w:r>
        <w:rPr>
          <w:sz w:val="18"/>
        </w:rPr>
        <w:t>of</w:t>
      </w:r>
      <w:r>
        <w:rPr>
          <w:spacing w:val="-10"/>
          <w:sz w:val="18"/>
        </w:rPr>
        <w:t xml:space="preserve"> </w:t>
      </w:r>
      <w:r>
        <w:rPr>
          <w:sz w:val="18"/>
        </w:rPr>
        <w:t>all</w:t>
      </w:r>
      <w:r>
        <w:rPr>
          <w:spacing w:val="-9"/>
          <w:sz w:val="18"/>
        </w:rPr>
        <w:t xml:space="preserve"> </w:t>
      </w:r>
      <w:r>
        <w:rPr>
          <w:sz w:val="18"/>
        </w:rPr>
        <w:t>shipments</w:t>
      </w:r>
      <w:r>
        <w:rPr>
          <w:spacing w:val="-10"/>
          <w:sz w:val="18"/>
        </w:rPr>
        <w:t xml:space="preserve"> </w:t>
      </w:r>
      <w:r>
        <w:rPr>
          <w:sz w:val="18"/>
        </w:rPr>
        <w:t>to</w:t>
      </w:r>
      <w:r>
        <w:rPr>
          <w:spacing w:val="-9"/>
          <w:sz w:val="18"/>
        </w:rPr>
        <w:t xml:space="preserve"> </w:t>
      </w:r>
      <w:r>
        <w:rPr>
          <w:sz w:val="18"/>
        </w:rPr>
        <w:t>Buyer.</w:t>
      </w:r>
      <w:r>
        <w:rPr>
          <w:spacing w:val="-8"/>
          <w:sz w:val="18"/>
        </w:rPr>
        <w:t xml:space="preserve"> </w:t>
      </w:r>
      <w:r>
        <w:rPr>
          <w:sz w:val="18"/>
        </w:rPr>
        <w:t>Buyer</w:t>
      </w:r>
      <w:r>
        <w:rPr>
          <w:spacing w:val="-9"/>
          <w:sz w:val="18"/>
        </w:rPr>
        <w:t xml:space="preserve"> </w:t>
      </w:r>
      <w:r>
        <w:rPr>
          <w:sz w:val="18"/>
        </w:rPr>
        <w:t>reserves</w:t>
      </w:r>
      <w:r>
        <w:rPr>
          <w:spacing w:val="-8"/>
          <w:sz w:val="18"/>
        </w:rPr>
        <w:t xml:space="preserve"> </w:t>
      </w:r>
      <w:r>
        <w:rPr>
          <w:sz w:val="18"/>
        </w:rPr>
        <w:t>the</w:t>
      </w:r>
      <w:r>
        <w:rPr>
          <w:spacing w:val="-9"/>
          <w:sz w:val="18"/>
        </w:rPr>
        <w:t xml:space="preserve"> </w:t>
      </w:r>
      <w:r>
        <w:rPr>
          <w:sz w:val="18"/>
        </w:rPr>
        <w:t>right</w:t>
      </w:r>
      <w:r>
        <w:rPr>
          <w:spacing w:val="-9"/>
          <w:sz w:val="18"/>
        </w:rPr>
        <w:t xml:space="preserve"> </w:t>
      </w:r>
      <w:r>
        <w:rPr>
          <w:sz w:val="18"/>
        </w:rPr>
        <w:t>to</w:t>
      </w:r>
      <w:r>
        <w:rPr>
          <w:spacing w:val="-10"/>
          <w:sz w:val="18"/>
        </w:rPr>
        <w:t xml:space="preserve"> </w:t>
      </w:r>
      <w:r>
        <w:rPr>
          <w:sz w:val="18"/>
        </w:rPr>
        <w:t>audit</w:t>
      </w:r>
      <w:r>
        <w:rPr>
          <w:spacing w:val="-9"/>
          <w:sz w:val="18"/>
        </w:rPr>
        <w:t xml:space="preserve"> </w:t>
      </w:r>
      <w:r>
        <w:rPr>
          <w:sz w:val="18"/>
        </w:rPr>
        <w:t>Seller’s</w:t>
      </w:r>
      <w:r>
        <w:rPr>
          <w:spacing w:val="-8"/>
          <w:sz w:val="18"/>
        </w:rPr>
        <w:t xml:space="preserve"> </w:t>
      </w:r>
      <w:r>
        <w:rPr>
          <w:sz w:val="18"/>
        </w:rPr>
        <w:t>security</w:t>
      </w:r>
      <w:r>
        <w:rPr>
          <w:spacing w:val="-8"/>
          <w:sz w:val="18"/>
        </w:rPr>
        <w:t xml:space="preserve"> </w:t>
      </w:r>
      <w:r>
        <w:rPr>
          <w:sz w:val="18"/>
        </w:rPr>
        <w:t>procedures and facilities for compliance with Buyer’s reasonable security requirements and the Supply Chain Security Programs.</w:t>
      </w:r>
    </w:p>
    <w:p w14:paraId="3212EEE8" w14:textId="77777777" w:rsidR="00F27A5B" w:rsidRDefault="00000000">
      <w:pPr>
        <w:pStyle w:val="ListParagraph"/>
        <w:numPr>
          <w:ilvl w:val="0"/>
          <w:numId w:val="2"/>
        </w:numPr>
        <w:tabs>
          <w:tab w:val="left" w:pos="451"/>
        </w:tabs>
        <w:spacing w:before="126"/>
        <w:ind w:left="450" w:hanging="335"/>
        <w:jc w:val="both"/>
        <w:rPr>
          <w:sz w:val="18"/>
        </w:rPr>
      </w:pPr>
      <w:r>
        <w:rPr>
          <w:b/>
          <w:sz w:val="18"/>
        </w:rPr>
        <w:t>Importer Security Filing.</w:t>
      </w:r>
      <w:r>
        <w:rPr>
          <w:b/>
          <w:spacing w:val="40"/>
          <w:sz w:val="18"/>
        </w:rPr>
        <w:t xml:space="preserve"> </w:t>
      </w:r>
      <w:r>
        <w:rPr>
          <w:sz w:val="18"/>
        </w:rPr>
        <w:t>Seller agrees to provide Buyer or Buyer’s agent with timely, accurate, and complete information with respect to all Products purchased or shipped pursuant to this Agreement as required for compliance with all applicable import regulations, including without limitation the Importer Security Filing (“10+2”) regulation issued by U.S. Customs and Border Protection. Seller agrees to indemnify and hold Buyer harmless</w:t>
      </w:r>
      <w:r>
        <w:rPr>
          <w:spacing w:val="-1"/>
          <w:sz w:val="18"/>
        </w:rPr>
        <w:t xml:space="preserve"> </w:t>
      </w:r>
      <w:r>
        <w:rPr>
          <w:sz w:val="18"/>
        </w:rPr>
        <w:t>from and</w:t>
      </w:r>
      <w:r>
        <w:rPr>
          <w:spacing w:val="-1"/>
          <w:sz w:val="18"/>
        </w:rPr>
        <w:t xml:space="preserve"> </w:t>
      </w:r>
      <w:r>
        <w:rPr>
          <w:sz w:val="18"/>
        </w:rPr>
        <w:t>against all transportation-, detention-, or</w:t>
      </w:r>
      <w:r>
        <w:rPr>
          <w:spacing w:val="-1"/>
          <w:sz w:val="18"/>
        </w:rPr>
        <w:t xml:space="preserve"> </w:t>
      </w:r>
      <w:r>
        <w:rPr>
          <w:sz w:val="18"/>
        </w:rPr>
        <w:t>storage-related charges or</w:t>
      </w:r>
      <w:r>
        <w:rPr>
          <w:spacing w:val="-1"/>
          <w:sz w:val="18"/>
        </w:rPr>
        <w:t xml:space="preserve"> </w:t>
      </w:r>
      <w:r>
        <w:rPr>
          <w:sz w:val="18"/>
        </w:rPr>
        <w:t>fees</w:t>
      </w:r>
      <w:r>
        <w:rPr>
          <w:spacing w:val="-1"/>
          <w:sz w:val="18"/>
        </w:rPr>
        <w:t xml:space="preserve"> </w:t>
      </w:r>
      <w:r>
        <w:rPr>
          <w:sz w:val="18"/>
        </w:rPr>
        <w:t xml:space="preserve">and any government-assessed fees or penalties that Buyer incurs </w:t>
      </w:r>
      <w:proofErr w:type="gramStart"/>
      <w:r>
        <w:rPr>
          <w:sz w:val="18"/>
        </w:rPr>
        <w:t>as a result of</w:t>
      </w:r>
      <w:proofErr w:type="gramEnd"/>
      <w:r>
        <w:rPr>
          <w:sz w:val="18"/>
        </w:rPr>
        <w:t xml:space="preserve"> Seller’s failure to provide the required information in a timely, accurate or complete manner.</w:t>
      </w:r>
    </w:p>
    <w:p w14:paraId="3212EEE9" w14:textId="77777777" w:rsidR="00F27A5B" w:rsidRDefault="00000000">
      <w:pPr>
        <w:pStyle w:val="ListParagraph"/>
        <w:numPr>
          <w:ilvl w:val="0"/>
          <w:numId w:val="2"/>
        </w:numPr>
        <w:tabs>
          <w:tab w:val="left" w:pos="447"/>
        </w:tabs>
        <w:spacing w:before="127"/>
        <w:ind w:left="446" w:hanging="332"/>
        <w:jc w:val="both"/>
        <w:rPr>
          <w:sz w:val="18"/>
        </w:rPr>
      </w:pPr>
      <w:r>
        <w:rPr>
          <w:b/>
          <w:sz w:val="18"/>
        </w:rPr>
        <w:t>Export</w:t>
      </w:r>
      <w:r>
        <w:rPr>
          <w:b/>
          <w:spacing w:val="-10"/>
          <w:sz w:val="18"/>
        </w:rPr>
        <w:t xml:space="preserve"> </w:t>
      </w:r>
      <w:r>
        <w:rPr>
          <w:b/>
          <w:sz w:val="18"/>
        </w:rPr>
        <w:t>Compliance.</w:t>
      </w:r>
      <w:r>
        <w:rPr>
          <w:b/>
          <w:spacing w:val="26"/>
          <w:sz w:val="18"/>
        </w:rPr>
        <w:t xml:space="preserve"> </w:t>
      </w:r>
      <w:r>
        <w:rPr>
          <w:sz w:val="18"/>
        </w:rPr>
        <w:t>Seller</w:t>
      </w:r>
      <w:r>
        <w:rPr>
          <w:spacing w:val="-11"/>
          <w:sz w:val="18"/>
        </w:rPr>
        <w:t xml:space="preserve"> </w:t>
      </w:r>
      <w:r>
        <w:rPr>
          <w:sz w:val="18"/>
        </w:rPr>
        <w:t>shall</w:t>
      </w:r>
      <w:r>
        <w:rPr>
          <w:spacing w:val="-10"/>
          <w:sz w:val="18"/>
        </w:rPr>
        <w:t xml:space="preserve"> </w:t>
      </w:r>
      <w:r>
        <w:rPr>
          <w:sz w:val="18"/>
        </w:rPr>
        <w:t>not</w:t>
      </w:r>
      <w:r>
        <w:rPr>
          <w:spacing w:val="-10"/>
          <w:sz w:val="18"/>
        </w:rPr>
        <w:t xml:space="preserve"> </w:t>
      </w:r>
      <w:proofErr w:type="gramStart"/>
      <w:r>
        <w:rPr>
          <w:sz w:val="18"/>
        </w:rPr>
        <w:t>export</w:t>
      </w:r>
      <w:proofErr w:type="gramEnd"/>
      <w:r>
        <w:rPr>
          <w:spacing w:val="-10"/>
          <w:sz w:val="18"/>
        </w:rPr>
        <w:t xml:space="preserve"> </w:t>
      </w:r>
      <w:r>
        <w:rPr>
          <w:sz w:val="18"/>
        </w:rPr>
        <w:t>or</w:t>
      </w:r>
      <w:r>
        <w:rPr>
          <w:spacing w:val="-10"/>
          <w:sz w:val="18"/>
        </w:rPr>
        <w:t xml:space="preserve"> </w:t>
      </w:r>
      <w:r>
        <w:rPr>
          <w:sz w:val="18"/>
        </w:rPr>
        <w:t>re-export</w:t>
      </w:r>
      <w:r>
        <w:rPr>
          <w:spacing w:val="-10"/>
          <w:sz w:val="18"/>
        </w:rPr>
        <w:t xml:space="preserve"> </w:t>
      </w:r>
      <w:r>
        <w:rPr>
          <w:sz w:val="18"/>
        </w:rPr>
        <w:t>any</w:t>
      </w:r>
      <w:r>
        <w:rPr>
          <w:spacing w:val="-11"/>
          <w:sz w:val="18"/>
        </w:rPr>
        <w:t xml:space="preserve"> </w:t>
      </w:r>
      <w:r>
        <w:rPr>
          <w:sz w:val="18"/>
        </w:rPr>
        <w:t>information</w:t>
      </w:r>
      <w:r>
        <w:rPr>
          <w:spacing w:val="-11"/>
          <w:sz w:val="18"/>
        </w:rPr>
        <w:t xml:space="preserve"> </w:t>
      </w:r>
      <w:r>
        <w:rPr>
          <w:sz w:val="18"/>
        </w:rPr>
        <w:t>furnished</w:t>
      </w:r>
      <w:r>
        <w:rPr>
          <w:spacing w:val="-11"/>
          <w:sz w:val="18"/>
        </w:rPr>
        <w:t xml:space="preserve"> </w:t>
      </w:r>
      <w:r>
        <w:rPr>
          <w:sz w:val="18"/>
        </w:rPr>
        <w:t>by</w:t>
      </w:r>
      <w:r>
        <w:rPr>
          <w:spacing w:val="-10"/>
          <w:sz w:val="18"/>
        </w:rPr>
        <w:t xml:space="preserve"> </w:t>
      </w:r>
      <w:r>
        <w:rPr>
          <w:sz w:val="18"/>
        </w:rPr>
        <w:t>Buyer</w:t>
      </w:r>
      <w:r>
        <w:rPr>
          <w:spacing w:val="-10"/>
          <w:sz w:val="18"/>
        </w:rPr>
        <w:t xml:space="preserve"> </w:t>
      </w:r>
      <w:r>
        <w:rPr>
          <w:sz w:val="18"/>
        </w:rPr>
        <w:t>in</w:t>
      </w:r>
      <w:r>
        <w:rPr>
          <w:spacing w:val="-11"/>
          <w:sz w:val="18"/>
        </w:rPr>
        <w:t xml:space="preserve"> </w:t>
      </w:r>
      <w:r>
        <w:rPr>
          <w:sz w:val="18"/>
        </w:rPr>
        <w:t>connection</w:t>
      </w:r>
      <w:r>
        <w:rPr>
          <w:spacing w:val="-10"/>
          <w:sz w:val="18"/>
        </w:rPr>
        <w:t xml:space="preserve"> </w:t>
      </w:r>
      <w:r>
        <w:rPr>
          <w:sz w:val="18"/>
        </w:rPr>
        <w:t>with</w:t>
      </w:r>
      <w:r>
        <w:rPr>
          <w:spacing w:val="-11"/>
          <w:sz w:val="18"/>
        </w:rPr>
        <w:t xml:space="preserve"> </w:t>
      </w:r>
      <w:r>
        <w:rPr>
          <w:sz w:val="18"/>
        </w:rPr>
        <w:t>this</w:t>
      </w:r>
      <w:r>
        <w:rPr>
          <w:spacing w:val="-11"/>
          <w:sz w:val="18"/>
        </w:rPr>
        <w:t xml:space="preserve"> </w:t>
      </w:r>
      <w:r>
        <w:rPr>
          <w:sz w:val="18"/>
        </w:rPr>
        <w:t>Agreement</w:t>
      </w:r>
      <w:r>
        <w:rPr>
          <w:spacing w:val="-10"/>
          <w:sz w:val="18"/>
        </w:rPr>
        <w:t xml:space="preserve"> </w:t>
      </w:r>
      <w:r>
        <w:rPr>
          <w:sz w:val="18"/>
        </w:rPr>
        <w:t>unless</w:t>
      </w:r>
      <w:r>
        <w:rPr>
          <w:spacing w:val="-10"/>
          <w:sz w:val="18"/>
        </w:rPr>
        <w:t xml:space="preserve"> </w:t>
      </w:r>
      <w:r>
        <w:rPr>
          <w:sz w:val="18"/>
        </w:rPr>
        <w:t>it</w:t>
      </w:r>
      <w:r>
        <w:rPr>
          <w:spacing w:val="-10"/>
          <w:sz w:val="18"/>
        </w:rPr>
        <w:t xml:space="preserve"> </w:t>
      </w:r>
      <w:r>
        <w:rPr>
          <w:sz w:val="18"/>
        </w:rPr>
        <w:t>complies fully with</w:t>
      </w:r>
      <w:r>
        <w:rPr>
          <w:spacing w:val="-1"/>
          <w:sz w:val="18"/>
        </w:rPr>
        <w:t xml:space="preserve"> </w:t>
      </w:r>
      <w:r>
        <w:rPr>
          <w:sz w:val="18"/>
        </w:rPr>
        <w:t>all regulations of the United</w:t>
      </w:r>
      <w:r>
        <w:rPr>
          <w:spacing w:val="-1"/>
          <w:sz w:val="18"/>
        </w:rPr>
        <w:t xml:space="preserve"> </w:t>
      </w:r>
      <w:r>
        <w:rPr>
          <w:sz w:val="18"/>
        </w:rPr>
        <w:t>States relating to</w:t>
      </w:r>
      <w:r>
        <w:rPr>
          <w:spacing w:val="-1"/>
          <w:sz w:val="18"/>
        </w:rPr>
        <w:t xml:space="preserve"> </w:t>
      </w:r>
      <w:r>
        <w:rPr>
          <w:sz w:val="18"/>
        </w:rPr>
        <w:t>such export or re-export.</w:t>
      </w:r>
      <w:r>
        <w:rPr>
          <w:spacing w:val="40"/>
          <w:sz w:val="18"/>
        </w:rPr>
        <w:t xml:space="preserve"> </w:t>
      </w:r>
      <w:r>
        <w:rPr>
          <w:sz w:val="18"/>
        </w:rPr>
        <w:t>All information received</w:t>
      </w:r>
      <w:r>
        <w:rPr>
          <w:spacing w:val="-1"/>
          <w:sz w:val="18"/>
        </w:rPr>
        <w:t xml:space="preserve"> </w:t>
      </w:r>
      <w:r>
        <w:rPr>
          <w:sz w:val="18"/>
        </w:rPr>
        <w:t>from Buyer shall be handled</w:t>
      </w:r>
      <w:r>
        <w:rPr>
          <w:spacing w:val="-1"/>
          <w:sz w:val="18"/>
        </w:rPr>
        <w:t xml:space="preserve"> </w:t>
      </w:r>
      <w:r>
        <w:rPr>
          <w:sz w:val="18"/>
        </w:rPr>
        <w:t>in strict accordance</w:t>
      </w:r>
      <w:r>
        <w:rPr>
          <w:spacing w:val="-8"/>
          <w:sz w:val="18"/>
        </w:rPr>
        <w:t xml:space="preserve"> </w:t>
      </w:r>
      <w:r>
        <w:rPr>
          <w:sz w:val="18"/>
        </w:rPr>
        <w:t>with</w:t>
      </w:r>
      <w:r>
        <w:rPr>
          <w:spacing w:val="-9"/>
          <w:sz w:val="18"/>
        </w:rPr>
        <w:t xml:space="preserve"> </w:t>
      </w:r>
      <w:r>
        <w:rPr>
          <w:sz w:val="18"/>
        </w:rPr>
        <w:t>applicable</w:t>
      </w:r>
      <w:r>
        <w:rPr>
          <w:spacing w:val="-8"/>
          <w:sz w:val="18"/>
        </w:rPr>
        <w:t xml:space="preserve"> </w:t>
      </w:r>
      <w:r>
        <w:rPr>
          <w:sz w:val="18"/>
        </w:rPr>
        <w:t>export</w:t>
      </w:r>
      <w:r>
        <w:rPr>
          <w:spacing w:val="-8"/>
          <w:sz w:val="18"/>
        </w:rPr>
        <w:t xml:space="preserve"> </w:t>
      </w:r>
      <w:r>
        <w:rPr>
          <w:sz w:val="18"/>
        </w:rPr>
        <w:t>control</w:t>
      </w:r>
      <w:r>
        <w:rPr>
          <w:spacing w:val="-8"/>
          <w:sz w:val="18"/>
        </w:rPr>
        <w:t xml:space="preserve"> </w:t>
      </w:r>
      <w:r>
        <w:rPr>
          <w:sz w:val="18"/>
        </w:rPr>
        <w:t>laws</w:t>
      </w:r>
      <w:r>
        <w:rPr>
          <w:spacing w:val="-8"/>
          <w:sz w:val="18"/>
        </w:rPr>
        <w:t xml:space="preserve"> </w:t>
      </w:r>
      <w:r>
        <w:rPr>
          <w:sz w:val="18"/>
        </w:rPr>
        <w:t>and</w:t>
      </w:r>
      <w:r>
        <w:rPr>
          <w:spacing w:val="-8"/>
          <w:sz w:val="18"/>
        </w:rPr>
        <w:t xml:space="preserve"> </w:t>
      </w:r>
      <w:r>
        <w:rPr>
          <w:sz w:val="18"/>
        </w:rPr>
        <w:t>regulations,</w:t>
      </w:r>
      <w:r>
        <w:rPr>
          <w:spacing w:val="-10"/>
          <w:sz w:val="18"/>
        </w:rPr>
        <w:t xml:space="preserve"> </w:t>
      </w:r>
      <w:r>
        <w:rPr>
          <w:sz w:val="18"/>
        </w:rPr>
        <w:t>and</w:t>
      </w:r>
      <w:r>
        <w:rPr>
          <w:spacing w:val="-8"/>
          <w:sz w:val="18"/>
        </w:rPr>
        <w:t xml:space="preserve"> </w:t>
      </w:r>
      <w:r>
        <w:rPr>
          <w:sz w:val="18"/>
        </w:rPr>
        <w:t>Seller</w:t>
      </w:r>
      <w:r>
        <w:rPr>
          <w:spacing w:val="-9"/>
          <w:sz w:val="18"/>
        </w:rPr>
        <w:t xml:space="preserve"> </w:t>
      </w:r>
      <w:r>
        <w:rPr>
          <w:sz w:val="18"/>
        </w:rPr>
        <w:t>agrees</w:t>
      </w:r>
      <w:r>
        <w:rPr>
          <w:spacing w:val="-8"/>
          <w:sz w:val="18"/>
        </w:rPr>
        <w:t xml:space="preserve"> </w:t>
      </w:r>
      <w:r>
        <w:rPr>
          <w:sz w:val="18"/>
        </w:rPr>
        <w:t>to</w:t>
      </w:r>
      <w:r>
        <w:rPr>
          <w:spacing w:val="-9"/>
          <w:sz w:val="18"/>
        </w:rPr>
        <w:t xml:space="preserve"> </w:t>
      </w:r>
      <w:r>
        <w:rPr>
          <w:sz w:val="18"/>
        </w:rPr>
        <w:t>comply,</w:t>
      </w:r>
      <w:r>
        <w:rPr>
          <w:spacing w:val="-8"/>
          <w:sz w:val="18"/>
        </w:rPr>
        <w:t xml:space="preserve"> </w:t>
      </w:r>
      <w:r>
        <w:rPr>
          <w:sz w:val="18"/>
        </w:rPr>
        <w:t>and</w:t>
      </w:r>
      <w:r>
        <w:rPr>
          <w:spacing w:val="-9"/>
          <w:sz w:val="18"/>
        </w:rPr>
        <w:t xml:space="preserve"> </w:t>
      </w:r>
      <w:r>
        <w:rPr>
          <w:sz w:val="18"/>
        </w:rPr>
        <w:t>do</w:t>
      </w:r>
      <w:r>
        <w:rPr>
          <w:spacing w:val="-9"/>
          <w:sz w:val="18"/>
        </w:rPr>
        <w:t xml:space="preserve"> </w:t>
      </w:r>
      <w:r>
        <w:rPr>
          <w:sz w:val="18"/>
        </w:rPr>
        <w:t>all</w:t>
      </w:r>
      <w:r>
        <w:rPr>
          <w:spacing w:val="-9"/>
          <w:sz w:val="18"/>
        </w:rPr>
        <w:t xml:space="preserve"> </w:t>
      </w:r>
      <w:r>
        <w:rPr>
          <w:sz w:val="18"/>
        </w:rPr>
        <w:t>things</w:t>
      </w:r>
      <w:r>
        <w:rPr>
          <w:spacing w:val="-8"/>
          <w:sz w:val="18"/>
        </w:rPr>
        <w:t xml:space="preserve"> </w:t>
      </w:r>
      <w:r>
        <w:rPr>
          <w:sz w:val="18"/>
        </w:rPr>
        <w:t>necessary</w:t>
      </w:r>
      <w:r>
        <w:rPr>
          <w:spacing w:val="-8"/>
          <w:sz w:val="18"/>
        </w:rPr>
        <w:t xml:space="preserve"> </w:t>
      </w:r>
      <w:r>
        <w:rPr>
          <w:sz w:val="18"/>
        </w:rPr>
        <w:t>to</w:t>
      </w:r>
      <w:r>
        <w:rPr>
          <w:spacing w:val="-9"/>
          <w:sz w:val="18"/>
        </w:rPr>
        <w:t xml:space="preserve"> </w:t>
      </w:r>
      <w:r>
        <w:rPr>
          <w:sz w:val="18"/>
        </w:rPr>
        <w:t>cause</w:t>
      </w:r>
      <w:r>
        <w:rPr>
          <w:spacing w:val="-9"/>
          <w:sz w:val="18"/>
        </w:rPr>
        <w:t xml:space="preserve"> </w:t>
      </w:r>
      <w:r>
        <w:rPr>
          <w:sz w:val="18"/>
        </w:rPr>
        <w:t>its</w:t>
      </w:r>
      <w:r>
        <w:rPr>
          <w:spacing w:val="-8"/>
          <w:sz w:val="18"/>
        </w:rPr>
        <w:t xml:space="preserve"> </w:t>
      </w:r>
      <w:r>
        <w:rPr>
          <w:sz w:val="18"/>
        </w:rPr>
        <w:t>subcontractors to comply, with all applicable export control laws and regulations as they relate to activities performed under this Agreement.</w:t>
      </w:r>
      <w:r>
        <w:rPr>
          <w:spacing w:val="40"/>
          <w:sz w:val="18"/>
        </w:rPr>
        <w:t xml:space="preserve"> </w:t>
      </w:r>
      <w:r>
        <w:rPr>
          <w:sz w:val="18"/>
        </w:rPr>
        <w:t>Seller represents and warrants to Buyer that Seller is not a specially designated national; is not owned 50% or more in the aggregate, directly or indirectly, by a specially designated national; and is not otherwise prohibited by sanctions from doing business with U.S. persons.</w:t>
      </w:r>
      <w:r>
        <w:rPr>
          <w:spacing w:val="40"/>
          <w:sz w:val="18"/>
        </w:rPr>
        <w:t xml:space="preserve"> </w:t>
      </w:r>
      <w:r>
        <w:rPr>
          <w:sz w:val="18"/>
        </w:rPr>
        <w:t>Seller represents that its employees and subcontractors are aware of and have been adequately trained in the export control regulations and requirements referenced above.</w:t>
      </w:r>
      <w:r>
        <w:rPr>
          <w:spacing w:val="40"/>
          <w:sz w:val="18"/>
        </w:rPr>
        <w:t xml:space="preserve"> </w:t>
      </w:r>
      <w:r>
        <w:rPr>
          <w:sz w:val="18"/>
        </w:rPr>
        <w:t>In addition to the above, any diversion contrary to U.S. law is prohibited.</w:t>
      </w:r>
    </w:p>
    <w:p w14:paraId="3212EEEA" w14:textId="77777777" w:rsidR="00F27A5B" w:rsidRDefault="00000000">
      <w:pPr>
        <w:pStyle w:val="ListParagraph"/>
        <w:numPr>
          <w:ilvl w:val="0"/>
          <w:numId w:val="2"/>
        </w:numPr>
        <w:tabs>
          <w:tab w:val="left" w:pos="447"/>
          <w:tab w:val="left" w:pos="1454"/>
          <w:tab w:val="left" w:pos="2202"/>
          <w:tab w:val="left" w:pos="2699"/>
          <w:tab w:val="left" w:pos="4100"/>
          <w:tab w:val="left" w:pos="5018"/>
          <w:tab w:val="left" w:pos="5975"/>
          <w:tab w:val="left" w:pos="6703"/>
          <w:tab w:val="left" w:pos="7199"/>
          <w:tab w:val="left" w:pos="8159"/>
          <w:tab w:val="left" w:pos="8786"/>
          <w:tab w:val="left" w:pos="9778"/>
          <w:tab w:val="left" w:pos="10776"/>
        </w:tabs>
        <w:spacing w:before="126"/>
        <w:ind w:left="446" w:right="210" w:hanging="332"/>
        <w:jc w:val="left"/>
        <w:rPr>
          <w:sz w:val="18"/>
        </w:rPr>
      </w:pPr>
      <w:r>
        <w:rPr>
          <w:b/>
          <w:spacing w:val="-2"/>
          <w:sz w:val="18"/>
        </w:rPr>
        <w:t>Supplier</w:t>
      </w:r>
      <w:r>
        <w:rPr>
          <w:b/>
          <w:sz w:val="18"/>
        </w:rPr>
        <w:tab/>
      </w:r>
      <w:r>
        <w:rPr>
          <w:b/>
          <w:spacing w:val="-4"/>
          <w:sz w:val="18"/>
        </w:rPr>
        <w:t>Code</w:t>
      </w:r>
      <w:r>
        <w:rPr>
          <w:b/>
          <w:sz w:val="18"/>
        </w:rPr>
        <w:tab/>
      </w:r>
      <w:r>
        <w:rPr>
          <w:b/>
          <w:spacing w:val="-6"/>
          <w:sz w:val="18"/>
        </w:rPr>
        <w:t>of</w:t>
      </w:r>
      <w:r>
        <w:rPr>
          <w:b/>
          <w:sz w:val="18"/>
        </w:rPr>
        <w:tab/>
      </w:r>
      <w:r>
        <w:rPr>
          <w:b/>
          <w:spacing w:val="-2"/>
          <w:sz w:val="18"/>
        </w:rPr>
        <w:t>Conduct.</w:t>
      </w:r>
      <w:r>
        <w:rPr>
          <w:b/>
          <w:sz w:val="18"/>
        </w:rPr>
        <w:tab/>
      </w:r>
      <w:r>
        <w:rPr>
          <w:spacing w:val="-2"/>
          <w:sz w:val="18"/>
        </w:rPr>
        <w:t>Buyer’s</w:t>
      </w:r>
      <w:r>
        <w:rPr>
          <w:sz w:val="18"/>
        </w:rPr>
        <w:tab/>
      </w:r>
      <w:r>
        <w:rPr>
          <w:spacing w:val="-2"/>
          <w:sz w:val="18"/>
        </w:rPr>
        <w:t>Supplier</w:t>
      </w:r>
      <w:r>
        <w:rPr>
          <w:sz w:val="18"/>
        </w:rPr>
        <w:tab/>
      </w:r>
      <w:r>
        <w:rPr>
          <w:spacing w:val="-4"/>
          <w:sz w:val="18"/>
        </w:rPr>
        <w:t>Code</w:t>
      </w:r>
      <w:r>
        <w:rPr>
          <w:sz w:val="18"/>
        </w:rPr>
        <w:tab/>
      </w:r>
      <w:r>
        <w:rPr>
          <w:spacing w:val="-6"/>
          <w:sz w:val="18"/>
        </w:rPr>
        <w:t>of</w:t>
      </w:r>
      <w:r>
        <w:rPr>
          <w:sz w:val="18"/>
        </w:rPr>
        <w:tab/>
      </w:r>
      <w:r>
        <w:rPr>
          <w:spacing w:val="-2"/>
          <w:sz w:val="18"/>
        </w:rPr>
        <w:t>Conduct</w:t>
      </w:r>
      <w:r>
        <w:rPr>
          <w:sz w:val="18"/>
        </w:rPr>
        <w:tab/>
      </w:r>
      <w:r>
        <w:rPr>
          <w:spacing w:val="-4"/>
          <w:sz w:val="18"/>
        </w:rPr>
        <w:t>(the</w:t>
      </w:r>
      <w:r>
        <w:rPr>
          <w:sz w:val="18"/>
        </w:rPr>
        <w:tab/>
      </w:r>
      <w:r>
        <w:rPr>
          <w:spacing w:val="-2"/>
          <w:sz w:val="18"/>
        </w:rPr>
        <w:t>“Code”),</w:t>
      </w:r>
      <w:r>
        <w:rPr>
          <w:sz w:val="18"/>
        </w:rPr>
        <w:tab/>
      </w:r>
      <w:r>
        <w:rPr>
          <w:spacing w:val="-2"/>
          <w:sz w:val="18"/>
        </w:rPr>
        <w:t>available</w:t>
      </w:r>
      <w:r>
        <w:rPr>
          <w:sz w:val="18"/>
        </w:rPr>
        <w:tab/>
      </w:r>
      <w:r>
        <w:rPr>
          <w:spacing w:val="-6"/>
          <w:sz w:val="18"/>
        </w:rPr>
        <w:t>at</w:t>
      </w:r>
      <w:r>
        <w:rPr>
          <w:sz w:val="18"/>
        </w:rPr>
        <w:t xml:space="preserve"> </w:t>
      </w:r>
      <w:hyperlink r:id="rId9">
        <w:r>
          <w:rPr>
            <w:color w:val="0000FF"/>
            <w:spacing w:val="-2"/>
            <w:sz w:val="18"/>
            <w:u w:val="single" w:color="0000FF"/>
          </w:rPr>
          <w:t>https://www.cor</w:t>
        </w:r>
      </w:hyperlink>
      <w:r>
        <w:rPr>
          <w:color w:val="0000FF"/>
          <w:spacing w:val="-2"/>
          <w:sz w:val="18"/>
          <w:u w:val="single" w:color="0000FF"/>
        </w:rPr>
        <w:t>ning.co</w:t>
      </w:r>
      <w:hyperlink r:id="rId10">
        <w:r>
          <w:rPr>
            <w:color w:val="0000FF"/>
            <w:spacing w:val="-2"/>
            <w:sz w:val="18"/>
            <w:u w:val="single" w:color="0000FF"/>
          </w:rPr>
          <w:t>m/worldwide/en</w:t>
        </w:r>
      </w:hyperlink>
      <w:r>
        <w:rPr>
          <w:color w:val="0000FF"/>
          <w:spacing w:val="-2"/>
          <w:sz w:val="18"/>
          <w:u w:val="single" w:color="0000FF"/>
        </w:rPr>
        <w:t>/</w:t>
      </w:r>
      <w:hyperlink r:id="rId11">
        <w:r>
          <w:rPr>
            <w:color w:val="0000FF"/>
            <w:spacing w:val="-2"/>
            <w:sz w:val="18"/>
            <w:u w:val="single" w:color="0000FF"/>
          </w:rPr>
          <w:t>sustainability/processes/supply-chain-social-responsibility/supplier-responsibility/supplier-code-of-</w:t>
        </w:r>
      </w:hyperlink>
      <w:r>
        <w:rPr>
          <w:color w:val="0000FF"/>
          <w:spacing w:val="40"/>
          <w:sz w:val="18"/>
        </w:rPr>
        <w:t xml:space="preserve"> </w:t>
      </w:r>
      <w:r>
        <w:rPr>
          <w:color w:val="0000FF"/>
          <w:sz w:val="18"/>
          <w:u w:val="single" w:color="0000FF"/>
        </w:rPr>
        <w:t>conduct.html</w:t>
      </w:r>
      <w:r>
        <w:rPr>
          <w:color w:val="0000FF"/>
          <w:spacing w:val="-6"/>
          <w:sz w:val="18"/>
        </w:rPr>
        <w:t xml:space="preserve"> </w:t>
      </w:r>
      <w:r>
        <w:rPr>
          <w:sz w:val="18"/>
        </w:rPr>
        <w:t>sets</w:t>
      </w:r>
      <w:r>
        <w:rPr>
          <w:spacing w:val="-6"/>
          <w:sz w:val="18"/>
        </w:rPr>
        <w:t xml:space="preserve"> </w:t>
      </w:r>
      <w:r>
        <w:rPr>
          <w:sz w:val="18"/>
        </w:rPr>
        <w:t>out</w:t>
      </w:r>
      <w:r>
        <w:rPr>
          <w:spacing w:val="-6"/>
          <w:sz w:val="18"/>
        </w:rPr>
        <w:t xml:space="preserve"> </w:t>
      </w:r>
      <w:r>
        <w:rPr>
          <w:sz w:val="18"/>
        </w:rPr>
        <w:t>basic</w:t>
      </w:r>
      <w:r>
        <w:rPr>
          <w:spacing w:val="-6"/>
          <w:sz w:val="18"/>
        </w:rPr>
        <w:t xml:space="preserve"> </w:t>
      </w:r>
      <w:r>
        <w:rPr>
          <w:sz w:val="18"/>
        </w:rPr>
        <w:t>requirements</w:t>
      </w:r>
      <w:r>
        <w:rPr>
          <w:spacing w:val="-6"/>
          <w:sz w:val="18"/>
        </w:rPr>
        <w:t xml:space="preserve"> </w:t>
      </w:r>
      <w:r>
        <w:rPr>
          <w:sz w:val="18"/>
        </w:rPr>
        <w:t>for</w:t>
      </w:r>
      <w:r>
        <w:rPr>
          <w:spacing w:val="-7"/>
          <w:sz w:val="18"/>
        </w:rPr>
        <w:t xml:space="preserve"> </w:t>
      </w:r>
      <w:r>
        <w:rPr>
          <w:sz w:val="18"/>
        </w:rPr>
        <w:t>doing</w:t>
      </w:r>
      <w:r>
        <w:rPr>
          <w:spacing w:val="-7"/>
          <w:sz w:val="18"/>
        </w:rPr>
        <w:t xml:space="preserve"> </w:t>
      </w:r>
      <w:r>
        <w:rPr>
          <w:sz w:val="18"/>
        </w:rPr>
        <w:t>business</w:t>
      </w:r>
      <w:r>
        <w:rPr>
          <w:spacing w:val="-5"/>
          <w:sz w:val="18"/>
        </w:rPr>
        <w:t xml:space="preserve"> </w:t>
      </w:r>
      <w:r>
        <w:rPr>
          <w:sz w:val="18"/>
        </w:rPr>
        <w:t>with</w:t>
      </w:r>
      <w:r>
        <w:rPr>
          <w:spacing w:val="-7"/>
          <w:sz w:val="18"/>
        </w:rPr>
        <w:t xml:space="preserve"> </w:t>
      </w:r>
      <w:r>
        <w:rPr>
          <w:sz w:val="18"/>
        </w:rPr>
        <w:t>Buyer.</w:t>
      </w:r>
      <w:r>
        <w:rPr>
          <w:spacing w:val="-6"/>
          <w:sz w:val="18"/>
        </w:rPr>
        <w:t xml:space="preserve"> </w:t>
      </w:r>
      <w:r>
        <w:rPr>
          <w:sz w:val="18"/>
        </w:rPr>
        <w:t>By</w:t>
      </w:r>
      <w:r>
        <w:rPr>
          <w:spacing w:val="-7"/>
          <w:sz w:val="18"/>
        </w:rPr>
        <w:t xml:space="preserve"> </w:t>
      </w:r>
      <w:r>
        <w:rPr>
          <w:sz w:val="18"/>
        </w:rPr>
        <w:t>entering</w:t>
      </w:r>
      <w:r>
        <w:rPr>
          <w:spacing w:val="-5"/>
          <w:sz w:val="18"/>
        </w:rPr>
        <w:t xml:space="preserve"> </w:t>
      </w:r>
      <w:r>
        <w:rPr>
          <w:sz w:val="18"/>
        </w:rPr>
        <w:t>into</w:t>
      </w:r>
      <w:r>
        <w:rPr>
          <w:spacing w:val="-6"/>
          <w:sz w:val="18"/>
        </w:rPr>
        <w:t xml:space="preserve"> </w:t>
      </w:r>
      <w:r>
        <w:rPr>
          <w:sz w:val="18"/>
        </w:rPr>
        <w:t>this</w:t>
      </w:r>
      <w:r>
        <w:rPr>
          <w:spacing w:val="-7"/>
          <w:sz w:val="18"/>
        </w:rPr>
        <w:t xml:space="preserve"> </w:t>
      </w:r>
      <w:r>
        <w:rPr>
          <w:sz w:val="18"/>
        </w:rPr>
        <w:t>Agreement,</w:t>
      </w:r>
      <w:r>
        <w:rPr>
          <w:spacing w:val="-5"/>
          <w:sz w:val="18"/>
        </w:rPr>
        <w:t xml:space="preserve"> </w:t>
      </w:r>
      <w:r>
        <w:rPr>
          <w:sz w:val="18"/>
        </w:rPr>
        <w:t>Seller</w:t>
      </w:r>
      <w:r>
        <w:rPr>
          <w:spacing w:val="-7"/>
          <w:sz w:val="18"/>
        </w:rPr>
        <w:t xml:space="preserve"> </w:t>
      </w:r>
      <w:r>
        <w:rPr>
          <w:sz w:val="18"/>
        </w:rPr>
        <w:t>acknowledges</w:t>
      </w:r>
      <w:r>
        <w:rPr>
          <w:spacing w:val="-7"/>
          <w:sz w:val="18"/>
        </w:rPr>
        <w:t xml:space="preserve"> </w:t>
      </w:r>
      <w:r>
        <w:rPr>
          <w:sz w:val="18"/>
        </w:rPr>
        <w:t>these</w:t>
      </w:r>
      <w:r>
        <w:rPr>
          <w:spacing w:val="-7"/>
          <w:sz w:val="18"/>
        </w:rPr>
        <w:t xml:space="preserve"> </w:t>
      </w:r>
      <w:r>
        <w:rPr>
          <w:sz w:val="18"/>
        </w:rPr>
        <w:t>requirements and</w:t>
      </w:r>
      <w:r>
        <w:rPr>
          <w:spacing w:val="39"/>
          <w:sz w:val="18"/>
        </w:rPr>
        <w:t xml:space="preserve"> </w:t>
      </w:r>
      <w:r>
        <w:rPr>
          <w:sz w:val="18"/>
        </w:rPr>
        <w:t>agrees</w:t>
      </w:r>
      <w:r>
        <w:rPr>
          <w:spacing w:val="39"/>
          <w:sz w:val="18"/>
        </w:rPr>
        <w:t xml:space="preserve"> </w:t>
      </w:r>
      <w:r>
        <w:rPr>
          <w:sz w:val="18"/>
        </w:rPr>
        <w:t>to</w:t>
      </w:r>
      <w:r>
        <w:rPr>
          <w:spacing w:val="39"/>
          <w:sz w:val="18"/>
        </w:rPr>
        <w:t xml:space="preserve"> </w:t>
      </w:r>
      <w:r>
        <w:rPr>
          <w:sz w:val="18"/>
        </w:rPr>
        <w:t>comply</w:t>
      </w:r>
      <w:r>
        <w:rPr>
          <w:spacing w:val="39"/>
          <w:sz w:val="18"/>
        </w:rPr>
        <w:t xml:space="preserve"> </w:t>
      </w:r>
      <w:r>
        <w:rPr>
          <w:sz w:val="18"/>
        </w:rPr>
        <w:t>with</w:t>
      </w:r>
      <w:r>
        <w:rPr>
          <w:spacing w:val="38"/>
          <w:sz w:val="18"/>
        </w:rPr>
        <w:t xml:space="preserve"> </w:t>
      </w:r>
      <w:r>
        <w:rPr>
          <w:sz w:val="18"/>
        </w:rPr>
        <w:t>the</w:t>
      </w:r>
      <w:r>
        <w:rPr>
          <w:spacing w:val="38"/>
          <w:sz w:val="18"/>
        </w:rPr>
        <w:t xml:space="preserve"> </w:t>
      </w:r>
      <w:r>
        <w:rPr>
          <w:sz w:val="18"/>
        </w:rPr>
        <w:t>Code.</w:t>
      </w:r>
      <w:r>
        <w:rPr>
          <w:spacing w:val="39"/>
          <w:sz w:val="18"/>
        </w:rPr>
        <w:t xml:space="preserve"> </w:t>
      </w:r>
      <w:r>
        <w:rPr>
          <w:sz w:val="18"/>
        </w:rPr>
        <w:t>Any</w:t>
      </w:r>
      <w:r>
        <w:rPr>
          <w:spacing w:val="39"/>
          <w:sz w:val="18"/>
        </w:rPr>
        <w:t xml:space="preserve"> </w:t>
      </w:r>
      <w:r>
        <w:rPr>
          <w:sz w:val="18"/>
        </w:rPr>
        <w:t>violation</w:t>
      </w:r>
      <w:r>
        <w:rPr>
          <w:spacing w:val="38"/>
          <w:sz w:val="18"/>
        </w:rPr>
        <w:t xml:space="preserve"> </w:t>
      </w:r>
      <w:r>
        <w:rPr>
          <w:sz w:val="18"/>
        </w:rPr>
        <w:t>by</w:t>
      </w:r>
      <w:r>
        <w:rPr>
          <w:spacing w:val="39"/>
          <w:sz w:val="18"/>
        </w:rPr>
        <w:t xml:space="preserve"> </w:t>
      </w:r>
      <w:r>
        <w:rPr>
          <w:sz w:val="18"/>
        </w:rPr>
        <w:t>Seller</w:t>
      </w:r>
      <w:r>
        <w:rPr>
          <w:spacing w:val="38"/>
          <w:sz w:val="18"/>
        </w:rPr>
        <w:t xml:space="preserve"> </w:t>
      </w:r>
      <w:r>
        <w:rPr>
          <w:sz w:val="18"/>
        </w:rPr>
        <w:t>of</w:t>
      </w:r>
      <w:r>
        <w:rPr>
          <w:spacing w:val="39"/>
          <w:sz w:val="18"/>
        </w:rPr>
        <w:t xml:space="preserve"> </w:t>
      </w:r>
      <w:r>
        <w:rPr>
          <w:sz w:val="18"/>
        </w:rPr>
        <w:t>the</w:t>
      </w:r>
      <w:r>
        <w:rPr>
          <w:spacing w:val="37"/>
          <w:sz w:val="18"/>
        </w:rPr>
        <w:t xml:space="preserve"> </w:t>
      </w:r>
      <w:r>
        <w:rPr>
          <w:sz w:val="18"/>
        </w:rPr>
        <w:t>Code</w:t>
      </w:r>
      <w:r>
        <w:rPr>
          <w:spacing w:val="38"/>
          <w:sz w:val="18"/>
        </w:rPr>
        <w:t xml:space="preserve"> </w:t>
      </w:r>
      <w:r>
        <w:rPr>
          <w:sz w:val="18"/>
        </w:rPr>
        <w:t>may</w:t>
      </w:r>
      <w:r>
        <w:rPr>
          <w:spacing w:val="39"/>
          <w:sz w:val="18"/>
        </w:rPr>
        <w:t xml:space="preserve"> </w:t>
      </w:r>
      <w:r>
        <w:rPr>
          <w:sz w:val="18"/>
        </w:rPr>
        <w:t>be</w:t>
      </w:r>
      <w:r>
        <w:rPr>
          <w:spacing w:val="39"/>
          <w:sz w:val="18"/>
        </w:rPr>
        <w:t xml:space="preserve"> </w:t>
      </w:r>
      <w:r>
        <w:rPr>
          <w:sz w:val="18"/>
        </w:rPr>
        <w:t>deemed</w:t>
      </w:r>
      <w:r>
        <w:rPr>
          <w:spacing w:val="38"/>
          <w:sz w:val="18"/>
        </w:rPr>
        <w:t xml:space="preserve"> </w:t>
      </w:r>
      <w:r>
        <w:rPr>
          <w:sz w:val="18"/>
        </w:rPr>
        <w:t>to</w:t>
      </w:r>
      <w:r>
        <w:rPr>
          <w:spacing w:val="39"/>
          <w:sz w:val="18"/>
        </w:rPr>
        <w:t xml:space="preserve"> </w:t>
      </w:r>
      <w:r>
        <w:rPr>
          <w:sz w:val="18"/>
        </w:rPr>
        <w:t>be</w:t>
      </w:r>
      <w:r>
        <w:rPr>
          <w:spacing w:val="39"/>
          <w:sz w:val="18"/>
        </w:rPr>
        <w:t xml:space="preserve"> </w:t>
      </w:r>
      <w:r>
        <w:rPr>
          <w:sz w:val="18"/>
        </w:rPr>
        <w:t>a</w:t>
      </w:r>
      <w:r>
        <w:rPr>
          <w:spacing w:val="38"/>
          <w:sz w:val="18"/>
        </w:rPr>
        <w:t xml:space="preserve"> </w:t>
      </w:r>
      <w:r>
        <w:rPr>
          <w:sz w:val="18"/>
        </w:rPr>
        <w:t>material</w:t>
      </w:r>
      <w:r>
        <w:rPr>
          <w:spacing w:val="39"/>
          <w:sz w:val="18"/>
        </w:rPr>
        <w:t xml:space="preserve"> </w:t>
      </w:r>
      <w:r>
        <w:rPr>
          <w:sz w:val="18"/>
        </w:rPr>
        <w:t>breach</w:t>
      </w:r>
      <w:r>
        <w:rPr>
          <w:spacing w:val="39"/>
          <w:sz w:val="18"/>
        </w:rPr>
        <w:t xml:space="preserve"> </w:t>
      </w:r>
      <w:r>
        <w:rPr>
          <w:sz w:val="18"/>
        </w:rPr>
        <w:t>of</w:t>
      </w:r>
      <w:r>
        <w:rPr>
          <w:spacing w:val="38"/>
          <w:sz w:val="18"/>
        </w:rPr>
        <w:t xml:space="preserve"> </w:t>
      </w:r>
      <w:r>
        <w:rPr>
          <w:sz w:val="18"/>
        </w:rPr>
        <w:t>this</w:t>
      </w:r>
      <w:r>
        <w:rPr>
          <w:spacing w:val="38"/>
          <w:sz w:val="18"/>
        </w:rPr>
        <w:t xml:space="preserve"> </w:t>
      </w:r>
      <w:r>
        <w:rPr>
          <w:sz w:val="18"/>
        </w:rPr>
        <w:t>Agreement. Notwithstanding</w:t>
      </w:r>
      <w:r>
        <w:rPr>
          <w:spacing w:val="15"/>
          <w:sz w:val="18"/>
        </w:rPr>
        <w:t xml:space="preserve"> </w:t>
      </w:r>
      <w:r>
        <w:rPr>
          <w:sz w:val="18"/>
        </w:rPr>
        <w:t>anything</w:t>
      </w:r>
      <w:r>
        <w:rPr>
          <w:spacing w:val="15"/>
          <w:sz w:val="18"/>
        </w:rPr>
        <w:t xml:space="preserve"> </w:t>
      </w:r>
      <w:r>
        <w:rPr>
          <w:sz w:val="18"/>
        </w:rPr>
        <w:t>to</w:t>
      </w:r>
      <w:r>
        <w:rPr>
          <w:spacing w:val="15"/>
          <w:sz w:val="18"/>
        </w:rPr>
        <w:t xml:space="preserve"> </w:t>
      </w:r>
      <w:r>
        <w:rPr>
          <w:sz w:val="18"/>
        </w:rPr>
        <w:t>the</w:t>
      </w:r>
      <w:r>
        <w:rPr>
          <w:spacing w:val="16"/>
          <w:sz w:val="18"/>
        </w:rPr>
        <w:t xml:space="preserve"> </w:t>
      </w:r>
      <w:r>
        <w:rPr>
          <w:sz w:val="18"/>
        </w:rPr>
        <w:t>contrary</w:t>
      </w:r>
      <w:r>
        <w:rPr>
          <w:spacing w:val="15"/>
          <w:sz w:val="18"/>
        </w:rPr>
        <w:t xml:space="preserve"> </w:t>
      </w:r>
      <w:r>
        <w:rPr>
          <w:sz w:val="18"/>
        </w:rPr>
        <w:t>in</w:t>
      </w:r>
      <w:r>
        <w:rPr>
          <w:spacing w:val="15"/>
          <w:sz w:val="18"/>
        </w:rPr>
        <w:t xml:space="preserve"> </w:t>
      </w:r>
      <w:r>
        <w:rPr>
          <w:sz w:val="18"/>
        </w:rPr>
        <w:t>this</w:t>
      </w:r>
      <w:r>
        <w:rPr>
          <w:spacing w:val="14"/>
          <w:sz w:val="18"/>
        </w:rPr>
        <w:t xml:space="preserve"> </w:t>
      </w:r>
      <w:r>
        <w:rPr>
          <w:sz w:val="18"/>
        </w:rPr>
        <w:t>Agreement</w:t>
      </w:r>
      <w:r>
        <w:rPr>
          <w:spacing w:val="16"/>
          <w:sz w:val="18"/>
        </w:rPr>
        <w:t xml:space="preserve"> </w:t>
      </w:r>
      <w:r>
        <w:rPr>
          <w:sz w:val="18"/>
        </w:rPr>
        <w:t>and</w:t>
      </w:r>
      <w:r>
        <w:rPr>
          <w:spacing w:val="16"/>
          <w:sz w:val="18"/>
        </w:rPr>
        <w:t xml:space="preserve"> </w:t>
      </w:r>
      <w:r>
        <w:rPr>
          <w:sz w:val="18"/>
        </w:rPr>
        <w:t>without</w:t>
      </w:r>
      <w:r>
        <w:rPr>
          <w:spacing w:val="16"/>
          <w:sz w:val="18"/>
        </w:rPr>
        <w:t xml:space="preserve"> </w:t>
      </w:r>
      <w:r>
        <w:rPr>
          <w:sz w:val="18"/>
        </w:rPr>
        <w:t>prejudice</w:t>
      </w:r>
      <w:r>
        <w:rPr>
          <w:spacing w:val="15"/>
          <w:sz w:val="18"/>
        </w:rPr>
        <w:t xml:space="preserve"> </w:t>
      </w:r>
      <w:r>
        <w:rPr>
          <w:sz w:val="18"/>
        </w:rPr>
        <w:t>to</w:t>
      </w:r>
      <w:r>
        <w:rPr>
          <w:spacing w:val="15"/>
          <w:sz w:val="18"/>
        </w:rPr>
        <w:t xml:space="preserve"> </w:t>
      </w:r>
      <w:r>
        <w:rPr>
          <w:sz w:val="18"/>
        </w:rPr>
        <w:t>any</w:t>
      </w:r>
      <w:r>
        <w:rPr>
          <w:spacing w:val="15"/>
          <w:sz w:val="18"/>
        </w:rPr>
        <w:t xml:space="preserve"> </w:t>
      </w:r>
      <w:r>
        <w:rPr>
          <w:sz w:val="18"/>
        </w:rPr>
        <w:t>other</w:t>
      </w:r>
      <w:r>
        <w:rPr>
          <w:spacing w:val="14"/>
          <w:sz w:val="18"/>
        </w:rPr>
        <w:t xml:space="preserve"> </w:t>
      </w:r>
      <w:r>
        <w:rPr>
          <w:sz w:val="18"/>
        </w:rPr>
        <w:t>available</w:t>
      </w:r>
      <w:r>
        <w:rPr>
          <w:spacing w:val="16"/>
          <w:sz w:val="18"/>
        </w:rPr>
        <w:t xml:space="preserve"> </w:t>
      </w:r>
      <w:r>
        <w:rPr>
          <w:sz w:val="18"/>
        </w:rPr>
        <w:t>remedy,</w:t>
      </w:r>
      <w:r>
        <w:rPr>
          <w:spacing w:val="16"/>
          <w:sz w:val="18"/>
        </w:rPr>
        <w:t xml:space="preserve"> </w:t>
      </w:r>
      <w:r>
        <w:rPr>
          <w:sz w:val="18"/>
        </w:rPr>
        <w:t>Buyer</w:t>
      </w:r>
      <w:r>
        <w:rPr>
          <w:spacing w:val="16"/>
          <w:sz w:val="18"/>
        </w:rPr>
        <w:t xml:space="preserve"> </w:t>
      </w:r>
      <w:r>
        <w:rPr>
          <w:sz w:val="18"/>
        </w:rPr>
        <w:t>reserves</w:t>
      </w:r>
      <w:r>
        <w:rPr>
          <w:spacing w:val="15"/>
          <w:sz w:val="18"/>
        </w:rPr>
        <w:t xml:space="preserve"> </w:t>
      </w:r>
      <w:r>
        <w:rPr>
          <w:sz w:val="18"/>
        </w:rPr>
        <w:t>the</w:t>
      </w:r>
      <w:r>
        <w:rPr>
          <w:spacing w:val="15"/>
          <w:sz w:val="18"/>
        </w:rPr>
        <w:t xml:space="preserve"> </w:t>
      </w:r>
      <w:r>
        <w:rPr>
          <w:sz w:val="18"/>
        </w:rPr>
        <w:t>right</w:t>
      </w:r>
      <w:r>
        <w:rPr>
          <w:spacing w:val="15"/>
          <w:sz w:val="18"/>
        </w:rPr>
        <w:t xml:space="preserve"> </w:t>
      </w:r>
      <w:r>
        <w:rPr>
          <w:sz w:val="18"/>
        </w:rPr>
        <w:t>to terminate this Agreement and any other contract or business relationship with Seller in the event of any violation of the Code by Seller.</w:t>
      </w:r>
    </w:p>
    <w:p w14:paraId="3212EEEB" w14:textId="77777777" w:rsidR="00F27A5B" w:rsidRDefault="00000000">
      <w:pPr>
        <w:pStyle w:val="ListParagraph"/>
        <w:numPr>
          <w:ilvl w:val="0"/>
          <w:numId w:val="2"/>
        </w:numPr>
        <w:tabs>
          <w:tab w:val="left" w:pos="460"/>
        </w:tabs>
        <w:spacing w:before="127"/>
        <w:ind w:left="461" w:right="203"/>
        <w:jc w:val="left"/>
        <w:rPr>
          <w:sz w:val="18"/>
        </w:rPr>
      </w:pPr>
      <w:r>
        <w:rPr>
          <w:b/>
          <w:sz w:val="18"/>
        </w:rPr>
        <w:t>U.S.</w:t>
      </w:r>
      <w:r>
        <w:rPr>
          <w:b/>
          <w:spacing w:val="-1"/>
          <w:sz w:val="18"/>
        </w:rPr>
        <w:t xml:space="preserve"> </w:t>
      </w:r>
      <w:r>
        <w:rPr>
          <w:b/>
          <w:sz w:val="18"/>
        </w:rPr>
        <w:t>Government</w:t>
      </w:r>
      <w:r>
        <w:rPr>
          <w:b/>
          <w:spacing w:val="-2"/>
          <w:sz w:val="18"/>
        </w:rPr>
        <w:t xml:space="preserve"> </w:t>
      </w:r>
      <w:r>
        <w:rPr>
          <w:b/>
          <w:sz w:val="18"/>
        </w:rPr>
        <w:t>Subcontracting.</w:t>
      </w:r>
      <w:r>
        <w:rPr>
          <w:b/>
          <w:spacing w:val="40"/>
          <w:sz w:val="18"/>
        </w:rPr>
        <w:t xml:space="preserve"> </w:t>
      </w:r>
      <w:r>
        <w:rPr>
          <w:sz w:val="18"/>
        </w:rPr>
        <w:t>If</w:t>
      </w:r>
      <w:r>
        <w:rPr>
          <w:spacing w:val="-3"/>
          <w:sz w:val="18"/>
        </w:rPr>
        <w:t xml:space="preserve"> </w:t>
      </w:r>
      <w:r>
        <w:rPr>
          <w:sz w:val="18"/>
        </w:rPr>
        <w:t>this</w:t>
      </w:r>
      <w:r>
        <w:rPr>
          <w:spacing w:val="-2"/>
          <w:sz w:val="18"/>
        </w:rPr>
        <w:t xml:space="preserve"> </w:t>
      </w:r>
      <w:r>
        <w:rPr>
          <w:sz w:val="18"/>
        </w:rPr>
        <w:t>Purchase</w:t>
      </w:r>
      <w:r>
        <w:rPr>
          <w:spacing w:val="-2"/>
          <w:sz w:val="18"/>
        </w:rPr>
        <w:t xml:space="preserve"> </w:t>
      </w:r>
      <w:r>
        <w:rPr>
          <w:sz w:val="18"/>
        </w:rPr>
        <w:t>Order</w:t>
      </w:r>
      <w:r>
        <w:rPr>
          <w:spacing w:val="-3"/>
          <w:sz w:val="18"/>
        </w:rPr>
        <w:t xml:space="preserve"> </w:t>
      </w:r>
      <w:r>
        <w:rPr>
          <w:sz w:val="18"/>
        </w:rPr>
        <w:t>is</w:t>
      </w:r>
      <w:r>
        <w:rPr>
          <w:spacing w:val="-2"/>
          <w:sz w:val="18"/>
        </w:rPr>
        <w:t xml:space="preserve"> </w:t>
      </w:r>
      <w:r>
        <w:rPr>
          <w:sz w:val="18"/>
        </w:rPr>
        <w:t>placed</w:t>
      </w:r>
      <w:r>
        <w:rPr>
          <w:spacing w:val="-2"/>
          <w:sz w:val="18"/>
        </w:rPr>
        <w:t xml:space="preserve"> </w:t>
      </w:r>
      <w:r>
        <w:rPr>
          <w:sz w:val="18"/>
        </w:rPr>
        <w:t>in</w:t>
      </w:r>
      <w:r>
        <w:rPr>
          <w:spacing w:val="-3"/>
          <w:sz w:val="18"/>
        </w:rPr>
        <w:t xml:space="preserve"> </w:t>
      </w:r>
      <w:r>
        <w:rPr>
          <w:sz w:val="18"/>
        </w:rPr>
        <w:t>furtherance</w:t>
      </w:r>
      <w:r>
        <w:rPr>
          <w:spacing w:val="-3"/>
          <w:sz w:val="18"/>
        </w:rPr>
        <w:t xml:space="preserve"> </w:t>
      </w:r>
      <w:r>
        <w:rPr>
          <w:sz w:val="18"/>
        </w:rPr>
        <w:t>of</w:t>
      </w:r>
      <w:r>
        <w:rPr>
          <w:spacing w:val="-2"/>
          <w:sz w:val="18"/>
        </w:rPr>
        <w:t xml:space="preserve"> </w:t>
      </w:r>
      <w:r>
        <w:rPr>
          <w:sz w:val="18"/>
        </w:rPr>
        <w:t>a</w:t>
      </w:r>
      <w:r>
        <w:rPr>
          <w:spacing w:val="-6"/>
          <w:sz w:val="18"/>
        </w:rPr>
        <w:t xml:space="preserve"> </w:t>
      </w:r>
      <w:r>
        <w:rPr>
          <w:sz w:val="18"/>
        </w:rPr>
        <w:t>Government</w:t>
      </w:r>
      <w:r>
        <w:rPr>
          <w:spacing w:val="-1"/>
          <w:sz w:val="18"/>
        </w:rPr>
        <w:t xml:space="preserve"> </w:t>
      </w:r>
      <w:r>
        <w:rPr>
          <w:sz w:val="18"/>
        </w:rPr>
        <w:t>Contract,</w:t>
      </w:r>
      <w:r>
        <w:rPr>
          <w:spacing w:val="-3"/>
          <w:sz w:val="18"/>
        </w:rPr>
        <w:t xml:space="preserve"> </w:t>
      </w:r>
      <w:r>
        <w:rPr>
          <w:sz w:val="18"/>
        </w:rPr>
        <w:t>as</w:t>
      </w:r>
      <w:r>
        <w:rPr>
          <w:spacing w:val="-2"/>
          <w:sz w:val="18"/>
        </w:rPr>
        <w:t xml:space="preserve"> </w:t>
      </w:r>
      <w:r>
        <w:rPr>
          <w:sz w:val="18"/>
        </w:rPr>
        <w:t>described</w:t>
      </w:r>
      <w:r>
        <w:rPr>
          <w:spacing w:val="-2"/>
          <w:sz w:val="18"/>
        </w:rPr>
        <w:t xml:space="preserve"> </w:t>
      </w:r>
      <w:r>
        <w:rPr>
          <w:sz w:val="18"/>
        </w:rPr>
        <w:t>below,</w:t>
      </w:r>
      <w:r>
        <w:rPr>
          <w:spacing w:val="-2"/>
          <w:sz w:val="18"/>
        </w:rPr>
        <w:t xml:space="preserve"> </w:t>
      </w:r>
      <w:r>
        <w:rPr>
          <w:sz w:val="18"/>
        </w:rPr>
        <w:t>the</w:t>
      </w:r>
      <w:r>
        <w:rPr>
          <w:spacing w:val="-2"/>
          <w:sz w:val="18"/>
        </w:rPr>
        <w:t xml:space="preserve"> </w:t>
      </w:r>
      <w:r>
        <w:rPr>
          <w:sz w:val="18"/>
        </w:rPr>
        <w:t>following additional clauses shall also apply:</w:t>
      </w:r>
    </w:p>
    <w:p w14:paraId="3212EEEC" w14:textId="77777777" w:rsidR="00F27A5B" w:rsidRDefault="00F27A5B">
      <w:pPr>
        <w:pStyle w:val="BodyText"/>
        <w:spacing w:before="1"/>
        <w:ind w:left="0" w:firstLine="0"/>
        <w:jc w:val="left"/>
        <w:rPr>
          <w:sz w:val="17"/>
        </w:rPr>
      </w:pPr>
    </w:p>
    <w:p w14:paraId="3212EEED" w14:textId="77777777" w:rsidR="00F27A5B" w:rsidRDefault="00000000">
      <w:pPr>
        <w:pStyle w:val="ListParagraph"/>
        <w:numPr>
          <w:ilvl w:val="1"/>
          <w:numId w:val="2"/>
        </w:numPr>
        <w:tabs>
          <w:tab w:val="left" w:pos="1440"/>
          <w:tab w:val="left" w:pos="1441"/>
        </w:tabs>
        <w:spacing w:before="0"/>
        <w:ind w:right="211"/>
        <w:rPr>
          <w:sz w:val="18"/>
        </w:rPr>
      </w:pPr>
      <w:r>
        <w:rPr>
          <w:b/>
          <w:sz w:val="18"/>
        </w:rPr>
        <w:t>Government</w:t>
      </w:r>
      <w:r>
        <w:rPr>
          <w:b/>
          <w:spacing w:val="17"/>
          <w:sz w:val="18"/>
        </w:rPr>
        <w:t xml:space="preserve"> </w:t>
      </w:r>
      <w:r>
        <w:rPr>
          <w:b/>
          <w:sz w:val="18"/>
        </w:rPr>
        <w:t>Contract:</w:t>
      </w:r>
      <w:r>
        <w:rPr>
          <w:b/>
          <w:spacing w:val="17"/>
          <w:sz w:val="18"/>
        </w:rPr>
        <w:t xml:space="preserve"> </w:t>
      </w:r>
      <w:r>
        <w:rPr>
          <w:sz w:val="18"/>
        </w:rPr>
        <w:t>The</w:t>
      </w:r>
      <w:r>
        <w:rPr>
          <w:spacing w:val="18"/>
          <w:sz w:val="18"/>
        </w:rPr>
        <w:t xml:space="preserve"> </w:t>
      </w:r>
      <w:r>
        <w:rPr>
          <w:sz w:val="18"/>
        </w:rPr>
        <w:t>work</w:t>
      </w:r>
      <w:r>
        <w:rPr>
          <w:spacing w:val="18"/>
          <w:sz w:val="18"/>
        </w:rPr>
        <w:t xml:space="preserve"> </w:t>
      </w:r>
      <w:r>
        <w:rPr>
          <w:sz w:val="18"/>
        </w:rPr>
        <w:t>covered</w:t>
      </w:r>
      <w:r>
        <w:rPr>
          <w:spacing w:val="18"/>
          <w:sz w:val="18"/>
        </w:rPr>
        <w:t xml:space="preserve"> </w:t>
      </w:r>
      <w:r>
        <w:rPr>
          <w:sz w:val="18"/>
        </w:rPr>
        <w:t>by this</w:t>
      </w:r>
      <w:r>
        <w:rPr>
          <w:spacing w:val="17"/>
          <w:sz w:val="18"/>
        </w:rPr>
        <w:t xml:space="preserve"> </w:t>
      </w:r>
      <w:r>
        <w:rPr>
          <w:sz w:val="18"/>
        </w:rPr>
        <w:t>Agreement relates</w:t>
      </w:r>
      <w:r>
        <w:rPr>
          <w:spacing w:val="17"/>
          <w:sz w:val="18"/>
        </w:rPr>
        <w:t xml:space="preserve"> </w:t>
      </w:r>
      <w:r>
        <w:rPr>
          <w:sz w:val="18"/>
        </w:rPr>
        <w:t>to</w:t>
      </w:r>
      <w:r>
        <w:rPr>
          <w:spacing w:val="16"/>
          <w:sz w:val="18"/>
        </w:rPr>
        <w:t xml:space="preserve"> </w:t>
      </w:r>
      <w:r>
        <w:rPr>
          <w:sz w:val="18"/>
        </w:rPr>
        <w:t>a</w:t>
      </w:r>
      <w:r>
        <w:rPr>
          <w:spacing w:val="17"/>
          <w:sz w:val="18"/>
        </w:rPr>
        <w:t xml:space="preserve"> </w:t>
      </w:r>
      <w:r>
        <w:rPr>
          <w:sz w:val="18"/>
        </w:rPr>
        <w:t>prime</w:t>
      </w:r>
      <w:r>
        <w:rPr>
          <w:spacing w:val="18"/>
          <w:sz w:val="18"/>
        </w:rPr>
        <w:t xml:space="preserve"> </w:t>
      </w:r>
      <w:r>
        <w:rPr>
          <w:sz w:val="18"/>
        </w:rPr>
        <w:t>contract</w:t>
      </w:r>
      <w:r>
        <w:rPr>
          <w:spacing w:val="18"/>
          <w:sz w:val="18"/>
        </w:rPr>
        <w:t xml:space="preserve"> </w:t>
      </w:r>
      <w:r>
        <w:rPr>
          <w:sz w:val="18"/>
        </w:rPr>
        <w:t>or</w:t>
      </w:r>
      <w:r>
        <w:rPr>
          <w:spacing w:val="17"/>
          <w:sz w:val="18"/>
        </w:rPr>
        <w:t xml:space="preserve"> </w:t>
      </w:r>
      <w:r>
        <w:rPr>
          <w:sz w:val="18"/>
        </w:rPr>
        <w:t>subcontract</w:t>
      </w:r>
      <w:r>
        <w:rPr>
          <w:spacing w:val="17"/>
          <w:sz w:val="18"/>
        </w:rPr>
        <w:t xml:space="preserve"> </w:t>
      </w:r>
      <w:r>
        <w:rPr>
          <w:sz w:val="18"/>
        </w:rPr>
        <w:t>with</w:t>
      </w:r>
      <w:r>
        <w:rPr>
          <w:spacing w:val="16"/>
          <w:sz w:val="18"/>
        </w:rPr>
        <w:t xml:space="preserve"> </w:t>
      </w:r>
      <w:r>
        <w:rPr>
          <w:sz w:val="18"/>
        </w:rPr>
        <w:t>the</w:t>
      </w:r>
      <w:r>
        <w:rPr>
          <w:spacing w:val="18"/>
          <w:sz w:val="18"/>
        </w:rPr>
        <w:t xml:space="preserve"> </w:t>
      </w:r>
      <w:r>
        <w:rPr>
          <w:sz w:val="18"/>
        </w:rPr>
        <w:t>United</w:t>
      </w:r>
      <w:r>
        <w:rPr>
          <w:spacing w:val="18"/>
          <w:sz w:val="18"/>
        </w:rPr>
        <w:t xml:space="preserve"> </w:t>
      </w:r>
      <w:r>
        <w:rPr>
          <w:sz w:val="18"/>
        </w:rPr>
        <w:t xml:space="preserve">States Government and is within jurisdiction of a </w:t>
      </w:r>
      <w:proofErr w:type="gramStart"/>
      <w:r>
        <w:rPr>
          <w:sz w:val="18"/>
        </w:rPr>
        <w:t>Department</w:t>
      </w:r>
      <w:proofErr w:type="gramEnd"/>
      <w:r>
        <w:rPr>
          <w:sz w:val="18"/>
        </w:rPr>
        <w:t xml:space="preserve"> or Agency of the United States.</w:t>
      </w:r>
    </w:p>
    <w:p w14:paraId="3212EEEE" w14:textId="77777777" w:rsidR="00F27A5B" w:rsidRDefault="00F27A5B">
      <w:pPr>
        <w:pStyle w:val="BodyText"/>
        <w:spacing w:before="3"/>
        <w:ind w:left="0" w:firstLine="0"/>
        <w:jc w:val="left"/>
        <w:rPr>
          <w:sz w:val="17"/>
        </w:rPr>
      </w:pPr>
    </w:p>
    <w:p w14:paraId="3212EEEF" w14:textId="77777777" w:rsidR="00F27A5B" w:rsidRDefault="00000000">
      <w:pPr>
        <w:pStyle w:val="ListParagraph"/>
        <w:numPr>
          <w:ilvl w:val="1"/>
          <w:numId w:val="2"/>
        </w:numPr>
        <w:tabs>
          <w:tab w:val="left" w:pos="1440"/>
          <w:tab w:val="left" w:pos="1441"/>
        </w:tabs>
        <w:spacing w:before="0" w:line="232" w:lineRule="auto"/>
        <w:ind w:right="210"/>
        <w:rPr>
          <w:sz w:val="18"/>
        </w:rPr>
      </w:pPr>
      <w:r>
        <w:rPr>
          <w:b/>
          <w:sz w:val="18"/>
        </w:rPr>
        <w:t xml:space="preserve">Right of Inspection: </w:t>
      </w:r>
      <w:r>
        <w:rPr>
          <w:sz w:val="18"/>
        </w:rPr>
        <w:t>On request, Seller will provide assistance to permit the Buyer or United States government representative to inspect</w:t>
      </w:r>
      <w:r>
        <w:rPr>
          <w:spacing w:val="-9"/>
          <w:sz w:val="18"/>
        </w:rPr>
        <w:t xml:space="preserve"> </w:t>
      </w:r>
      <w:r>
        <w:rPr>
          <w:sz w:val="18"/>
        </w:rPr>
        <w:t>the</w:t>
      </w:r>
      <w:r>
        <w:rPr>
          <w:spacing w:val="-9"/>
          <w:sz w:val="18"/>
        </w:rPr>
        <w:t xml:space="preserve"> </w:t>
      </w:r>
      <w:r>
        <w:rPr>
          <w:sz w:val="18"/>
        </w:rPr>
        <w:t>premises</w:t>
      </w:r>
      <w:r>
        <w:rPr>
          <w:spacing w:val="-9"/>
          <w:sz w:val="18"/>
        </w:rPr>
        <w:t xml:space="preserve"> </w:t>
      </w:r>
      <w:r>
        <w:rPr>
          <w:sz w:val="18"/>
        </w:rPr>
        <w:t>where</w:t>
      </w:r>
      <w:r>
        <w:rPr>
          <w:spacing w:val="-9"/>
          <w:sz w:val="18"/>
        </w:rPr>
        <w:t xml:space="preserve"> </w:t>
      </w:r>
      <w:r>
        <w:rPr>
          <w:sz w:val="18"/>
        </w:rPr>
        <w:t>and</w:t>
      </w:r>
      <w:r>
        <w:rPr>
          <w:spacing w:val="-9"/>
          <w:sz w:val="18"/>
        </w:rPr>
        <w:t xml:space="preserve"> </w:t>
      </w:r>
      <w:r>
        <w:rPr>
          <w:sz w:val="18"/>
        </w:rPr>
        <w:t>when</w:t>
      </w:r>
      <w:r>
        <w:rPr>
          <w:spacing w:val="-9"/>
          <w:sz w:val="18"/>
        </w:rPr>
        <w:t xml:space="preserve"> </w:t>
      </w:r>
      <w:r>
        <w:rPr>
          <w:sz w:val="18"/>
        </w:rPr>
        <w:t>the</w:t>
      </w:r>
      <w:r>
        <w:rPr>
          <w:spacing w:val="-9"/>
          <w:sz w:val="18"/>
        </w:rPr>
        <w:t xml:space="preserve"> </w:t>
      </w:r>
      <w:r>
        <w:rPr>
          <w:sz w:val="18"/>
        </w:rPr>
        <w:t>work</w:t>
      </w:r>
      <w:r>
        <w:rPr>
          <w:spacing w:val="-9"/>
          <w:sz w:val="18"/>
        </w:rPr>
        <w:t xml:space="preserve"> </w:t>
      </w:r>
      <w:r>
        <w:rPr>
          <w:sz w:val="18"/>
        </w:rPr>
        <w:t>is</w:t>
      </w:r>
      <w:r>
        <w:rPr>
          <w:spacing w:val="-9"/>
          <w:sz w:val="18"/>
        </w:rPr>
        <w:t xml:space="preserve"> </w:t>
      </w:r>
      <w:r>
        <w:rPr>
          <w:sz w:val="18"/>
        </w:rPr>
        <w:t>being</w:t>
      </w:r>
      <w:r>
        <w:rPr>
          <w:spacing w:val="-9"/>
          <w:sz w:val="18"/>
        </w:rPr>
        <w:t xml:space="preserve"> </w:t>
      </w:r>
      <w:r>
        <w:rPr>
          <w:sz w:val="18"/>
        </w:rPr>
        <w:t>performed</w:t>
      </w:r>
      <w:r>
        <w:rPr>
          <w:spacing w:val="-12"/>
          <w:sz w:val="18"/>
        </w:rPr>
        <w:t xml:space="preserve"> </w:t>
      </w:r>
      <w:r>
        <w:rPr>
          <w:sz w:val="18"/>
        </w:rPr>
        <w:t>and</w:t>
      </w:r>
      <w:r>
        <w:rPr>
          <w:spacing w:val="-8"/>
          <w:sz w:val="18"/>
        </w:rPr>
        <w:t xml:space="preserve"> </w:t>
      </w:r>
      <w:r>
        <w:rPr>
          <w:sz w:val="18"/>
        </w:rPr>
        <w:t>the</w:t>
      </w:r>
      <w:r>
        <w:rPr>
          <w:spacing w:val="-9"/>
          <w:sz w:val="18"/>
        </w:rPr>
        <w:t xml:space="preserve"> </w:t>
      </w:r>
      <w:r>
        <w:rPr>
          <w:sz w:val="18"/>
        </w:rPr>
        <w:t>Seller</w:t>
      </w:r>
      <w:r>
        <w:rPr>
          <w:spacing w:val="-9"/>
          <w:sz w:val="18"/>
        </w:rPr>
        <w:t xml:space="preserve"> </w:t>
      </w:r>
      <w:r>
        <w:rPr>
          <w:sz w:val="18"/>
        </w:rPr>
        <w:t>shall</w:t>
      </w:r>
      <w:r>
        <w:rPr>
          <w:spacing w:val="-9"/>
          <w:sz w:val="18"/>
        </w:rPr>
        <w:t xml:space="preserve"> </w:t>
      </w:r>
      <w:r>
        <w:rPr>
          <w:sz w:val="18"/>
        </w:rPr>
        <w:t>make</w:t>
      </w:r>
      <w:r>
        <w:rPr>
          <w:spacing w:val="-9"/>
          <w:sz w:val="18"/>
        </w:rPr>
        <w:t xml:space="preserve"> </w:t>
      </w:r>
      <w:r>
        <w:rPr>
          <w:sz w:val="18"/>
        </w:rPr>
        <w:t>available</w:t>
      </w:r>
      <w:r>
        <w:rPr>
          <w:spacing w:val="-10"/>
          <w:sz w:val="18"/>
        </w:rPr>
        <w:t xml:space="preserve"> </w:t>
      </w:r>
      <w:r>
        <w:rPr>
          <w:sz w:val="18"/>
        </w:rPr>
        <w:t>without</w:t>
      </w:r>
      <w:r>
        <w:rPr>
          <w:spacing w:val="-9"/>
          <w:sz w:val="18"/>
        </w:rPr>
        <w:t xml:space="preserve"> </w:t>
      </w:r>
      <w:r>
        <w:rPr>
          <w:sz w:val="18"/>
        </w:rPr>
        <w:t>cost</w:t>
      </w:r>
      <w:r>
        <w:rPr>
          <w:spacing w:val="-10"/>
          <w:sz w:val="18"/>
        </w:rPr>
        <w:t xml:space="preserve"> </w:t>
      </w:r>
      <w:r>
        <w:rPr>
          <w:sz w:val="18"/>
        </w:rPr>
        <w:t>adequate</w:t>
      </w:r>
      <w:r>
        <w:rPr>
          <w:spacing w:val="-9"/>
          <w:sz w:val="18"/>
        </w:rPr>
        <w:t xml:space="preserve"> </w:t>
      </w:r>
      <w:proofErr w:type="gramStart"/>
      <w:r>
        <w:rPr>
          <w:sz w:val="18"/>
        </w:rPr>
        <w:t>facilities</w:t>
      </w:r>
      <w:proofErr w:type="gramEnd"/>
    </w:p>
    <w:p w14:paraId="3212EEF0" w14:textId="77777777" w:rsidR="00F27A5B" w:rsidRDefault="00F27A5B">
      <w:pPr>
        <w:spacing w:line="232" w:lineRule="auto"/>
        <w:rPr>
          <w:sz w:val="18"/>
        </w:rPr>
        <w:sectPr w:rsidR="00F27A5B">
          <w:pgSz w:w="12240" w:h="15840"/>
          <w:pgMar w:top="580" w:right="500" w:bottom="1100" w:left="620" w:header="0" w:footer="922" w:gutter="0"/>
          <w:cols w:space="720"/>
        </w:sectPr>
      </w:pPr>
    </w:p>
    <w:p w14:paraId="3212EEF1" w14:textId="77777777" w:rsidR="00F27A5B" w:rsidRDefault="00000000">
      <w:pPr>
        <w:pStyle w:val="BodyText"/>
        <w:spacing w:before="77" w:line="232" w:lineRule="auto"/>
        <w:ind w:left="1440" w:right="213" w:hanging="1"/>
      </w:pPr>
      <w:r>
        <w:lastRenderedPageBreak/>
        <w:t>for</w:t>
      </w:r>
      <w:r>
        <w:rPr>
          <w:spacing w:val="-8"/>
        </w:rPr>
        <w:t xml:space="preserve"> </w:t>
      </w:r>
      <w:r>
        <w:t>the</w:t>
      </w:r>
      <w:r>
        <w:rPr>
          <w:spacing w:val="-9"/>
        </w:rPr>
        <w:t xml:space="preserve"> </w:t>
      </w:r>
      <w:r>
        <w:t>inspection.</w:t>
      </w:r>
      <w:r>
        <w:rPr>
          <w:spacing w:val="-8"/>
        </w:rPr>
        <w:t xml:space="preserve"> </w:t>
      </w:r>
      <w:r>
        <w:t>Seller</w:t>
      </w:r>
      <w:r>
        <w:rPr>
          <w:spacing w:val="-9"/>
        </w:rPr>
        <w:t xml:space="preserve"> </w:t>
      </w:r>
      <w:r>
        <w:t>agrees</w:t>
      </w:r>
      <w:r>
        <w:rPr>
          <w:spacing w:val="-8"/>
        </w:rPr>
        <w:t xml:space="preserve"> </w:t>
      </w:r>
      <w:r>
        <w:t>that</w:t>
      </w:r>
      <w:r>
        <w:rPr>
          <w:spacing w:val="-9"/>
        </w:rPr>
        <w:t xml:space="preserve"> </w:t>
      </w:r>
      <w:r>
        <w:t>the</w:t>
      </w:r>
      <w:r>
        <w:rPr>
          <w:spacing w:val="-8"/>
        </w:rPr>
        <w:t xml:space="preserve"> </w:t>
      </w:r>
      <w:r>
        <w:t>Comptroller</w:t>
      </w:r>
      <w:r>
        <w:rPr>
          <w:spacing w:val="-8"/>
        </w:rPr>
        <w:t xml:space="preserve"> </w:t>
      </w:r>
      <w:r>
        <w:t>General</w:t>
      </w:r>
      <w:r>
        <w:rPr>
          <w:spacing w:val="-8"/>
        </w:rPr>
        <w:t xml:space="preserve"> </w:t>
      </w:r>
      <w:r>
        <w:t>of</w:t>
      </w:r>
      <w:r>
        <w:rPr>
          <w:spacing w:val="-10"/>
        </w:rPr>
        <w:t xml:space="preserve"> </w:t>
      </w:r>
      <w:r>
        <w:t>the</w:t>
      </w:r>
      <w:r>
        <w:rPr>
          <w:spacing w:val="-8"/>
        </w:rPr>
        <w:t xml:space="preserve"> </w:t>
      </w:r>
      <w:r>
        <w:t>United</w:t>
      </w:r>
      <w:r>
        <w:rPr>
          <w:spacing w:val="-8"/>
        </w:rPr>
        <w:t xml:space="preserve"> </w:t>
      </w:r>
      <w:r>
        <w:t>States,</w:t>
      </w:r>
      <w:r>
        <w:rPr>
          <w:spacing w:val="-9"/>
        </w:rPr>
        <w:t xml:space="preserve"> </w:t>
      </w:r>
      <w:r>
        <w:t>or</w:t>
      </w:r>
      <w:r>
        <w:rPr>
          <w:spacing w:val="-8"/>
        </w:rPr>
        <w:t xml:space="preserve"> </w:t>
      </w:r>
      <w:r>
        <w:t>any</w:t>
      </w:r>
      <w:r>
        <w:rPr>
          <w:spacing w:val="-8"/>
        </w:rPr>
        <w:t xml:space="preserve"> </w:t>
      </w:r>
      <w:r>
        <w:t>of</w:t>
      </w:r>
      <w:r>
        <w:rPr>
          <w:spacing w:val="-9"/>
        </w:rPr>
        <w:t xml:space="preserve"> </w:t>
      </w:r>
      <w:r>
        <w:t>his</w:t>
      </w:r>
      <w:r>
        <w:rPr>
          <w:spacing w:val="-8"/>
        </w:rPr>
        <w:t xml:space="preserve"> </w:t>
      </w:r>
      <w:r>
        <w:t>duly</w:t>
      </w:r>
      <w:r>
        <w:rPr>
          <w:spacing w:val="-8"/>
        </w:rPr>
        <w:t xml:space="preserve"> </w:t>
      </w:r>
      <w:r>
        <w:t>authorized</w:t>
      </w:r>
      <w:r>
        <w:rPr>
          <w:spacing w:val="-9"/>
        </w:rPr>
        <w:t xml:space="preserve"> </w:t>
      </w:r>
      <w:r>
        <w:t>representatives</w:t>
      </w:r>
      <w:r>
        <w:rPr>
          <w:spacing w:val="-8"/>
        </w:rPr>
        <w:t xml:space="preserve"> </w:t>
      </w:r>
      <w:r>
        <w:t xml:space="preserve">shall, until the expiration of three (3) years after the final payment under this Agreement, have access to and the right to examine any books, documents, </w:t>
      </w:r>
      <w:proofErr w:type="gramStart"/>
      <w:r>
        <w:t>papers</w:t>
      </w:r>
      <w:proofErr w:type="gramEnd"/>
      <w:r>
        <w:t xml:space="preserve"> and records of Seller related to this Agreement.</w:t>
      </w:r>
    </w:p>
    <w:p w14:paraId="3212EEF2" w14:textId="77777777" w:rsidR="00F27A5B" w:rsidRDefault="00000000">
      <w:pPr>
        <w:pStyle w:val="ListParagraph"/>
        <w:numPr>
          <w:ilvl w:val="1"/>
          <w:numId w:val="2"/>
        </w:numPr>
        <w:tabs>
          <w:tab w:val="left" w:pos="1441"/>
        </w:tabs>
        <w:spacing w:before="126"/>
        <w:ind w:right="210"/>
        <w:rPr>
          <w:sz w:val="18"/>
        </w:rPr>
      </w:pPr>
      <w:r>
        <w:rPr>
          <w:b/>
          <w:sz w:val="18"/>
        </w:rPr>
        <w:t>Rights</w:t>
      </w:r>
      <w:r>
        <w:rPr>
          <w:b/>
          <w:spacing w:val="-9"/>
          <w:sz w:val="18"/>
        </w:rPr>
        <w:t xml:space="preserve"> </w:t>
      </w:r>
      <w:r>
        <w:rPr>
          <w:b/>
          <w:sz w:val="18"/>
        </w:rPr>
        <w:t>in</w:t>
      </w:r>
      <w:r>
        <w:rPr>
          <w:b/>
          <w:spacing w:val="-9"/>
          <w:sz w:val="18"/>
        </w:rPr>
        <w:t xml:space="preserve"> </w:t>
      </w:r>
      <w:r>
        <w:rPr>
          <w:b/>
          <w:sz w:val="18"/>
        </w:rPr>
        <w:t>Data:</w:t>
      </w:r>
      <w:r>
        <w:rPr>
          <w:b/>
          <w:spacing w:val="-9"/>
          <w:sz w:val="18"/>
        </w:rPr>
        <w:t xml:space="preserve"> </w:t>
      </w:r>
      <w:r>
        <w:rPr>
          <w:sz w:val="18"/>
        </w:rPr>
        <w:t>If</w:t>
      </w:r>
      <w:r>
        <w:rPr>
          <w:spacing w:val="-9"/>
          <w:sz w:val="18"/>
        </w:rPr>
        <w:t xml:space="preserve"> </w:t>
      </w:r>
      <w:r>
        <w:rPr>
          <w:sz w:val="18"/>
        </w:rPr>
        <w:t>this</w:t>
      </w:r>
      <w:r>
        <w:rPr>
          <w:spacing w:val="-9"/>
          <w:sz w:val="18"/>
        </w:rPr>
        <w:t xml:space="preserve"> </w:t>
      </w:r>
      <w:r>
        <w:rPr>
          <w:sz w:val="18"/>
        </w:rPr>
        <w:t>Agreement</w:t>
      </w:r>
      <w:r>
        <w:rPr>
          <w:spacing w:val="-10"/>
          <w:sz w:val="18"/>
        </w:rPr>
        <w:t xml:space="preserve"> </w:t>
      </w:r>
      <w:r>
        <w:rPr>
          <w:sz w:val="18"/>
        </w:rPr>
        <w:t>is</w:t>
      </w:r>
      <w:r>
        <w:rPr>
          <w:spacing w:val="-9"/>
          <w:sz w:val="18"/>
        </w:rPr>
        <w:t xml:space="preserve"> </w:t>
      </w:r>
      <w:r>
        <w:rPr>
          <w:sz w:val="18"/>
        </w:rPr>
        <w:t>placed</w:t>
      </w:r>
      <w:r>
        <w:rPr>
          <w:spacing w:val="-10"/>
          <w:sz w:val="18"/>
        </w:rPr>
        <w:t xml:space="preserve"> </w:t>
      </w:r>
      <w:r>
        <w:rPr>
          <w:sz w:val="18"/>
        </w:rPr>
        <w:t>under</w:t>
      </w:r>
      <w:r>
        <w:rPr>
          <w:spacing w:val="-11"/>
          <w:sz w:val="18"/>
        </w:rPr>
        <w:t xml:space="preserve"> </w:t>
      </w:r>
      <w:r>
        <w:rPr>
          <w:sz w:val="18"/>
        </w:rPr>
        <w:t>a</w:t>
      </w:r>
      <w:r>
        <w:rPr>
          <w:spacing w:val="-9"/>
          <w:sz w:val="18"/>
        </w:rPr>
        <w:t xml:space="preserve"> </w:t>
      </w:r>
      <w:r>
        <w:rPr>
          <w:sz w:val="18"/>
        </w:rPr>
        <w:t>Government</w:t>
      </w:r>
      <w:r>
        <w:rPr>
          <w:spacing w:val="-10"/>
          <w:sz w:val="18"/>
        </w:rPr>
        <w:t xml:space="preserve"> </w:t>
      </w:r>
      <w:r>
        <w:rPr>
          <w:sz w:val="18"/>
        </w:rPr>
        <w:t>Contract</w:t>
      </w:r>
      <w:r>
        <w:rPr>
          <w:spacing w:val="-9"/>
          <w:sz w:val="18"/>
        </w:rPr>
        <w:t xml:space="preserve"> </w:t>
      </w:r>
      <w:r>
        <w:rPr>
          <w:sz w:val="18"/>
        </w:rPr>
        <w:t>having</w:t>
      </w:r>
      <w:r>
        <w:rPr>
          <w:spacing w:val="-10"/>
          <w:sz w:val="18"/>
        </w:rPr>
        <w:t xml:space="preserve"> </w:t>
      </w:r>
      <w:r>
        <w:rPr>
          <w:sz w:val="18"/>
        </w:rPr>
        <w:t>rights</w:t>
      </w:r>
      <w:r>
        <w:rPr>
          <w:spacing w:val="-10"/>
          <w:sz w:val="18"/>
        </w:rPr>
        <w:t xml:space="preserve"> </w:t>
      </w:r>
      <w:r>
        <w:rPr>
          <w:sz w:val="18"/>
        </w:rPr>
        <w:t>in</w:t>
      </w:r>
      <w:r>
        <w:rPr>
          <w:spacing w:val="-10"/>
          <w:sz w:val="18"/>
        </w:rPr>
        <w:t xml:space="preserve"> </w:t>
      </w:r>
      <w:r>
        <w:rPr>
          <w:sz w:val="18"/>
        </w:rPr>
        <w:t>data</w:t>
      </w:r>
      <w:r>
        <w:rPr>
          <w:spacing w:val="-10"/>
          <w:sz w:val="18"/>
        </w:rPr>
        <w:t xml:space="preserve"> </w:t>
      </w:r>
      <w:r>
        <w:rPr>
          <w:sz w:val="18"/>
        </w:rPr>
        <w:t>clauses</w:t>
      </w:r>
      <w:r>
        <w:rPr>
          <w:spacing w:val="-9"/>
          <w:sz w:val="18"/>
        </w:rPr>
        <w:t xml:space="preserve"> </w:t>
      </w:r>
      <w:r>
        <w:rPr>
          <w:sz w:val="18"/>
        </w:rPr>
        <w:t>of</w:t>
      </w:r>
      <w:r>
        <w:rPr>
          <w:spacing w:val="-10"/>
          <w:sz w:val="18"/>
        </w:rPr>
        <w:t xml:space="preserve"> </w:t>
      </w:r>
      <w:r>
        <w:rPr>
          <w:sz w:val="18"/>
        </w:rPr>
        <w:t>FAR</w:t>
      </w:r>
      <w:r>
        <w:rPr>
          <w:spacing w:val="-9"/>
          <w:sz w:val="18"/>
        </w:rPr>
        <w:t xml:space="preserve"> </w:t>
      </w:r>
      <w:r>
        <w:rPr>
          <w:sz w:val="18"/>
        </w:rPr>
        <w:t>52.227-14</w:t>
      </w:r>
      <w:r>
        <w:rPr>
          <w:spacing w:val="-9"/>
          <w:sz w:val="18"/>
        </w:rPr>
        <w:t xml:space="preserve"> </w:t>
      </w:r>
      <w:r>
        <w:rPr>
          <w:sz w:val="18"/>
        </w:rPr>
        <w:t>or</w:t>
      </w:r>
      <w:r>
        <w:rPr>
          <w:spacing w:val="-10"/>
          <w:sz w:val="18"/>
        </w:rPr>
        <w:t xml:space="preserve"> </w:t>
      </w:r>
      <w:r>
        <w:rPr>
          <w:sz w:val="18"/>
        </w:rPr>
        <w:t>DFARS 252.227-7013</w:t>
      </w:r>
      <w:r>
        <w:rPr>
          <w:spacing w:val="-12"/>
          <w:sz w:val="18"/>
        </w:rPr>
        <w:t xml:space="preserve"> </w:t>
      </w:r>
      <w:r>
        <w:rPr>
          <w:sz w:val="18"/>
        </w:rPr>
        <w:t>those</w:t>
      </w:r>
      <w:r>
        <w:rPr>
          <w:spacing w:val="-11"/>
          <w:sz w:val="18"/>
        </w:rPr>
        <w:t xml:space="preserve"> </w:t>
      </w:r>
      <w:r>
        <w:rPr>
          <w:sz w:val="18"/>
        </w:rPr>
        <w:t>provisions</w:t>
      </w:r>
      <w:r>
        <w:rPr>
          <w:spacing w:val="-11"/>
          <w:sz w:val="18"/>
        </w:rPr>
        <w:t xml:space="preserve"> </w:t>
      </w:r>
      <w:r>
        <w:rPr>
          <w:sz w:val="18"/>
        </w:rPr>
        <w:t>are</w:t>
      </w:r>
      <w:r>
        <w:rPr>
          <w:spacing w:val="-11"/>
          <w:sz w:val="18"/>
        </w:rPr>
        <w:t xml:space="preserve"> </w:t>
      </w:r>
      <w:r>
        <w:rPr>
          <w:sz w:val="18"/>
        </w:rPr>
        <w:t>incorporated</w:t>
      </w:r>
      <w:r>
        <w:rPr>
          <w:spacing w:val="-12"/>
          <w:sz w:val="18"/>
        </w:rPr>
        <w:t xml:space="preserve"> </w:t>
      </w:r>
      <w:r>
        <w:rPr>
          <w:sz w:val="18"/>
        </w:rPr>
        <w:t>herein.</w:t>
      </w:r>
      <w:r>
        <w:rPr>
          <w:spacing w:val="-11"/>
          <w:sz w:val="18"/>
        </w:rPr>
        <w:t xml:space="preserve"> </w:t>
      </w:r>
      <w:r>
        <w:rPr>
          <w:sz w:val="18"/>
        </w:rPr>
        <w:t>Seller</w:t>
      </w:r>
      <w:r>
        <w:rPr>
          <w:spacing w:val="-11"/>
          <w:sz w:val="18"/>
        </w:rPr>
        <w:t xml:space="preserve"> </w:t>
      </w:r>
      <w:r>
        <w:rPr>
          <w:sz w:val="18"/>
        </w:rPr>
        <w:t>assumes</w:t>
      </w:r>
      <w:r>
        <w:rPr>
          <w:spacing w:val="-11"/>
          <w:sz w:val="18"/>
        </w:rPr>
        <w:t xml:space="preserve"> </w:t>
      </w:r>
      <w:r>
        <w:rPr>
          <w:sz w:val="18"/>
        </w:rPr>
        <w:t>the</w:t>
      </w:r>
      <w:r>
        <w:rPr>
          <w:spacing w:val="-12"/>
          <w:sz w:val="18"/>
        </w:rPr>
        <w:t xml:space="preserve"> </w:t>
      </w:r>
      <w:r>
        <w:rPr>
          <w:sz w:val="18"/>
        </w:rPr>
        <w:t>obligations</w:t>
      </w:r>
      <w:r>
        <w:rPr>
          <w:spacing w:val="-11"/>
          <w:sz w:val="18"/>
        </w:rPr>
        <w:t xml:space="preserve"> </w:t>
      </w:r>
      <w:r>
        <w:rPr>
          <w:sz w:val="18"/>
        </w:rPr>
        <w:t>of</w:t>
      </w:r>
      <w:r>
        <w:rPr>
          <w:spacing w:val="-11"/>
          <w:sz w:val="18"/>
        </w:rPr>
        <w:t xml:space="preserve"> </w:t>
      </w:r>
      <w:r>
        <w:rPr>
          <w:sz w:val="18"/>
        </w:rPr>
        <w:t>such</w:t>
      </w:r>
      <w:r>
        <w:rPr>
          <w:spacing w:val="-11"/>
          <w:sz w:val="18"/>
        </w:rPr>
        <w:t xml:space="preserve"> </w:t>
      </w:r>
      <w:r>
        <w:rPr>
          <w:sz w:val="18"/>
        </w:rPr>
        <w:t>FAR</w:t>
      </w:r>
      <w:r>
        <w:rPr>
          <w:spacing w:val="-12"/>
          <w:sz w:val="18"/>
        </w:rPr>
        <w:t xml:space="preserve"> </w:t>
      </w:r>
      <w:r>
        <w:rPr>
          <w:sz w:val="18"/>
        </w:rPr>
        <w:t>or</w:t>
      </w:r>
      <w:r>
        <w:rPr>
          <w:spacing w:val="-11"/>
          <w:sz w:val="18"/>
        </w:rPr>
        <w:t xml:space="preserve"> </w:t>
      </w:r>
      <w:r>
        <w:rPr>
          <w:sz w:val="18"/>
        </w:rPr>
        <w:t>DFARS</w:t>
      </w:r>
      <w:r>
        <w:rPr>
          <w:spacing w:val="-11"/>
          <w:sz w:val="18"/>
        </w:rPr>
        <w:t xml:space="preserve"> </w:t>
      </w:r>
      <w:r>
        <w:rPr>
          <w:sz w:val="18"/>
        </w:rPr>
        <w:t>clauses</w:t>
      </w:r>
      <w:r>
        <w:rPr>
          <w:spacing w:val="-11"/>
          <w:sz w:val="18"/>
        </w:rPr>
        <w:t xml:space="preserve"> </w:t>
      </w:r>
      <w:r>
        <w:rPr>
          <w:sz w:val="18"/>
        </w:rPr>
        <w:t>as</w:t>
      </w:r>
      <w:r>
        <w:rPr>
          <w:spacing w:val="-12"/>
          <w:sz w:val="18"/>
        </w:rPr>
        <w:t xml:space="preserve"> </w:t>
      </w:r>
      <w:r>
        <w:rPr>
          <w:sz w:val="18"/>
        </w:rPr>
        <w:t>they</w:t>
      </w:r>
      <w:r>
        <w:rPr>
          <w:spacing w:val="-11"/>
          <w:sz w:val="18"/>
        </w:rPr>
        <w:t xml:space="preserve"> </w:t>
      </w:r>
      <w:r>
        <w:rPr>
          <w:sz w:val="18"/>
        </w:rPr>
        <w:t>pertain to this Agreement.</w:t>
      </w:r>
      <w:r>
        <w:rPr>
          <w:spacing w:val="-1"/>
          <w:sz w:val="18"/>
        </w:rPr>
        <w:t xml:space="preserve"> </w:t>
      </w:r>
      <w:r>
        <w:rPr>
          <w:sz w:val="18"/>
        </w:rPr>
        <w:t>In</w:t>
      </w:r>
      <w:r>
        <w:rPr>
          <w:spacing w:val="-2"/>
          <w:sz w:val="18"/>
        </w:rPr>
        <w:t xml:space="preserve"> </w:t>
      </w:r>
      <w:r>
        <w:rPr>
          <w:sz w:val="18"/>
        </w:rPr>
        <w:t>addition,</w:t>
      </w:r>
      <w:r>
        <w:rPr>
          <w:spacing w:val="-2"/>
          <w:sz w:val="18"/>
        </w:rPr>
        <w:t xml:space="preserve"> </w:t>
      </w:r>
      <w:proofErr w:type="gramStart"/>
      <w:r>
        <w:rPr>
          <w:sz w:val="18"/>
        </w:rPr>
        <w:t>contracts</w:t>
      </w:r>
      <w:proofErr w:type="gramEnd"/>
      <w:r>
        <w:rPr>
          <w:spacing w:val="-1"/>
          <w:sz w:val="18"/>
        </w:rPr>
        <w:t xml:space="preserve"> </w:t>
      </w:r>
      <w:r>
        <w:rPr>
          <w:sz w:val="18"/>
        </w:rPr>
        <w:t>or</w:t>
      </w:r>
      <w:r>
        <w:rPr>
          <w:spacing w:val="-2"/>
          <w:sz w:val="18"/>
        </w:rPr>
        <w:t xml:space="preserve"> </w:t>
      </w:r>
      <w:r>
        <w:rPr>
          <w:sz w:val="18"/>
        </w:rPr>
        <w:t>agreements</w:t>
      </w:r>
      <w:r>
        <w:rPr>
          <w:spacing w:val="-2"/>
          <w:sz w:val="18"/>
        </w:rPr>
        <w:t xml:space="preserve"> </w:t>
      </w:r>
      <w:r>
        <w:rPr>
          <w:sz w:val="18"/>
        </w:rPr>
        <w:t>for</w:t>
      </w:r>
      <w:r>
        <w:rPr>
          <w:spacing w:val="-2"/>
          <w:sz w:val="18"/>
        </w:rPr>
        <w:t xml:space="preserve"> </w:t>
      </w:r>
      <w:r>
        <w:rPr>
          <w:sz w:val="18"/>
        </w:rPr>
        <w:t>the</w:t>
      </w:r>
      <w:r>
        <w:rPr>
          <w:spacing w:val="-3"/>
          <w:sz w:val="18"/>
        </w:rPr>
        <w:t xml:space="preserve"> </w:t>
      </w:r>
      <w:r>
        <w:rPr>
          <w:sz w:val="18"/>
        </w:rPr>
        <w:t>performance</w:t>
      </w:r>
      <w:r>
        <w:rPr>
          <w:spacing w:val="-2"/>
          <w:sz w:val="18"/>
        </w:rPr>
        <w:t xml:space="preserve"> </w:t>
      </w:r>
      <w:r>
        <w:rPr>
          <w:sz w:val="18"/>
        </w:rPr>
        <w:t>of</w:t>
      </w:r>
      <w:r>
        <w:rPr>
          <w:spacing w:val="-2"/>
          <w:sz w:val="18"/>
        </w:rPr>
        <w:t xml:space="preserve"> </w:t>
      </w:r>
      <w:r>
        <w:rPr>
          <w:sz w:val="18"/>
        </w:rPr>
        <w:t>experimental,</w:t>
      </w:r>
      <w:r>
        <w:rPr>
          <w:spacing w:val="-1"/>
          <w:sz w:val="18"/>
        </w:rPr>
        <w:t xml:space="preserve"> </w:t>
      </w:r>
      <w:r>
        <w:rPr>
          <w:sz w:val="18"/>
        </w:rPr>
        <w:t>developmental,</w:t>
      </w:r>
      <w:r>
        <w:rPr>
          <w:spacing w:val="-1"/>
          <w:sz w:val="18"/>
        </w:rPr>
        <w:t xml:space="preserve"> </w:t>
      </w:r>
      <w:r>
        <w:rPr>
          <w:sz w:val="18"/>
        </w:rPr>
        <w:t>or</w:t>
      </w:r>
      <w:r>
        <w:rPr>
          <w:spacing w:val="-2"/>
          <w:sz w:val="18"/>
        </w:rPr>
        <w:t xml:space="preserve"> </w:t>
      </w:r>
      <w:r>
        <w:rPr>
          <w:sz w:val="18"/>
        </w:rPr>
        <w:t>research</w:t>
      </w:r>
      <w:r>
        <w:rPr>
          <w:spacing w:val="-2"/>
          <w:sz w:val="18"/>
        </w:rPr>
        <w:t xml:space="preserve"> </w:t>
      </w:r>
      <w:r>
        <w:rPr>
          <w:sz w:val="18"/>
        </w:rPr>
        <w:t>work</w:t>
      </w:r>
      <w:r>
        <w:rPr>
          <w:spacing w:val="-2"/>
          <w:sz w:val="18"/>
        </w:rPr>
        <w:t xml:space="preserve"> </w:t>
      </w:r>
      <w:r>
        <w:rPr>
          <w:sz w:val="18"/>
        </w:rPr>
        <w:t>shall incorporate</w:t>
      </w:r>
      <w:r>
        <w:rPr>
          <w:spacing w:val="-7"/>
          <w:sz w:val="18"/>
        </w:rPr>
        <w:t xml:space="preserve"> </w:t>
      </w:r>
      <w:r>
        <w:rPr>
          <w:sz w:val="18"/>
        </w:rPr>
        <w:t>37</w:t>
      </w:r>
      <w:r>
        <w:rPr>
          <w:spacing w:val="-7"/>
          <w:sz w:val="18"/>
        </w:rPr>
        <w:t xml:space="preserve"> </w:t>
      </w:r>
      <w:r>
        <w:rPr>
          <w:sz w:val="18"/>
        </w:rPr>
        <w:t>CFR</w:t>
      </w:r>
      <w:r>
        <w:rPr>
          <w:spacing w:val="-7"/>
          <w:sz w:val="18"/>
        </w:rPr>
        <w:t xml:space="preserve"> </w:t>
      </w:r>
      <w:r>
        <w:rPr>
          <w:sz w:val="18"/>
        </w:rPr>
        <w:t>part</w:t>
      </w:r>
      <w:r>
        <w:rPr>
          <w:spacing w:val="-7"/>
          <w:sz w:val="18"/>
        </w:rPr>
        <w:t xml:space="preserve"> </w:t>
      </w:r>
      <w:r>
        <w:rPr>
          <w:sz w:val="18"/>
        </w:rPr>
        <w:t>401,</w:t>
      </w:r>
      <w:r>
        <w:rPr>
          <w:spacing w:val="-7"/>
          <w:sz w:val="18"/>
        </w:rPr>
        <w:t xml:space="preserve"> </w:t>
      </w:r>
      <w:r>
        <w:rPr>
          <w:sz w:val="18"/>
        </w:rPr>
        <w:t>“Rights</w:t>
      </w:r>
      <w:r>
        <w:rPr>
          <w:spacing w:val="-7"/>
          <w:sz w:val="18"/>
        </w:rPr>
        <w:t xml:space="preserve"> </w:t>
      </w:r>
      <w:r>
        <w:rPr>
          <w:sz w:val="18"/>
        </w:rPr>
        <w:t>to</w:t>
      </w:r>
      <w:r>
        <w:rPr>
          <w:spacing w:val="-7"/>
          <w:sz w:val="18"/>
        </w:rPr>
        <w:t xml:space="preserve"> </w:t>
      </w:r>
      <w:r>
        <w:rPr>
          <w:sz w:val="18"/>
        </w:rPr>
        <w:t>Inventions</w:t>
      </w:r>
      <w:r>
        <w:rPr>
          <w:spacing w:val="-7"/>
          <w:sz w:val="18"/>
        </w:rPr>
        <w:t xml:space="preserve"> </w:t>
      </w:r>
      <w:r>
        <w:rPr>
          <w:sz w:val="18"/>
        </w:rPr>
        <w:t>Made</w:t>
      </w:r>
      <w:r>
        <w:rPr>
          <w:spacing w:val="-7"/>
          <w:sz w:val="18"/>
        </w:rPr>
        <w:t xml:space="preserve"> </w:t>
      </w:r>
      <w:r>
        <w:rPr>
          <w:sz w:val="18"/>
        </w:rPr>
        <w:t>by</w:t>
      </w:r>
      <w:r>
        <w:rPr>
          <w:spacing w:val="-8"/>
          <w:sz w:val="18"/>
        </w:rPr>
        <w:t xml:space="preserve"> </w:t>
      </w:r>
      <w:r>
        <w:rPr>
          <w:sz w:val="18"/>
        </w:rPr>
        <w:t>Nonprofit</w:t>
      </w:r>
      <w:r>
        <w:rPr>
          <w:spacing w:val="-7"/>
          <w:sz w:val="18"/>
        </w:rPr>
        <w:t xml:space="preserve"> </w:t>
      </w:r>
      <w:r>
        <w:rPr>
          <w:sz w:val="18"/>
        </w:rPr>
        <w:t>Organizations</w:t>
      </w:r>
      <w:r>
        <w:rPr>
          <w:spacing w:val="-7"/>
          <w:sz w:val="18"/>
        </w:rPr>
        <w:t xml:space="preserve"> </w:t>
      </w:r>
      <w:r>
        <w:rPr>
          <w:sz w:val="18"/>
        </w:rPr>
        <w:t>and</w:t>
      </w:r>
      <w:r>
        <w:rPr>
          <w:spacing w:val="-7"/>
          <w:sz w:val="18"/>
        </w:rPr>
        <w:t xml:space="preserve"> </w:t>
      </w:r>
      <w:r>
        <w:rPr>
          <w:sz w:val="18"/>
        </w:rPr>
        <w:t>Small</w:t>
      </w:r>
      <w:r>
        <w:rPr>
          <w:spacing w:val="-7"/>
          <w:sz w:val="18"/>
        </w:rPr>
        <w:t xml:space="preserve"> </w:t>
      </w:r>
      <w:r>
        <w:rPr>
          <w:sz w:val="18"/>
        </w:rPr>
        <w:t>Business</w:t>
      </w:r>
      <w:r>
        <w:rPr>
          <w:spacing w:val="-7"/>
          <w:sz w:val="18"/>
        </w:rPr>
        <w:t xml:space="preserve"> </w:t>
      </w:r>
      <w:r>
        <w:rPr>
          <w:sz w:val="18"/>
        </w:rPr>
        <w:t>Firms</w:t>
      </w:r>
      <w:r>
        <w:rPr>
          <w:spacing w:val="-7"/>
          <w:sz w:val="18"/>
        </w:rPr>
        <w:t xml:space="preserve"> </w:t>
      </w:r>
      <w:r>
        <w:rPr>
          <w:sz w:val="18"/>
        </w:rPr>
        <w:t>Under</w:t>
      </w:r>
      <w:r>
        <w:rPr>
          <w:spacing w:val="-7"/>
          <w:sz w:val="18"/>
        </w:rPr>
        <w:t xml:space="preserve"> </w:t>
      </w:r>
      <w:r>
        <w:rPr>
          <w:sz w:val="18"/>
        </w:rPr>
        <w:t>Government Grants, Contracts and Cooperative Agreements.”</w:t>
      </w:r>
    </w:p>
    <w:p w14:paraId="3212EEF3" w14:textId="77777777" w:rsidR="00F27A5B" w:rsidRDefault="00000000">
      <w:pPr>
        <w:pStyle w:val="ListParagraph"/>
        <w:numPr>
          <w:ilvl w:val="1"/>
          <w:numId w:val="2"/>
        </w:numPr>
        <w:tabs>
          <w:tab w:val="left" w:pos="1441"/>
        </w:tabs>
        <w:spacing w:before="127"/>
        <w:rPr>
          <w:sz w:val="18"/>
        </w:rPr>
      </w:pPr>
      <w:r>
        <w:rPr>
          <w:sz w:val="18"/>
        </w:rPr>
        <w:t>Equal Opportunity and Affirmative Action Employer: Buyer is an equal employment opportunity employer and is a federal contractor.</w:t>
      </w:r>
      <w:r>
        <w:rPr>
          <w:spacing w:val="-6"/>
          <w:sz w:val="18"/>
        </w:rPr>
        <w:t xml:space="preserve"> </w:t>
      </w:r>
      <w:r>
        <w:rPr>
          <w:sz w:val="18"/>
        </w:rPr>
        <w:t>Therefore,</w:t>
      </w:r>
      <w:r>
        <w:rPr>
          <w:spacing w:val="-8"/>
          <w:sz w:val="18"/>
        </w:rPr>
        <w:t xml:space="preserve"> </w:t>
      </w:r>
      <w:r>
        <w:rPr>
          <w:sz w:val="18"/>
        </w:rPr>
        <w:t>the</w:t>
      </w:r>
      <w:r>
        <w:rPr>
          <w:spacing w:val="-6"/>
          <w:sz w:val="18"/>
        </w:rPr>
        <w:t xml:space="preserve"> </w:t>
      </w:r>
      <w:r>
        <w:rPr>
          <w:sz w:val="18"/>
        </w:rPr>
        <w:t>parties</w:t>
      </w:r>
      <w:r>
        <w:rPr>
          <w:spacing w:val="-7"/>
          <w:sz w:val="18"/>
        </w:rPr>
        <w:t xml:space="preserve"> </w:t>
      </w:r>
      <w:r>
        <w:rPr>
          <w:sz w:val="18"/>
        </w:rPr>
        <w:t>agree</w:t>
      </w:r>
      <w:r>
        <w:rPr>
          <w:spacing w:val="-8"/>
          <w:sz w:val="18"/>
        </w:rPr>
        <w:t xml:space="preserve"> </w:t>
      </w:r>
      <w:r>
        <w:rPr>
          <w:sz w:val="18"/>
        </w:rPr>
        <w:t>that,</w:t>
      </w:r>
      <w:r>
        <w:rPr>
          <w:spacing w:val="-6"/>
          <w:sz w:val="18"/>
        </w:rPr>
        <w:t xml:space="preserve"> </w:t>
      </w:r>
      <w:r>
        <w:rPr>
          <w:sz w:val="18"/>
        </w:rPr>
        <w:t>to</w:t>
      </w:r>
      <w:r>
        <w:rPr>
          <w:spacing w:val="-8"/>
          <w:sz w:val="18"/>
        </w:rPr>
        <w:t xml:space="preserve"> </w:t>
      </w:r>
      <w:r>
        <w:rPr>
          <w:sz w:val="18"/>
        </w:rPr>
        <w:t>the</w:t>
      </w:r>
      <w:r>
        <w:rPr>
          <w:spacing w:val="-6"/>
          <w:sz w:val="18"/>
        </w:rPr>
        <w:t xml:space="preserve"> </w:t>
      </w:r>
      <w:r>
        <w:rPr>
          <w:sz w:val="18"/>
        </w:rPr>
        <w:t>extent</w:t>
      </w:r>
      <w:r>
        <w:rPr>
          <w:spacing w:val="-8"/>
          <w:sz w:val="18"/>
        </w:rPr>
        <w:t xml:space="preserve"> </w:t>
      </w:r>
      <w:r>
        <w:rPr>
          <w:sz w:val="18"/>
        </w:rPr>
        <w:t>applicable,</w:t>
      </w:r>
      <w:r>
        <w:rPr>
          <w:spacing w:val="-6"/>
          <w:sz w:val="18"/>
        </w:rPr>
        <w:t xml:space="preserve"> </w:t>
      </w:r>
      <w:r>
        <w:rPr>
          <w:sz w:val="18"/>
        </w:rPr>
        <w:t>they</w:t>
      </w:r>
      <w:r>
        <w:rPr>
          <w:spacing w:val="-6"/>
          <w:sz w:val="18"/>
        </w:rPr>
        <w:t xml:space="preserve"> </w:t>
      </w:r>
      <w:r>
        <w:rPr>
          <w:sz w:val="18"/>
        </w:rPr>
        <w:t>will</w:t>
      </w:r>
      <w:r>
        <w:rPr>
          <w:spacing w:val="-8"/>
          <w:sz w:val="18"/>
        </w:rPr>
        <w:t xml:space="preserve"> </w:t>
      </w:r>
      <w:r>
        <w:rPr>
          <w:sz w:val="18"/>
        </w:rPr>
        <w:t>comply</w:t>
      </w:r>
      <w:r>
        <w:rPr>
          <w:spacing w:val="-6"/>
          <w:sz w:val="18"/>
        </w:rPr>
        <w:t xml:space="preserve"> </w:t>
      </w:r>
      <w:r>
        <w:rPr>
          <w:sz w:val="18"/>
        </w:rPr>
        <w:t>with</w:t>
      </w:r>
      <w:r>
        <w:rPr>
          <w:spacing w:val="-7"/>
          <w:sz w:val="18"/>
        </w:rPr>
        <w:t xml:space="preserve"> </w:t>
      </w:r>
      <w:r>
        <w:rPr>
          <w:sz w:val="18"/>
        </w:rPr>
        <w:t>Executive</w:t>
      </w:r>
      <w:r>
        <w:rPr>
          <w:spacing w:val="-6"/>
          <w:sz w:val="18"/>
        </w:rPr>
        <w:t xml:space="preserve"> </w:t>
      </w:r>
      <w:r>
        <w:rPr>
          <w:sz w:val="18"/>
        </w:rPr>
        <w:t>Order</w:t>
      </w:r>
      <w:r>
        <w:rPr>
          <w:spacing w:val="-7"/>
          <w:sz w:val="18"/>
        </w:rPr>
        <w:t xml:space="preserve"> </w:t>
      </w:r>
      <w:r>
        <w:rPr>
          <w:sz w:val="18"/>
        </w:rPr>
        <w:t>11246,</w:t>
      </w:r>
      <w:r>
        <w:rPr>
          <w:spacing w:val="-8"/>
          <w:sz w:val="18"/>
        </w:rPr>
        <w:t xml:space="preserve"> </w:t>
      </w:r>
      <w:r>
        <w:rPr>
          <w:sz w:val="18"/>
        </w:rPr>
        <w:t>the</w:t>
      </w:r>
      <w:r>
        <w:rPr>
          <w:spacing w:val="-6"/>
          <w:sz w:val="18"/>
        </w:rPr>
        <w:t xml:space="preserve"> </w:t>
      </w:r>
      <w:r>
        <w:rPr>
          <w:sz w:val="18"/>
        </w:rPr>
        <w:t>Vietnam</w:t>
      </w:r>
      <w:r>
        <w:rPr>
          <w:spacing w:val="-7"/>
          <w:sz w:val="18"/>
        </w:rPr>
        <w:t xml:space="preserve"> </w:t>
      </w:r>
      <w:r>
        <w:rPr>
          <w:sz w:val="18"/>
        </w:rPr>
        <w:t>Era Veterans Readjustment Assistance Act of 1974 and Section 503 of the Vocational Rehabilitation Act of 1973 and agree that these laws</w:t>
      </w:r>
      <w:r>
        <w:rPr>
          <w:spacing w:val="-12"/>
          <w:sz w:val="18"/>
        </w:rPr>
        <w:t xml:space="preserve"> </w:t>
      </w:r>
      <w:r>
        <w:rPr>
          <w:sz w:val="18"/>
        </w:rPr>
        <w:t>are</w:t>
      </w:r>
      <w:r>
        <w:rPr>
          <w:spacing w:val="-11"/>
          <w:sz w:val="18"/>
        </w:rPr>
        <w:t xml:space="preserve"> </w:t>
      </w:r>
      <w:r>
        <w:rPr>
          <w:sz w:val="18"/>
        </w:rPr>
        <w:t>incorporated</w:t>
      </w:r>
      <w:r>
        <w:rPr>
          <w:spacing w:val="-11"/>
          <w:sz w:val="18"/>
        </w:rPr>
        <w:t xml:space="preserve"> </w:t>
      </w:r>
      <w:r>
        <w:rPr>
          <w:sz w:val="18"/>
        </w:rPr>
        <w:t>herein</w:t>
      </w:r>
      <w:r>
        <w:rPr>
          <w:spacing w:val="-11"/>
          <w:sz w:val="18"/>
        </w:rPr>
        <w:t xml:space="preserve"> </w:t>
      </w:r>
      <w:r>
        <w:rPr>
          <w:sz w:val="18"/>
        </w:rPr>
        <w:t>by</w:t>
      </w:r>
      <w:r>
        <w:rPr>
          <w:spacing w:val="-12"/>
          <w:sz w:val="18"/>
        </w:rPr>
        <w:t xml:space="preserve"> </w:t>
      </w:r>
      <w:r>
        <w:rPr>
          <w:sz w:val="18"/>
        </w:rPr>
        <w:t>this</w:t>
      </w:r>
      <w:r>
        <w:rPr>
          <w:spacing w:val="-11"/>
          <w:sz w:val="18"/>
        </w:rPr>
        <w:t xml:space="preserve"> </w:t>
      </w:r>
      <w:r>
        <w:rPr>
          <w:sz w:val="18"/>
        </w:rPr>
        <w:t>reference.</w:t>
      </w:r>
      <w:r>
        <w:rPr>
          <w:spacing w:val="-5"/>
          <w:sz w:val="18"/>
        </w:rPr>
        <w:t xml:space="preserve"> </w:t>
      </w:r>
      <w:r>
        <w:rPr>
          <w:sz w:val="18"/>
        </w:rPr>
        <w:t>This</w:t>
      </w:r>
      <w:r>
        <w:rPr>
          <w:spacing w:val="-11"/>
          <w:sz w:val="18"/>
        </w:rPr>
        <w:t xml:space="preserve"> </w:t>
      </w:r>
      <w:r>
        <w:rPr>
          <w:sz w:val="18"/>
        </w:rPr>
        <w:t>includes</w:t>
      </w:r>
      <w:r>
        <w:rPr>
          <w:spacing w:val="-11"/>
          <w:sz w:val="18"/>
        </w:rPr>
        <w:t xml:space="preserve"> </w:t>
      </w:r>
      <w:r>
        <w:rPr>
          <w:sz w:val="18"/>
        </w:rPr>
        <w:t>the</w:t>
      </w:r>
      <w:r>
        <w:rPr>
          <w:spacing w:val="-11"/>
          <w:sz w:val="18"/>
        </w:rPr>
        <w:t xml:space="preserve"> </w:t>
      </w:r>
      <w:r>
        <w:rPr>
          <w:sz w:val="18"/>
        </w:rPr>
        <w:t>following</w:t>
      </w:r>
      <w:r>
        <w:rPr>
          <w:spacing w:val="-11"/>
          <w:sz w:val="18"/>
        </w:rPr>
        <w:t xml:space="preserve"> </w:t>
      </w:r>
      <w:r>
        <w:rPr>
          <w:sz w:val="18"/>
        </w:rPr>
        <w:t>provisions:</w:t>
      </w:r>
      <w:r>
        <w:rPr>
          <w:spacing w:val="-12"/>
          <w:sz w:val="18"/>
        </w:rPr>
        <w:t xml:space="preserve"> </w:t>
      </w:r>
      <w:r>
        <w:rPr>
          <w:sz w:val="18"/>
        </w:rPr>
        <w:t>Equal</w:t>
      </w:r>
      <w:r>
        <w:rPr>
          <w:spacing w:val="-11"/>
          <w:sz w:val="18"/>
        </w:rPr>
        <w:t xml:space="preserve"> </w:t>
      </w:r>
      <w:r>
        <w:rPr>
          <w:sz w:val="18"/>
        </w:rPr>
        <w:t>Opportunity</w:t>
      </w:r>
      <w:r>
        <w:rPr>
          <w:spacing w:val="-11"/>
          <w:sz w:val="18"/>
        </w:rPr>
        <w:t xml:space="preserve"> </w:t>
      </w:r>
      <w:r>
        <w:rPr>
          <w:sz w:val="18"/>
        </w:rPr>
        <w:t>Clause;</w:t>
      </w:r>
      <w:r>
        <w:rPr>
          <w:spacing w:val="-11"/>
          <w:sz w:val="18"/>
        </w:rPr>
        <w:t xml:space="preserve"> </w:t>
      </w:r>
      <w:r>
        <w:rPr>
          <w:sz w:val="18"/>
        </w:rPr>
        <w:t>Affirmative</w:t>
      </w:r>
      <w:r>
        <w:rPr>
          <w:spacing w:val="-12"/>
          <w:sz w:val="18"/>
        </w:rPr>
        <w:t xml:space="preserve"> </w:t>
      </w:r>
      <w:r>
        <w:rPr>
          <w:sz w:val="18"/>
        </w:rPr>
        <w:t>Action Clause of Disabled Veterans and Veterans of the Vietnam Era; Affirmative Action Clause for Handicapped Workers; and the Certification of Non-segregated Facilities Clause. Seller also agrees to comply with the provisions of Executive Order 13496 (29 CFR</w:t>
      </w:r>
      <w:r>
        <w:rPr>
          <w:spacing w:val="-5"/>
          <w:sz w:val="18"/>
        </w:rPr>
        <w:t xml:space="preserve"> </w:t>
      </w:r>
      <w:r>
        <w:rPr>
          <w:sz w:val="18"/>
        </w:rPr>
        <w:t>Part</w:t>
      </w:r>
      <w:r>
        <w:rPr>
          <w:spacing w:val="-6"/>
          <w:sz w:val="18"/>
        </w:rPr>
        <w:t xml:space="preserve"> </w:t>
      </w:r>
      <w:r>
        <w:rPr>
          <w:sz w:val="18"/>
        </w:rPr>
        <w:t>471,</w:t>
      </w:r>
      <w:r>
        <w:rPr>
          <w:spacing w:val="-5"/>
          <w:sz w:val="18"/>
        </w:rPr>
        <w:t xml:space="preserve"> </w:t>
      </w:r>
      <w:r>
        <w:rPr>
          <w:sz w:val="18"/>
        </w:rPr>
        <w:t>Appendix</w:t>
      </w:r>
      <w:r>
        <w:rPr>
          <w:spacing w:val="-7"/>
          <w:sz w:val="18"/>
        </w:rPr>
        <w:t xml:space="preserve"> </w:t>
      </w:r>
      <w:r>
        <w:rPr>
          <w:sz w:val="18"/>
        </w:rPr>
        <w:t>A</w:t>
      </w:r>
      <w:r>
        <w:rPr>
          <w:spacing w:val="-7"/>
          <w:sz w:val="18"/>
        </w:rPr>
        <w:t xml:space="preserve"> </w:t>
      </w:r>
      <w:r>
        <w:rPr>
          <w:sz w:val="18"/>
        </w:rPr>
        <w:t>to</w:t>
      </w:r>
      <w:r>
        <w:rPr>
          <w:spacing w:val="-7"/>
          <w:sz w:val="18"/>
        </w:rPr>
        <w:t xml:space="preserve"> </w:t>
      </w:r>
      <w:r>
        <w:rPr>
          <w:sz w:val="18"/>
        </w:rPr>
        <w:t>Subpart</w:t>
      </w:r>
      <w:r>
        <w:rPr>
          <w:spacing w:val="-6"/>
          <w:sz w:val="18"/>
        </w:rPr>
        <w:t xml:space="preserve"> </w:t>
      </w:r>
      <w:r>
        <w:rPr>
          <w:sz w:val="18"/>
        </w:rPr>
        <w:t>A),</w:t>
      </w:r>
      <w:r>
        <w:rPr>
          <w:spacing w:val="-6"/>
          <w:sz w:val="18"/>
        </w:rPr>
        <w:t xml:space="preserve"> </w:t>
      </w:r>
      <w:r>
        <w:rPr>
          <w:sz w:val="18"/>
        </w:rPr>
        <w:t>as</w:t>
      </w:r>
      <w:r>
        <w:rPr>
          <w:spacing w:val="-7"/>
          <w:sz w:val="18"/>
        </w:rPr>
        <w:t xml:space="preserve"> </w:t>
      </w:r>
      <w:r>
        <w:rPr>
          <w:sz w:val="18"/>
        </w:rPr>
        <w:t>applicable,</w:t>
      </w:r>
      <w:r>
        <w:rPr>
          <w:spacing w:val="-5"/>
          <w:sz w:val="18"/>
        </w:rPr>
        <w:t xml:space="preserve"> </w:t>
      </w:r>
      <w:r>
        <w:rPr>
          <w:sz w:val="18"/>
        </w:rPr>
        <w:t>relating</w:t>
      </w:r>
      <w:r>
        <w:rPr>
          <w:spacing w:val="-7"/>
          <w:sz w:val="18"/>
        </w:rPr>
        <w:t xml:space="preserve"> </w:t>
      </w:r>
      <w:r>
        <w:rPr>
          <w:sz w:val="18"/>
        </w:rPr>
        <w:t>to</w:t>
      </w:r>
      <w:r>
        <w:rPr>
          <w:spacing w:val="-5"/>
          <w:sz w:val="18"/>
        </w:rPr>
        <w:t xml:space="preserve"> </w:t>
      </w:r>
      <w:r>
        <w:rPr>
          <w:sz w:val="18"/>
        </w:rPr>
        <w:t>the</w:t>
      </w:r>
      <w:r>
        <w:rPr>
          <w:spacing w:val="-5"/>
          <w:sz w:val="18"/>
        </w:rPr>
        <w:t xml:space="preserve"> </w:t>
      </w:r>
      <w:r>
        <w:rPr>
          <w:sz w:val="18"/>
        </w:rPr>
        <w:t>notice</w:t>
      </w:r>
      <w:r>
        <w:rPr>
          <w:spacing w:val="-6"/>
          <w:sz w:val="18"/>
        </w:rPr>
        <w:t xml:space="preserve"> </w:t>
      </w:r>
      <w:r>
        <w:rPr>
          <w:sz w:val="18"/>
        </w:rPr>
        <w:t>of</w:t>
      </w:r>
      <w:r>
        <w:rPr>
          <w:spacing w:val="-8"/>
          <w:sz w:val="18"/>
        </w:rPr>
        <w:t xml:space="preserve"> </w:t>
      </w:r>
      <w:r>
        <w:rPr>
          <w:sz w:val="18"/>
        </w:rPr>
        <w:t>employee</w:t>
      </w:r>
      <w:r>
        <w:rPr>
          <w:spacing w:val="-7"/>
          <w:sz w:val="18"/>
        </w:rPr>
        <w:t xml:space="preserve"> </w:t>
      </w:r>
      <w:r>
        <w:rPr>
          <w:sz w:val="18"/>
        </w:rPr>
        <w:t>rights</w:t>
      </w:r>
      <w:r>
        <w:rPr>
          <w:spacing w:val="-7"/>
          <w:sz w:val="18"/>
        </w:rPr>
        <w:t xml:space="preserve"> </w:t>
      </w:r>
      <w:r>
        <w:rPr>
          <w:sz w:val="18"/>
        </w:rPr>
        <w:t>under</w:t>
      </w:r>
      <w:r>
        <w:rPr>
          <w:spacing w:val="-7"/>
          <w:sz w:val="18"/>
        </w:rPr>
        <w:t xml:space="preserve"> </w:t>
      </w:r>
      <w:r>
        <w:rPr>
          <w:sz w:val="18"/>
        </w:rPr>
        <w:t>federal</w:t>
      </w:r>
      <w:r>
        <w:rPr>
          <w:spacing w:val="-5"/>
          <w:sz w:val="18"/>
        </w:rPr>
        <w:t xml:space="preserve"> </w:t>
      </w:r>
      <w:r>
        <w:rPr>
          <w:sz w:val="18"/>
        </w:rPr>
        <w:t>labor</w:t>
      </w:r>
      <w:r>
        <w:rPr>
          <w:spacing w:val="-6"/>
          <w:sz w:val="18"/>
        </w:rPr>
        <w:t xml:space="preserve"> </w:t>
      </w:r>
      <w:r>
        <w:rPr>
          <w:sz w:val="18"/>
        </w:rPr>
        <w:t>laws,</w:t>
      </w:r>
      <w:r>
        <w:rPr>
          <w:spacing w:val="-5"/>
          <w:sz w:val="18"/>
        </w:rPr>
        <w:t xml:space="preserve"> </w:t>
      </w:r>
      <w:r>
        <w:rPr>
          <w:sz w:val="18"/>
        </w:rPr>
        <w:t>and</w:t>
      </w:r>
      <w:r>
        <w:rPr>
          <w:spacing w:val="-7"/>
          <w:sz w:val="18"/>
        </w:rPr>
        <w:t xml:space="preserve"> </w:t>
      </w:r>
      <w:r>
        <w:rPr>
          <w:sz w:val="18"/>
        </w:rPr>
        <w:t>seller agrees</w:t>
      </w:r>
      <w:r>
        <w:rPr>
          <w:spacing w:val="-5"/>
          <w:sz w:val="18"/>
        </w:rPr>
        <w:t xml:space="preserve"> </w:t>
      </w:r>
      <w:r>
        <w:rPr>
          <w:sz w:val="18"/>
        </w:rPr>
        <w:t>and</w:t>
      </w:r>
      <w:r>
        <w:rPr>
          <w:spacing w:val="-5"/>
          <w:sz w:val="18"/>
        </w:rPr>
        <w:t xml:space="preserve"> </w:t>
      </w:r>
      <w:r>
        <w:rPr>
          <w:sz w:val="18"/>
        </w:rPr>
        <w:t>certifies,</w:t>
      </w:r>
      <w:r>
        <w:rPr>
          <w:spacing w:val="-4"/>
          <w:sz w:val="18"/>
        </w:rPr>
        <w:t xml:space="preserve"> </w:t>
      </w:r>
      <w:r>
        <w:rPr>
          <w:sz w:val="18"/>
        </w:rPr>
        <w:t>if</w:t>
      </w:r>
      <w:r>
        <w:rPr>
          <w:spacing w:val="-4"/>
          <w:sz w:val="18"/>
        </w:rPr>
        <w:t xml:space="preserve"> </w:t>
      </w:r>
      <w:r>
        <w:rPr>
          <w:sz w:val="18"/>
        </w:rPr>
        <w:t>applicable,</w:t>
      </w:r>
      <w:r>
        <w:rPr>
          <w:spacing w:val="-4"/>
          <w:sz w:val="18"/>
        </w:rPr>
        <w:t xml:space="preserve"> </w:t>
      </w:r>
      <w:r>
        <w:rPr>
          <w:sz w:val="18"/>
        </w:rPr>
        <w:t>that</w:t>
      </w:r>
      <w:r>
        <w:rPr>
          <w:spacing w:val="-4"/>
          <w:sz w:val="18"/>
        </w:rPr>
        <w:t xml:space="preserve"> </w:t>
      </w:r>
      <w:r>
        <w:rPr>
          <w:sz w:val="18"/>
        </w:rPr>
        <w:t>it</w:t>
      </w:r>
      <w:r>
        <w:rPr>
          <w:spacing w:val="-3"/>
          <w:sz w:val="18"/>
        </w:rPr>
        <w:t xml:space="preserve"> </w:t>
      </w:r>
      <w:r>
        <w:rPr>
          <w:sz w:val="18"/>
        </w:rPr>
        <w:t>has</w:t>
      </w:r>
      <w:r>
        <w:rPr>
          <w:spacing w:val="-4"/>
          <w:sz w:val="18"/>
        </w:rPr>
        <w:t xml:space="preserve"> </w:t>
      </w:r>
      <w:r>
        <w:rPr>
          <w:sz w:val="18"/>
        </w:rPr>
        <w:t>developed</w:t>
      </w:r>
      <w:r>
        <w:rPr>
          <w:spacing w:val="-4"/>
          <w:sz w:val="18"/>
        </w:rPr>
        <w:t xml:space="preserve"> </w:t>
      </w:r>
      <w:r>
        <w:rPr>
          <w:sz w:val="18"/>
        </w:rPr>
        <w:t>a</w:t>
      </w:r>
      <w:r>
        <w:rPr>
          <w:spacing w:val="-4"/>
          <w:sz w:val="18"/>
        </w:rPr>
        <w:t xml:space="preserve"> </w:t>
      </w:r>
      <w:r>
        <w:rPr>
          <w:sz w:val="18"/>
        </w:rPr>
        <w:t>written</w:t>
      </w:r>
      <w:r>
        <w:rPr>
          <w:spacing w:val="-4"/>
          <w:sz w:val="18"/>
        </w:rPr>
        <w:t xml:space="preserve"> </w:t>
      </w:r>
      <w:r>
        <w:rPr>
          <w:sz w:val="18"/>
        </w:rPr>
        <w:t>affirmative</w:t>
      </w:r>
      <w:r>
        <w:rPr>
          <w:spacing w:val="-5"/>
          <w:sz w:val="18"/>
        </w:rPr>
        <w:t xml:space="preserve"> </w:t>
      </w:r>
      <w:r>
        <w:rPr>
          <w:sz w:val="18"/>
        </w:rPr>
        <w:t>action</w:t>
      </w:r>
      <w:r>
        <w:rPr>
          <w:spacing w:val="-5"/>
          <w:sz w:val="18"/>
        </w:rPr>
        <w:t xml:space="preserve"> </w:t>
      </w:r>
      <w:r>
        <w:rPr>
          <w:sz w:val="18"/>
        </w:rPr>
        <w:t>compliance</w:t>
      </w:r>
      <w:r>
        <w:rPr>
          <w:spacing w:val="-4"/>
          <w:sz w:val="18"/>
        </w:rPr>
        <w:t xml:space="preserve"> </w:t>
      </w:r>
      <w:r>
        <w:rPr>
          <w:sz w:val="18"/>
        </w:rPr>
        <w:t>program</w:t>
      </w:r>
      <w:r>
        <w:rPr>
          <w:spacing w:val="-4"/>
          <w:sz w:val="18"/>
        </w:rPr>
        <w:t xml:space="preserve"> </w:t>
      </w:r>
      <w:r>
        <w:rPr>
          <w:sz w:val="18"/>
        </w:rPr>
        <w:t>and</w:t>
      </w:r>
      <w:r>
        <w:rPr>
          <w:spacing w:val="-4"/>
          <w:sz w:val="18"/>
        </w:rPr>
        <w:t xml:space="preserve"> </w:t>
      </w:r>
      <w:r>
        <w:rPr>
          <w:sz w:val="18"/>
        </w:rPr>
        <w:t>annually</w:t>
      </w:r>
      <w:r>
        <w:rPr>
          <w:spacing w:val="-3"/>
          <w:sz w:val="18"/>
        </w:rPr>
        <w:t xml:space="preserve"> </w:t>
      </w:r>
      <w:r>
        <w:rPr>
          <w:sz w:val="18"/>
        </w:rPr>
        <w:t>files</w:t>
      </w:r>
      <w:r>
        <w:rPr>
          <w:spacing w:val="-5"/>
          <w:sz w:val="18"/>
        </w:rPr>
        <w:t xml:space="preserve"> </w:t>
      </w:r>
      <w:r>
        <w:rPr>
          <w:sz w:val="18"/>
        </w:rPr>
        <w:t>Standard Form 100 (EEO-1).</w:t>
      </w:r>
    </w:p>
    <w:p w14:paraId="3212EEF4" w14:textId="77777777" w:rsidR="00F27A5B" w:rsidRDefault="00000000">
      <w:pPr>
        <w:pStyle w:val="ListParagraph"/>
        <w:numPr>
          <w:ilvl w:val="0"/>
          <w:numId w:val="1"/>
        </w:numPr>
        <w:tabs>
          <w:tab w:val="left" w:pos="1441"/>
        </w:tabs>
        <w:spacing w:before="127"/>
        <w:ind w:right="212"/>
        <w:jc w:val="both"/>
        <w:rPr>
          <w:b/>
          <w:sz w:val="18"/>
        </w:rPr>
      </w:pPr>
      <w:r>
        <w:rPr>
          <w:b/>
          <w:sz w:val="18"/>
        </w:rPr>
        <w:t xml:space="preserve">Anti-Lobbying: </w:t>
      </w:r>
      <w:r>
        <w:rPr>
          <w:sz w:val="18"/>
        </w:rPr>
        <w:t>Seller</w:t>
      </w:r>
      <w:r>
        <w:rPr>
          <w:spacing w:val="-1"/>
          <w:sz w:val="18"/>
        </w:rPr>
        <w:t xml:space="preserve"> </w:t>
      </w:r>
      <w:r>
        <w:rPr>
          <w:sz w:val="18"/>
        </w:rPr>
        <w:t>agrees to</w:t>
      </w:r>
      <w:r>
        <w:rPr>
          <w:spacing w:val="-1"/>
          <w:sz w:val="18"/>
        </w:rPr>
        <w:t xml:space="preserve"> </w:t>
      </w:r>
      <w:r>
        <w:rPr>
          <w:sz w:val="18"/>
        </w:rPr>
        <w:t>comply with</w:t>
      </w:r>
      <w:r>
        <w:rPr>
          <w:spacing w:val="-1"/>
          <w:sz w:val="18"/>
        </w:rPr>
        <w:t xml:space="preserve"> </w:t>
      </w:r>
      <w:r>
        <w:rPr>
          <w:sz w:val="18"/>
        </w:rPr>
        <w:t>31</w:t>
      </w:r>
      <w:r>
        <w:rPr>
          <w:spacing w:val="-1"/>
          <w:sz w:val="18"/>
        </w:rPr>
        <w:t xml:space="preserve"> </w:t>
      </w:r>
      <w:r>
        <w:rPr>
          <w:sz w:val="18"/>
        </w:rPr>
        <w:t>U.S.C. 1352,</w:t>
      </w:r>
      <w:r>
        <w:rPr>
          <w:spacing w:val="-1"/>
          <w:sz w:val="18"/>
        </w:rPr>
        <w:t xml:space="preserve"> </w:t>
      </w:r>
      <w:r>
        <w:rPr>
          <w:sz w:val="18"/>
        </w:rPr>
        <w:t>to include, if</w:t>
      </w:r>
      <w:r>
        <w:rPr>
          <w:spacing w:val="-1"/>
          <w:sz w:val="18"/>
        </w:rPr>
        <w:t xml:space="preserve"> </w:t>
      </w:r>
      <w:r>
        <w:rPr>
          <w:sz w:val="18"/>
        </w:rPr>
        <w:t>applying or bidding for an award</w:t>
      </w:r>
      <w:r>
        <w:rPr>
          <w:spacing w:val="-1"/>
          <w:sz w:val="18"/>
        </w:rPr>
        <w:t xml:space="preserve"> </w:t>
      </w:r>
      <w:r>
        <w:rPr>
          <w:sz w:val="18"/>
        </w:rPr>
        <w:t>exceeding $100,000, completing</w:t>
      </w:r>
      <w:r>
        <w:rPr>
          <w:spacing w:val="-4"/>
          <w:sz w:val="18"/>
        </w:rPr>
        <w:t xml:space="preserve"> </w:t>
      </w:r>
      <w:r>
        <w:rPr>
          <w:sz w:val="18"/>
        </w:rPr>
        <w:t>the</w:t>
      </w:r>
      <w:r>
        <w:rPr>
          <w:spacing w:val="-3"/>
          <w:sz w:val="18"/>
        </w:rPr>
        <w:t xml:space="preserve"> </w:t>
      </w:r>
      <w:r>
        <w:rPr>
          <w:sz w:val="18"/>
        </w:rPr>
        <w:t>required</w:t>
      </w:r>
      <w:r>
        <w:rPr>
          <w:spacing w:val="-4"/>
          <w:sz w:val="18"/>
        </w:rPr>
        <w:t xml:space="preserve"> </w:t>
      </w:r>
      <w:r>
        <w:rPr>
          <w:sz w:val="18"/>
        </w:rPr>
        <w:t>certification.</w:t>
      </w:r>
      <w:r>
        <w:rPr>
          <w:spacing w:val="-4"/>
          <w:sz w:val="18"/>
        </w:rPr>
        <w:t xml:space="preserve"> </w:t>
      </w:r>
      <w:r>
        <w:rPr>
          <w:sz w:val="18"/>
        </w:rPr>
        <w:t>Each</w:t>
      </w:r>
      <w:r>
        <w:rPr>
          <w:spacing w:val="-3"/>
          <w:sz w:val="18"/>
        </w:rPr>
        <w:t xml:space="preserve"> </w:t>
      </w:r>
      <w:r>
        <w:rPr>
          <w:sz w:val="18"/>
        </w:rPr>
        <w:t>tier</w:t>
      </w:r>
      <w:r>
        <w:rPr>
          <w:spacing w:val="-4"/>
          <w:sz w:val="18"/>
        </w:rPr>
        <w:t xml:space="preserve"> </w:t>
      </w:r>
      <w:r>
        <w:rPr>
          <w:sz w:val="18"/>
        </w:rPr>
        <w:t>certifies</w:t>
      </w:r>
      <w:r>
        <w:rPr>
          <w:spacing w:val="-5"/>
          <w:sz w:val="18"/>
        </w:rPr>
        <w:t xml:space="preserve"> </w:t>
      </w:r>
      <w:r>
        <w:rPr>
          <w:sz w:val="18"/>
        </w:rPr>
        <w:t>to</w:t>
      </w:r>
      <w:r>
        <w:rPr>
          <w:spacing w:val="-4"/>
          <w:sz w:val="18"/>
        </w:rPr>
        <w:t xml:space="preserve"> </w:t>
      </w:r>
      <w:r>
        <w:rPr>
          <w:sz w:val="18"/>
        </w:rPr>
        <w:t>the</w:t>
      </w:r>
      <w:r>
        <w:rPr>
          <w:spacing w:val="-3"/>
          <w:sz w:val="18"/>
        </w:rPr>
        <w:t xml:space="preserve"> </w:t>
      </w:r>
      <w:r>
        <w:rPr>
          <w:sz w:val="18"/>
        </w:rPr>
        <w:t>tier</w:t>
      </w:r>
      <w:r>
        <w:rPr>
          <w:spacing w:val="-4"/>
          <w:sz w:val="18"/>
        </w:rPr>
        <w:t xml:space="preserve"> </w:t>
      </w:r>
      <w:r>
        <w:rPr>
          <w:sz w:val="18"/>
        </w:rPr>
        <w:t>above</w:t>
      </w:r>
      <w:r>
        <w:rPr>
          <w:spacing w:val="-3"/>
          <w:sz w:val="18"/>
        </w:rPr>
        <w:t xml:space="preserve"> </w:t>
      </w:r>
      <w:r>
        <w:rPr>
          <w:sz w:val="18"/>
        </w:rPr>
        <w:t>that</w:t>
      </w:r>
      <w:r>
        <w:rPr>
          <w:spacing w:val="-4"/>
          <w:sz w:val="18"/>
        </w:rPr>
        <w:t xml:space="preserve"> </w:t>
      </w:r>
      <w:r>
        <w:rPr>
          <w:sz w:val="18"/>
        </w:rPr>
        <w:t>it</w:t>
      </w:r>
      <w:r>
        <w:rPr>
          <w:spacing w:val="-2"/>
          <w:sz w:val="18"/>
        </w:rPr>
        <w:t xml:space="preserve"> </w:t>
      </w:r>
      <w:r>
        <w:rPr>
          <w:sz w:val="18"/>
        </w:rPr>
        <w:t>will</w:t>
      </w:r>
      <w:r>
        <w:rPr>
          <w:spacing w:val="-4"/>
          <w:sz w:val="18"/>
        </w:rPr>
        <w:t xml:space="preserve"> </w:t>
      </w:r>
      <w:r>
        <w:rPr>
          <w:sz w:val="18"/>
        </w:rPr>
        <w:t>not</w:t>
      </w:r>
      <w:r>
        <w:rPr>
          <w:spacing w:val="-3"/>
          <w:sz w:val="18"/>
        </w:rPr>
        <w:t xml:space="preserve"> </w:t>
      </w:r>
      <w:r>
        <w:rPr>
          <w:sz w:val="18"/>
        </w:rPr>
        <w:t>and</w:t>
      </w:r>
      <w:r>
        <w:rPr>
          <w:spacing w:val="-4"/>
          <w:sz w:val="18"/>
        </w:rPr>
        <w:t xml:space="preserve"> </w:t>
      </w:r>
      <w:r>
        <w:rPr>
          <w:sz w:val="18"/>
        </w:rPr>
        <w:t>has</w:t>
      </w:r>
      <w:r>
        <w:rPr>
          <w:spacing w:val="-3"/>
          <w:sz w:val="18"/>
        </w:rPr>
        <w:t xml:space="preserve"> </w:t>
      </w:r>
      <w:r>
        <w:rPr>
          <w:sz w:val="18"/>
        </w:rPr>
        <w:t>not</w:t>
      </w:r>
      <w:r>
        <w:rPr>
          <w:spacing w:val="-3"/>
          <w:sz w:val="18"/>
        </w:rPr>
        <w:t xml:space="preserve"> </w:t>
      </w:r>
      <w:r>
        <w:rPr>
          <w:sz w:val="18"/>
        </w:rPr>
        <w:t>used</w:t>
      </w:r>
      <w:r>
        <w:rPr>
          <w:spacing w:val="-3"/>
          <w:sz w:val="18"/>
        </w:rPr>
        <w:t xml:space="preserve"> </w:t>
      </w:r>
      <w:r>
        <w:rPr>
          <w:sz w:val="18"/>
        </w:rPr>
        <w:t>Federal</w:t>
      </w:r>
      <w:r>
        <w:rPr>
          <w:spacing w:val="-4"/>
          <w:sz w:val="18"/>
        </w:rPr>
        <w:t xml:space="preserve"> </w:t>
      </w:r>
      <w:r>
        <w:rPr>
          <w:sz w:val="18"/>
        </w:rPr>
        <w:t>appropriated</w:t>
      </w:r>
      <w:r>
        <w:rPr>
          <w:spacing w:val="-3"/>
          <w:sz w:val="18"/>
        </w:rPr>
        <w:t xml:space="preserve"> </w:t>
      </w:r>
      <w:r>
        <w:rPr>
          <w:sz w:val="18"/>
        </w:rPr>
        <w:t>funds to pay any person or organization for influencing or attempting to influence an officer or employee of any agency, a member of Congress, officer or employee of Congress, or an employee of a member of Congress in connection with obtaining any Federal contract,</w:t>
      </w:r>
      <w:r>
        <w:rPr>
          <w:spacing w:val="-6"/>
          <w:sz w:val="18"/>
        </w:rPr>
        <w:t xml:space="preserve"> </w:t>
      </w:r>
      <w:r>
        <w:rPr>
          <w:sz w:val="18"/>
        </w:rPr>
        <w:t>grant</w:t>
      </w:r>
      <w:r>
        <w:rPr>
          <w:spacing w:val="-5"/>
          <w:sz w:val="18"/>
        </w:rPr>
        <w:t xml:space="preserve"> </w:t>
      </w:r>
      <w:r>
        <w:rPr>
          <w:sz w:val="18"/>
        </w:rPr>
        <w:t>or</w:t>
      </w:r>
      <w:r>
        <w:rPr>
          <w:spacing w:val="-7"/>
          <w:sz w:val="18"/>
        </w:rPr>
        <w:t xml:space="preserve"> </w:t>
      </w:r>
      <w:r>
        <w:rPr>
          <w:sz w:val="18"/>
        </w:rPr>
        <w:t>any</w:t>
      </w:r>
      <w:r>
        <w:rPr>
          <w:spacing w:val="-6"/>
          <w:sz w:val="18"/>
        </w:rPr>
        <w:t xml:space="preserve"> </w:t>
      </w:r>
      <w:r>
        <w:rPr>
          <w:sz w:val="18"/>
        </w:rPr>
        <w:t>other</w:t>
      </w:r>
      <w:r>
        <w:rPr>
          <w:spacing w:val="-7"/>
          <w:sz w:val="18"/>
        </w:rPr>
        <w:t xml:space="preserve"> </w:t>
      </w:r>
      <w:r>
        <w:rPr>
          <w:sz w:val="18"/>
        </w:rPr>
        <w:t>award</w:t>
      </w:r>
      <w:r>
        <w:rPr>
          <w:spacing w:val="-7"/>
          <w:sz w:val="18"/>
        </w:rPr>
        <w:t xml:space="preserve"> </w:t>
      </w:r>
      <w:r>
        <w:rPr>
          <w:sz w:val="18"/>
        </w:rPr>
        <w:t>covered</w:t>
      </w:r>
      <w:r>
        <w:rPr>
          <w:spacing w:val="-6"/>
          <w:sz w:val="18"/>
        </w:rPr>
        <w:t xml:space="preserve"> </w:t>
      </w:r>
      <w:r>
        <w:rPr>
          <w:sz w:val="18"/>
        </w:rPr>
        <w:t>by</w:t>
      </w:r>
      <w:r>
        <w:rPr>
          <w:spacing w:val="-6"/>
          <w:sz w:val="18"/>
        </w:rPr>
        <w:t xml:space="preserve"> </w:t>
      </w:r>
      <w:r>
        <w:rPr>
          <w:sz w:val="18"/>
        </w:rPr>
        <w:t>31</w:t>
      </w:r>
      <w:r>
        <w:rPr>
          <w:spacing w:val="-7"/>
          <w:sz w:val="18"/>
        </w:rPr>
        <w:t xml:space="preserve"> </w:t>
      </w:r>
      <w:r>
        <w:rPr>
          <w:sz w:val="18"/>
        </w:rPr>
        <w:t>U.S.C.</w:t>
      </w:r>
      <w:r>
        <w:rPr>
          <w:spacing w:val="-6"/>
          <w:sz w:val="18"/>
        </w:rPr>
        <w:t xml:space="preserve"> </w:t>
      </w:r>
      <w:r>
        <w:rPr>
          <w:sz w:val="18"/>
        </w:rPr>
        <w:t>1352.</w:t>
      </w:r>
      <w:r>
        <w:rPr>
          <w:spacing w:val="-7"/>
          <w:sz w:val="18"/>
        </w:rPr>
        <w:t xml:space="preserve"> </w:t>
      </w:r>
      <w:r>
        <w:rPr>
          <w:sz w:val="18"/>
        </w:rPr>
        <w:t>Each</w:t>
      </w:r>
      <w:r>
        <w:rPr>
          <w:spacing w:val="-7"/>
          <w:sz w:val="18"/>
        </w:rPr>
        <w:t xml:space="preserve"> </w:t>
      </w:r>
      <w:r>
        <w:rPr>
          <w:sz w:val="18"/>
        </w:rPr>
        <w:t>tier</w:t>
      </w:r>
      <w:r>
        <w:rPr>
          <w:spacing w:val="-7"/>
          <w:sz w:val="18"/>
        </w:rPr>
        <w:t xml:space="preserve"> </w:t>
      </w:r>
      <w:r>
        <w:rPr>
          <w:sz w:val="18"/>
        </w:rPr>
        <w:t>must</w:t>
      </w:r>
      <w:r>
        <w:rPr>
          <w:spacing w:val="-7"/>
          <w:sz w:val="18"/>
        </w:rPr>
        <w:t xml:space="preserve"> </w:t>
      </w:r>
      <w:r>
        <w:rPr>
          <w:sz w:val="18"/>
        </w:rPr>
        <w:t>also</w:t>
      </w:r>
      <w:r>
        <w:rPr>
          <w:spacing w:val="-5"/>
          <w:sz w:val="18"/>
        </w:rPr>
        <w:t xml:space="preserve"> </w:t>
      </w:r>
      <w:r>
        <w:rPr>
          <w:sz w:val="18"/>
        </w:rPr>
        <w:t>disclose</w:t>
      </w:r>
      <w:r>
        <w:rPr>
          <w:spacing w:val="-6"/>
          <w:sz w:val="18"/>
        </w:rPr>
        <w:t xml:space="preserve"> </w:t>
      </w:r>
      <w:r>
        <w:rPr>
          <w:sz w:val="18"/>
        </w:rPr>
        <w:t>any</w:t>
      </w:r>
      <w:r>
        <w:rPr>
          <w:spacing w:val="-7"/>
          <w:sz w:val="18"/>
        </w:rPr>
        <w:t xml:space="preserve"> </w:t>
      </w:r>
      <w:r>
        <w:rPr>
          <w:sz w:val="18"/>
        </w:rPr>
        <w:t>lobbying</w:t>
      </w:r>
      <w:r>
        <w:rPr>
          <w:spacing w:val="-6"/>
          <w:sz w:val="18"/>
        </w:rPr>
        <w:t xml:space="preserve"> </w:t>
      </w:r>
      <w:r>
        <w:rPr>
          <w:sz w:val="18"/>
        </w:rPr>
        <w:t>with</w:t>
      </w:r>
      <w:r>
        <w:rPr>
          <w:spacing w:val="-6"/>
          <w:sz w:val="18"/>
        </w:rPr>
        <w:t xml:space="preserve"> </w:t>
      </w:r>
      <w:r>
        <w:rPr>
          <w:sz w:val="18"/>
        </w:rPr>
        <w:t>non-Federal</w:t>
      </w:r>
      <w:r>
        <w:rPr>
          <w:spacing w:val="-6"/>
          <w:sz w:val="18"/>
        </w:rPr>
        <w:t xml:space="preserve"> </w:t>
      </w:r>
      <w:r>
        <w:rPr>
          <w:sz w:val="18"/>
        </w:rPr>
        <w:t>funds</w:t>
      </w:r>
      <w:r>
        <w:rPr>
          <w:spacing w:val="-5"/>
          <w:sz w:val="18"/>
        </w:rPr>
        <w:t xml:space="preserve"> </w:t>
      </w:r>
      <w:r>
        <w:rPr>
          <w:sz w:val="18"/>
        </w:rPr>
        <w:t xml:space="preserve">that takes place in connection with obtaining any Federal award. Such disclosures are forwarded from tier to </w:t>
      </w:r>
      <w:proofErr w:type="spellStart"/>
      <w:r>
        <w:rPr>
          <w:sz w:val="18"/>
        </w:rPr>
        <w:t>tier</w:t>
      </w:r>
      <w:proofErr w:type="spellEnd"/>
      <w:r>
        <w:rPr>
          <w:sz w:val="18"/>
        </w:rPr>
        <w:t xml:space="preserve"> up to Buyer.</w:t>
      </w:r>
    </w:p>
    <w:p w14:paraId="3212EEF5" w14:textId="77777777" w:rsidR="00F27A5B" w:rsidRDefault="00000000">
      <w:pPr>
        <w:pStyle w:val="ListParagraph"/>
        <w:numPr>
          <w:ilvl w:val="0"/>
          <w:numId w:val="1"/>
        </w:numPr>
        <w:tabs>
          <w:tab w:val="left" w:pos="1441"/>
        </w:tabs>
        <w:spacing w:before="126"/>
        <w:ind w:right="212"/>
        <w:jc w:val="both"/>
        <w:rPr>
          <w:b/>
          <w:sz w:val="18"/>
        </w:rPr>
      </w:pPr>
      <w:r>
        <w:rPr>
          <w:b/>
          <w:sz w:val="18"/>
        </w:rPr>
        <w:t xml:space="preserve">Debarment and Suspension (Executive Orders 12549 and 12689): </w:t>
      </w:r>
      <w:r>
        <w:rPr>
          <w:sz w:val="18"/>
        </w:rPr>
        <w:t>A contract award (see 2 CFR 180.220) must not be made to parties listed on the governmentwide exclusions in the System for Award Management (SAM), in accordance with the OMB guidelines at 2 CFR 180 that implement Executive Orders 12549 ( 3 CFR part 1986 Comp., p. 189) and 12689 ( 3 CFR part 1989 Comp., p. 235), “Debarment and Suspension.” SAM Exclusions contains the names of parties debarred, suspended, or otherwise excluded</w:t>
      </w:r>
      <w:r>
        <w:rPr>
          <w:spacing w:val="-8"/>
          <w:sz w:val="18"/>
        </w:rPr>
        <w:t xml:space="preserve"> </w:t>
      </w:r>
      <w:r>
        <w:rPr>
          <w:sz w:val="18"/>
        </w:rPr>
        <w:t>by</w:t>
      </w:r>
      <w:r>
        <w:rPr>
          <w:spacing w:val="-10"/>
          <w:sz w:val="18"/>
        </w:rPr>
        <w:t xml:space="preserve"> </w:t>
      </w:r>
      <w:r>
        <w:rPr>
          <w:sz w:val="18"/>
        </w:rPr>
        <w:t>agencies,</w:t>
      </w:r>
      <w:r>
        <w:rPr>
          <w:spacing w:val="-9"/>
          <w:sz w:val="18"/>
        </w:rPr>
        <w:t xml:space="preserve"> </w:t>
      </w:r>
      <w:r>
        <w:rPr>
          <w:sz w:val="18"/>
        </w:rPr>
        <w:t>as</w:t>
      </w:r>
      <w:r>
        <w:rPr>
          <w:spacing w:val="-8"/>
          <w:sz w:val="18"/>
        </w:rPr>
        <w:t xml:space="preserve"> </w:t>
      </w:r>
      <w:r>
        <w:rPr>
          <w:sz w:val="18"/>
        </w:rPr>
        <w:t>well</w:t>
      </w:r>
      <w:r>
        <w:rPr>
          <w:spacing w:val="-8"/>
          <w:sz w:val="18"/>
        </w:rPr>
        <w:t xml:space="preserve"> </w:t>
      </w:r>
      <w:r>
        <w:rPr>
          <w:sz w:val="18"/>
        </w:rPr>
        <w:t>as</w:t>
      </w:r>
      <w:r>
        <w:rPr>
          <w:spacing w:val="-9"/>
          <w:sz w:val="18"/>
        </w:rPr>
        <w:t xml:space="preserve"> </w:t>
      </w:r>
      <w:r>
        <w:rPr>
          <w:sz w:val="18"/>
        </w:rPr>
        <w:t>parties</w:t>
      </w:r>
      <w:r>
        <w:rPr>
          <w:spacing w:val="-7"/>
          <w:sz w:val="18"/>
        </w:rPr>
        <w:t xml:space="preserve"> </w:t>
      </w:r>
      <w:r>
        <w:rPr>
          <w:sz w:val="18"/>
        </w:rPr>
        <w:t>declared</w:t>
      </w:r>
      <w:r>
        <w:rPr>
          <w:spacing w:val="-9"/>
          <w:sz w:val="18"/>
        </w:rPr>
        <w:t xml:space="preserve"> </w:t>
      </w:r>
      <w:r>
        <w:rPr>
          <w:sz w:val="18"/>
        </w:rPr>
        <w:t>ineligible</w:t>
      </w:r>
      <w:r>
        <w:rPr>
          <w:spacing w:val="-8"/>
          <w:sz w:val="18"/>
        </w:rPr>
        <w:t xml:space="preserve"> </w:t>
      </w:r>
      <w:r>
        <w:rPr>
          <w:sz w:val="18"/>
        </w:rPr>
        <w:t>under</w:t>
      </w:r>
      <w:r>
        <w:rPr>
          <w:spacing w:val="-9"/>
          <w:sz w:val="18"/>
        </w:rPr>
        <w:t xml:space="preserve"> </w:t>
      </w:r>
      <w:r>
        <w:rPr>
          <w:sz w:val="18"/>
        </w:rPr>
        <w:t>statutory</w:t>
      </w:r>
      <w:r>
        <w:rPr>
          <w:spacing w:val="-9"/>
          <w:sz w:val="18"/>
        </w:rPr>
        <w:t xml:space="preserve"> </w:t>
      </w:r>
      <w:r>
        <w:rPr>
          <w:sz w:val="18"/>
        </w:rPr>
        <w:t>or</w:t>
      </w:r>
      <w:r>
        <w:rPr>
          <w:spacing w:val="-9"/>
          <w:sz w:val="18"/>
        </w:rPr>
        <w:t xml:space="preserve"> </w:t>
      </w:r>
      <w:r>
        <w:rPr>
          <w:sz w:val="18"/>
        </w:rPr>
        <w:t>regulatory</w:t>
      </w:r>
      <w:r>
        <w:rPr>
          <w:spacing w:val="-9"/>
          <w:sz w:val="18"/>
        </w:rPr>
        <w:t xml:space="preserve"> </w:t>
      </w:r>
      <w:r>
        <w:rPr>
          <w:sz w:val="18"/>
        </w:rPr>
        <w:t>authority</w:t>
      </w:r>
      <w:r>
        <w:rPr>
          <w:spacing w:val="-9"/>
          <w:sz w:val="18"/>
        </w:rPr>
        <w:t xml:space="preserve"> </w:t>
      </w:r>
      <w:r>
        <w:rPr>
          <w:sz w:val="18"/>
        </w:rPr>
        <w:t>other</w:t>
      </w:r>
      <w:r>
        <w:rPr>
          <w:spacing w:val="-9"/>
          <w:sz w:val="18"/>
        </w:rPr>
        <w:t xml:space="preserve"> </w:t>
      </w:r>
      <w:r>
        <w:rPr>
          <w:sz w:val="18"/>
        </w:rPr>
        <w:t>than</w:t>
      </w:r>
      <w:r>
        <w:rPr>
          <w:spacing w:val="-10"/>
          <w:sz w:val="18"/>
        </w:rPr>
        <w:t xml:space="preserve"> </w:t>
      </w:r>
      <w:r>
        <w:rPr>
          <w:sz w:val="18"/>
        </w:rPr>
        <w:t>Executive</w:t>
      </w:r>
      <w:r>
        <w:rPr>
          <w:spacing w:val="-8"/>
          <w:sz w:val="18"/>
        </w:rPr>
        <w:t xml:space="preserve"> </w:t>
      </w:r>
      <w:r>
        <w:rPr>
          <w:sz w:val="18"/>
        </w:rPr>
        <w:t>Order</w:t>
      </w:r>
      <w:r>
        <w:rPr>
          <w:spacing w:val="-10"/>
          <w:sz w:val="18"/>
        </w:rPr>
        <w:t xml:space="preserve"> </w:t>
      </w:r>
      <w:r>
        <w:rPr>
          <w:sz w:val="18"/>
        </w:rPr>
        <w:t>12549.</w:t>
      </w:r>
    </w:p>
    <w:p w14:paraId="3212EEF6" w14:textId="77777777" w:rsidR="00F27A5B" w:rsidRDefault="00000000">
      <w:pPr>
        <w:pStyle w:val="ListParagraph"/>
        <w:numPr>
          <w:ilvl w:val="0"/>
          <w:numId w:val="1"/>
        </w:numPr>
        <w:tabs>
          <w:tab w:val="left" w:pos="1441"/>
        </w:tabs>
        <w:spacing w:before="127"/>
        <w:ind w:right="213"/>
        <w:jc w:val="both"/>
        <w:rPr>
          <w:b/>
          <w:sz w:val="18"/>
        </w:rPr>
      </w:pPr>
      <w:r>
        <w:rPr>
          <w:b/>
          <w:sz w:val="18"/>
        </w:rPr>
        <w:t>Contract</w:t>
      </w:r>
      <w:r>
        <w:rPr>
          <w:b/>
          <w:spacing w:val="-2"/>
          <w:sz w:val="18"/>
        </w:rPr>
        <w:t xml:space="preserve"> </w:t>
      </w:r>
      <w:r>
        <w:rPr>
          <w:b/>
          <w:sz w:val="18"/>
        </w:rPr>
        <w:t>Work</w:t>
      </w:r>
      <w:r>
        <w:rPr>
          <w:b/>
          <w:spacing w:val="-2"/>
          <w:sz w:val="18"/>
        </w:rPr>
        <w:t xml:space="preserve"> </w:t>
      </w:r>
      <w:r>
        <w:rPr>
          <w:b/>
          <w:sz w:val="18"/>
        </w:rPr>
        <w:t>Hours</w:t>
      </w:r>
      <w:r>
        <w:rPr>
          <w:b/>
          <w:spacing w:val="-2"/>
          <w:sz w:val="18"/>
        </w:rPr>
        <w:t xml:space="preserve"> </w:t>
      </w:r>
      <w:r>
        <w:rPr>
          <w:b/>
          <w:sz w:val="18"/>
        </w:rPr>
        <w:t>and</w:t>
      </w:r>
      <w:r>
        <w:rPr>
          <w:b/>
          <w:spacing w:val="-2"/>
          <w:sz w:val="18"/>
        </w:rPr>
        <w:t xml:space="preserve"> </w:t>
      </w:r>
      <w:r>
        <w:rPr>
          <w:b/>
          <w:sz w:val="18"/>
        </w:rPr>
        <w:t>Safety</w:t>
      </w:r>
      <w:r>
        <w:rPr>
          <w:b/>
          <w:spacing w:val="-2"/>
          <w:sz w:val="18"/>
        </w:rPr>
        <w:t xml:space="preserve"> </w:t>
      </w:r>
      <w:r>
        <w:rPr>
          <w:b/>
          <w:sz w:val="18"/>
        </w:rPr>
        <w:t>Standards</w:t>
      </w:r>
      <w:r>
        <w:rPr>
          <w:b/>
          <w:spacing w:val="-1"/>
          <w:sz w:val="18"/>
        </w:rPr>
        <w:t xml:space="preserve"> </w:t>
      </w:r>
      <w:r>
        <w:rPr>
          <w:b/>
          <w:sz w:val="18"/>
        </w:rPr>
        <w:t>Act</w:t>
      </w:r>
      <w:r>
        <w:rPr>
          <w:b/>
          <w:spacing w:val="-2"/>
          <w:sz w:val="18"/>
        </w:rPr>
        <w:t xml:space="preserve"> </w:t>
      </w:r>
      <w:r>
        <w:rPr>
          <w:b/>
          <w:sz w:val="18"/>
        </w:rPr>
        <w:t>(40</w:t>
      </w:r>
      <w:r>
        <w:rPr>
          <w:b/>
          <w:spacing w:val="-2"/>
          <w:sz w:val="18"/>
        </w:rPr>
        <w:t xml:space="preserve"> </w:t>
      </w:r>
      <w:r>
        <w:rPr>
          <w:b/>
          <w:sz w:val="18"/>
        </w:rPr>
        <w:t>U.S.C.</w:t>
      </w:r>
      <w:r>
        <w:rPr>
          <w:b/>
          <w:spacing w:val="-3"/>
          <w:sz w:val="18"/>
        </w:rPr>
        <w:t xml:space="preserve"> </w:t>
      </w:r>
      <w:r>
        <w:rPr>
          <w:b/>
          <w:sz w:val="18"/>
        </w:rPr>
        <w:t>327-333):</w:t>
      </w:r>
      <w:r>
        <w:rPr>
          <w:b/>
          <w:spacing w:val="-1"/>
          <w:sz w:val="18"/>
        </w:rPr>
        <w:t xml:space="preserve"> </w:t>
      </w:r>
      <w:r>
        <w:rPr>
          <w:sz w:val="18"/>
        </w:rPr>
        <w:t>Where</w:t>
      </w:r>
      <w:r>
        <w:rPr>
          <w:spacing w:val="-2"/>
          <w:sz w:val="18"/>
        </w:rPr>
        <w:t xml:space="preserve"> </w:t>
      </w:r>
      <w:r>
        <w:rPr>
          <w:sz w:val="18"/>
        </w:rPr>
        <w:t>applicable,</w:t>
      </w:r>
      <w:r>
        <w:rPr>
          <w:spacing w:val="-2"/>
          <w:sz w:val="18"/>
        </w:rPr>
        <w:t xml:space="preserve"> </w:t>
      </w:r>
      <w:r>
        <w:rPr>
          <w:sz w:val="18"/>
        </w:rPr>
        <w:t>all</w:t>
      </w:r>
      <w:r>
        <w:rPr>
          <w:spacing w:val="-3"/>
          <w:sz w:val="18"/>
        </w:rPr>
        <w:t xml:space="preserve"> </w:t>
      </w:r>
      <w:r>
        <w:rPr>
          <w:sz w:val="18"/>
        </w:rPr>
        <w:t>contracts</w:t>
      </w:r>
      <w:r>
        <w:rPr>
          <w:spacing w:val="-2"/>
          <w:sz w:val="18"/>
        </w:rPr>
        <w:t xml:space="preserve"> </w:t>
      </w:r>
      <w:proofErr w:type="gramStart"/>
      <w:r>
        <w:rPr>
          <w:sz w:val="18"/>
        </w:rPr>
        <w:t>in</w:t>
      </w:r>
      <w:r>
        <w:rPr>
          <w:spacing w:val="-3"/>
          <w:sz w:val="18"/>
        </w:rPr>
        <w:t xml:space="preserve"> </w:t>
      </w:r>
      <w:r>
        <w:rPr>
          <w:sz w:val="18"/>
        </w:rPr>
        <w:t>excess</w:t>
      </w:r>
      <w:r>
        <w:rPr>
          <w:spacing w:val="-2"/>
          <w:sz w:val="18"/>
        </w:rPr>
        <w:t xml:space="preserve"> </w:t>
      </w:r>
      <w:r>
        <w:rPr>
          <w:sz w:val="18"/>
        </w:rPr>
        <w:t>of</w:t>
      </w:r>
      <w:proofErr w:type="gramEnd"/>
      <w:r>
        <w:rPr>
          <w:spacing w:val="-2"/>
          <w:sz w:val="18"/>
        </w:rPr>
        <w:t xml:space="preserve"> </w:t>
      </w:r>
      <w:r>
        <w:rPr>
          <w:sz w:val="18"/>
        </w:rPr>
        <w:t>$100,000</w:t>
      </w:r>
      <w:r>
        <w:rPr>
          <w:spacing w:val="-2"/>
          <w:sz w:val="18"/>
        </w:rPr>
        <w:t xml:space="preserve"> </w:t>
      </w:r>
      <w:r>
        <w:rPr>
          <w:sz w:val="18"/>
        </w:rPr>
        <w:t>for construction and other purposes that involve the employment of mechanics or laborers must comply with Sections 102 and 107 of the Contract</w:t>
      </w:r>
      <w:r>
        <w:rPr>
          <w:spacing w:val="-1"/>
          <w:sz w:val="18"/>
        </w:rPr>
        <w:t xml:space="preserve"> </w:t>
      </w:r>
      <w:r>
        <w:rPr>
          <w:sz w:val="18"/>
        </w:rPr>
        <w:t>Work Hours and Safety Standards Act (40</w:t>
      </w:r>
      <w:r>
        <w:rPr>
          <w:spacing w:val="-1"/>
          <w:sz w:val="18"/>
        </w:rPr>
        <w:t xml:space="preserve"> </w:t>
      </w:r>
      <w:r>
        <w:rPr>
          <w:sz w:val="18"/>
        </w:rPr>
        <w:t>U.S.C. 327-333), as</w:t>
      </w:r>
      <w:r>
        <w:rPr>
          <w:spacing w:val="-1"/>
          <w:sz w:val="18"/>
        </w:rPr>
        <w:t xml:space="preserve"> </w:t>
      </w:r>
      <w:r>
        <w:rPr>
          <w:sz w:val="18"/>
        </w:rPr>
        <w:t>supplemented by</w:t>
      </w:r>
      <w:r>
        <w:rPr>
          <w:spacing w:val="-1"/>
          <w:sz w:val="18"/>
        </w:rPr>
        <w:t xml:space="preserve"> </w:t>
      </w:r>
      <w:r>
        <w:rPr>
          <w:sz w:val="18"/>
        </w:rPr>
        <w:t>Department of</w:t>
      </w:r>
      <w:r>
        <w:rPr>
          <w:spacing w:val="-1"/>
          <w:sz w:val="18"/>
        </w:rPr>
        <w:t xml:space="preserve"> </w:t>
      </w:r>
      <w:r>
        <w:rPr>
          <w:sz w:val="18"/>
        </w:rPr>
        <w:t>Labor</w:t>
      </w:r>
      <w:r>
        <w:rPr>
          <w:spacing w:val="-1"/>
          <w:sz w:val="18"/>
        </w:rPr>
        <w:t xml:space="preserve"> </w:t>
      </w:r>
      <w:r>
        <w:rPr>
          <w:sz w:val="18"/>
        </w:rPr>
        <w:t xml:space="preserve">regulations (29 CFR part 5). Under Section 102 of the Act, each contractor shall be required to compute the wages of every mechanic and laborer </w:t>
      </w:r>
      <w:proofErr w:type="gramStart"/>
      <w:r>
        <w:rPr>
          <w:sz w:val="18"/>
        </w:rPr>
        <w:t>on</w:t>
      </w:r>
      <w:r>
        <w:rPr>
          <w:spacing w:val="-5"/>
          <w:sz w:val="18"/>
        </w:rPr>
        <w:t xml:space="preserve"> </w:t>
      </w:r>
      <w:r>
        <w:rPr>
          <w:sz w:val="18"/>
        </w:rPr>
        <w:t>the</w:t>
      </w:r>
      <w:r>
        <w:rPr>
          <w:spacing w:val="-5"/>
          <w:sz w:val="18"/>
        </w:rPr>
        <w:t xml:space="preserve"> </w:t>
      </w:r>
      <w:r>
        <w:rPr>
          <w:sz w:val="18"/>
        </w:rPr>
        <w:t>basis</w:t>
      </w:r>
      <w:r>
        <w:rPr>
          <w:spacing w:val="-6"/>
          <w:sz w:val="18"/>
        </w:rPr>
        <w:t xml:space="preserve"> </w:t>
      </w:r>
      <w:r>
        <w:rPr>
          <w:sz w:val="18"/>
        </w:rPr>
        <w:t>of</w:t>
      </w:r>
      <w:proofErr w:type="gramEnd"/>
      <w:r>
        <w:rPr>
          <w:spacing w:val="-5"/>
          <w:sz w:val="18"/>
        </w:rPr>
        <w:t xml:space="preserve"> </w:t>
      </w:r>
      <w:r>
        <w:rPr>
          <w:sz w:val="18"/>
        </w:rPr>
        <w:t>a</w:t>
      </w:r>
      <w:r>
        <w:rPr>
          <w:spacing w:val="-7"/>
          <w:sz w:val="18"/>
        </w:rPr>
        <w:t xml:space="preserve"> </w:t>
      </w:r>
      <w:r>
        <w:rPr>
          <w:sz w:val="18"/>
        </w:rPr>
        <w:t>standard</w:t>
      </w:r>
      <w:r>
        <w:rPr>
          <w:spacing w:val="-6"/>
          <w:sz w:val="18"/>
        </w:rPr>
        <w:t xml:space="preserve"> </w:t>
      </w:r>
      <w:r>
        <w:rPr>
          <w:sz w:val="18"/>
        </w:rPr>
        <w:t>work</w:t>
      </w:r>
      <w:r>
        <w:rPr>
          <w:spacing w:val="-6"/>
          <w:sz w:val="18"/>
        </w:rPr>
        <w:t xml:space="preserve"> </w:t>
      </w:r>
      <w:r>
        <w:rPr>
          <w:sz w:val="18"/>
        </w:rPr>
        <w:t>week</w:t>
      </w:r>
      <w:r>
        <w:rPr>
          <w:spacing w:val="-5"/>
          <w:sz w:val="18"/>
        </w:rPr>
        <w:t xml:space="preserve"> </w:t>
      </w:r>
      <w:r>
        <w:rPr>
          <w:sz w:val="18"/>
        </w:rPr>
        <w:t>of</w:t>
      </w:r>
      <w:r>
        <w:rPr>
          <w:spacing w:val="-5"/>
          <w:sz w:val="18"/>
        </w:rPr>
        <w:t xml:space="preserve"> </w:t>
      </w:r>
      <w:r>
        <w:rPr>
          <w:sz w:val="18"/>
        </w:rPr>
        <w:t>40</w:t>
      </w:r>
      <w:r>
        <w:rPr>
          <w:spacing w:val="-5"/>
          <w:sz w:val="18"/>
        </w:rPr>
        <w:t xml:space="preserve"> </w:t>
      </w:r>
      <w:r>
        <w:rPr>
          <w:sz w:val="18"/>
        </w:rPr>
        <w:t>hours.</w:t>
      </w:r>
      <w:r>
        <w:rPr>
          <w:spacing w:val="-7"/>
          <w:sz w:val="18"/>
        </w:rPr>
        <w:t xml:space="preserve"> </w:t>
      </w:r>
      <w:r>
        <w:rPr>
          <w:sz w:val="18"/>
        </w:rPr>
        <w:t>Work</w:t>
      </w:r>
      <w:r>
        <w:rPr>
          <w:spacing w:val="-5"/>
          <w:sz w:val="18"/>
        </w:rPr>
        <w:t xml:space="preserve"> </w:t>
      </w:r>
      <w:proofErr w:type="gramStart"/>
      <w:r>
        <w:rPr>
          <w:sz w:val="18"/>
        </w:rPr>
        <w:t>in</w:t>
      </w:r>
      <w:r>
        <w:rPr>
          <w:spacing w:val="-7"/>
          <w:sz w:val="18"/>
        </w:rPr>
        <w:t xml:space="preserve"> </w:t>
      </w:r>
      <w:r>
        <w:rPr>
          <w:sz w:val="18"/>
        </w:rPr>
        <w:t>excess</w:t>
      </w:r>
      <w:r>
        <w:rPr>
          <w:spacing w:val="-4"/>
          <w:sz w:val="18"/>
        </w:rPr>
        <w:t xml:space="preserve"> </w:t>
      </w:r>
      <w:r>
        <w:rPr>
          <w:sz w:val="18"/>
        </w:rPr>
        <w:t>of</w:t>
      </w:r>
      <w:proofErr w:type="gramEnd"/>
      <w:r>
        <w:rPr>
          <w:spacing w:val="-5"/>
          <w:sz w:val="18"/>
        </w:rPr>
        <w:t xml:space="preserve"> </w:t>
      </w:r>
      <w:r>
        <w:rPr>
          <w:sz w:val="18"/>
        </w:rPr>
        <w:t>the</w:t>
      </w:r>
      <w:r>
        <w:rPr>
          <w:spacing w:val="-5"/>
          <w:sz w:val="18"/>
        </w:rPr>
        <w:t xml:space="preserve"> </w:t>
      </w:r>
      <w:r>
        <w:rPr>
          <w:sz w:val="18"/>
        </w:rPr>
        <w:t>standard</w:t>
      </w:r>
      <w:r>
        <w:rPr>
          <w:spacing w:val="-8"/>
          <w:sz w:val="18"/>
        </w:rPr>
        <w:t xml:space="preserve"> </w:t>
      </w:r>
      <w:r>
        <w:rPr>
          <w:sz w:val="18"/>
        </w:rPr>
        <w:t>work</w:t>
      </w:r>
      <w:r>
        <w:rPr>
          <w:spacing w:val="-6"/>
          <w:sz w:val="18"/>
        </w:rPr>
        <w:t xml:space="preserve"> </w:t>
      </w:r>
      <w:r>
        <w:rPr>
          <w:sz w:val="18"/>
        </w:rPr>
        <w:t>week</w:t>
      </w:r>
      <w:r>
        <w:rPr>
          <w:spacing w:val="-6"/>
          <w:sz w:val="18"/>
        </w:rPr>
        <w:t xml:space="preserve"> </w:t>
      </w:r>
      <w:r>
        <w:rPr>
          <w:sz w:val="18"/>
        </w:rPr>
        <w:t>is</w:t>
      </w:r>
      <w:r>
        <w:rPr>
          <w:spacing w:val="-5"/>
          <w:sz w:val="18"/>
        </w:rPr>
        <w:t xml:space="preserve"> </w:t>
      </w:r>
      <w:r>
        <w:rPr>
          <w:sz w:val="18"/>
        </w:rPr>
        <w:t>permissible</w:t>
      </w:r>
      <w:r>
        <w:rPr>
          <w:spacing w:val="-5"/>
          <w:sz w:val="18"/>
        </w:rPr>
        <w:t xml:space="preserve"> </w:t>
      </w:r>
      <w:r>
        <w:rPr>
          <w:sz w:val="18"/>
        </w:rPr>
        <w:t>provided</w:t>
      </w:r>
      <w:r>
        <w:rPr>
          <w:spacing w:val="-5"/>
          <w:sz w:val="18"/>
        </w:rPr>
        <w:t xml:space="preserve"> </w:t>
      </w:r>
      <w:r>
        <w:rPr>
          <w:sz w:val="18"/>
        </w:rPr>
        <w:t>that</w:t>
      </w:r>
      <w:r>
        <w:rPr>
          <w:spacing w:val="-5"/>
          <w:sz w:val="18"/>
        </w:rPr>
        <w:t xml:space="preserve"> </w:t>
      </w:r>
      <w:r>
        <w:rPr>
          <w:sz w:val="18"/>
        </w:rPr>
        <w:t>the</w:t>
      </w:r>
      <w:r>
        <w:rPr>
          <w:spacing w:val="-5"/>
          <w:sz w:val="18"/>
        </w:rPr>
        <w:t xml:space="preserve"> </w:t>
      </w:r>
      <w:r>
        <w:rPr>
          <w:sz w:val="18"/>
        </w:rPr>
        <w:t>worker is</w:t>
      </w:r>
      <w:r>
        <w:rPr>
          <w:spacing w:val="-6"/>
          <w:sz w:val="18"/>
        </w:rPr>
        <w:t xml:space="preserve"> </w:t>
      </w:r>
      <w:r>
        <w:rPr>
          <w:sz w:val="18"/>
        </w:rPr>
        <w:t>compensated</w:t>
      </w:r>
      <w:r>
        <w:rPr>
          <w:spacing w:val="-7"/>
          <w:sz w:val="18"/>
        </w:rPr>
        <w:t xml:space="preserve"> </w:t>
      </w:r>
      <w:r>
        <w:rPr>
          <w:sz w:val="18"/>
        </w:rPr>
        <w:t>at</w:t>
      </w:r>
      <w:r>
        <w:rPr>
          <w:spacing w:val="-6"/>
          <w:sz w:val="18"/>
        </w:rPr>
        <w:t xml:space="preserve"> </w:t>
      </w:r>
      <w:r>
        <w:rPr>
          <w:sz w:val="18"/>
        </w:rPr>
        <w:t>a</w:t>
      </w:r>
      <w:r>
        <w:rPr>
          <w:spacing w:val="-6"/>
          <w:sz w:val="18"/>
        </w:rPr>
        <w:t xml:space="preserve"> </w:t>
      </w:r>
      <w:r>
        <w:rPr>
          <w:sz w:val="18"/>
        </w:rPr>
        <w:t>rate</w:t>
      </w:r>
      <w:r>
        <w:rPr>
          <w:spacing w:val="-6"/>
          <w:sz w:val="18"/>
        </w:rPr>
        <w:t xml:space="preserve"> </w:t>
      </w:r>
      <w:r>
        <w:rPr>
          <w:sz w:val="18"/>
        </w:rPr>
        <w:t>of</w:t>
      </w:r>
      <w:r>
        <w:rPr>
          <w:spacing w:val="-7"/>
          <w:sz w:val="18"/>
        </w:rPr>
        <w:t xml:space="preserve"> </w:t>
      </w:r>
      <w:r>
        <w:rPr>
          <w:sz w:val="18"/>
        </w:rPr>
        <w:t>not</w:t>
      </w:r>
      <w:r>
        <w:rPr>
          <w:spacing w:val="-6"/>
          <w:sz w:val="18"/>
        </w:rPr>
        <w:t xml:space="preserve"> </w:t>
      </w:r>
      <w:r>
        <w:rPr>
          <w:sz w:val="18"/>
        </w:rPr>
        <w:t>less</w:t>
      </w:r>
      <w:r>
        <w:rPr>
          <w:spacing w:val="-6"/>
          <w:sz w:val="18"/>
        </w:rPr>
        <w:t xml:space="preserve"> </w:t>
      </w:r>
      <w:r>
        <w:rPr>
          <w:sz w:val="18"/>
        </w:rPr>
        <w:t>than</w:t>
      </w:r>
      <w:r>
        <w:rPr>
          <w:spacing w:val="-7"/>
          <w:sz w:val="18"/>
        </w:rPr>
        <w:t xml:space="preserve"> </w:t>
      </w:r>
      <w:r>
        <w:rPr>
          <w:sz w:val="18"/>
        </w:rPr>
        <w:t>1</w:t>
      </w:r>
      <w:r>
        <w:rPr>
          <w:spacing w:val="-6"/>
          <w:sz w:val="18"/>
        </w:rPr>
        <w:t xml:space="preserve"> </w:t>
      </w:r>
      <w:r>
        <w:rPr>
          <w:sz w:val="18"/>
        </w:rPr>
        <w:t>1/2</w:t>
      </w:r>
      <w:r>
        <w:rPr>
          <w:spacing w:val="-7"/>
          <w:sz w:val="18"/>
        </w:rPr>
        <w:t xml:space="preserve"> </w:t>
      </w:r>
      <w:r>
        <w:rPr>
          <w:sz w:val="18"/>
        </w:rPr>
        <w:t>times</w:t>
      </w:r>
      <w:r>
        <w:rPr>
          <w:spacing w:val="-6"/>
          <w:sz w:val="18"/>
        </w:rPr>
        <w:t xml:space="preserve"> </w:t>
      </w:r>
      <w:r>
        <w:rPr>
          <w:sz w:val="18"/>
        </w:rPr>
        <w:t>the</w:t>
      </w:r>
      <w:r>
        <w:rPr>
          <w:spacing w:val="-6"/>
          <w:sz w:val="18"/>
        </w:rPr>
        <w:t xml:space="preserve"> </w:t>
      </w:r>
      <w:r>
        <w:rPr>
          <w:sz w:val="18"/>
        </w:rPr>
        <w:t>basic</w:t>
      </w:r>
      <w:r>
        <w:rPr>
          <w:spacing w:val="-6"/>
          <w:sz w:val="18"/>
        </w:rPr>
        <w:t xml:space="preserve"> </w:t>
      </w:r>
      <w:r>
        <w:rPr>
          <w:sz w:val="18"/>
        </w:rPr>
        <w:t>rate</w:t>
      </w:r>
      <w:r>
        <w:rPr>
          <w:spacing w:val="-6"/>
          <w:sz w:val="18"/>
        </w:rPr>
        <w:t xml:space="preserve"> </w:t>
      </w:r>
      <w:r>
        <w:rPr>
          <w:sz w:val="18"/>
        </w:rPr>
        <w:t>of</w:t>
      </w:r>
      <w:r>
        <w:rPr>
          <w:spacing w:val="-6"/>
          <w:sz w:val="18"/>
        </w:rPr>
        <w:t xml:space="preserve"> </w:t>
      </w:r>
      <w:r>
        <w:rPr>
          <w:sz w:val="18"/>
        </w:rPr>
        <w:t>pay</w:t>
      </w:r>
      <w:r>
        <w:rPr>
          <w:spacing w:val="-7"/>
          <w:sz w:val="18"/>
        </w:rPr>
        <w:t xml:space="preserve"> </w:t>
      </w:r>
      <w:r>
        <w:rPr>
          <w:sz w:val="18"/>
        </w:rPr>
        <w:t>for</w:t>
      </w:r>
      <w:r>
        <w:rPr>
          <w:spacing w:val="-7"/>
          <w:sz w:val="18"/>
        </w:rPr>
        <w:t xml:space="preserve"> </w:t>
      </w:r>
      <w:r>
        <w:rPr>
          <w:sz w:val="18"/>
        </w:rPr>
        <w:t>all</w:t>
      </w:r>
      <w:r>
        <w:rPr>
          <w:spacing w:val="-6"/>
          <w:sz w:val="18"/>
        </w:rPr>
        <w:t xml:space="preserve"> </w:t>
      </w:r>
      <w:r>
        <w:rPr>
          <w:sz w:val="18"/>
        </w:rPr>
        <w:t>hours</w:t>
      </w:r>
      <w:r>
        <w:rPr>
          <w:spacing w:val="-6"/>
          <w:sz w:val="18"/>
        </w:rPr>
        <w:t xml:space="preserve"> </w:t>
      </w:r>
      <w:r>
        <w:rPr>
          <w:sz w:val="18"/>
        </w:rPr>
        <w:t>worked</w:t>
      </w:r>
      <w:r>
        <w:rPr>
          <w:spacing w:val="-6"/>
          <w:sz w:val="18"/>
        </w:rPr>
        <w:t xml:space="preserve"> </w:t>
      </w:r>
      <w:r>
        <w:rPr>
          <w:sz w:val="18"/>
        </w:rPr>
        <w:t>in</w:t>
      </w:r>
      <w:r>
        <w:rPr>
          <w:spacing w:val="-8"/>
          <w:sz w:val="18"/>
        </w:rPr>
        <w:t xml:space="preserve"> </w:t>
      </w:r>
      <w:r>
        <w:rPr>
          <w:sz w:val="18"/>
        </w:rPr>
        <w:t>excess</w:t>
      </w:r>
      <w:r>
        <w:rPr>
          <w:spacing w:val="-6"/>
          <w:sz w:val="18"/>
        </w:rPr>
        <w:t xml:space="preserve"> </w:t>
      </w:r>
      <w:r>
        <w:rPr>
          <w:sz w:val="18"/>
        </w:rPr>
        <w:t>of</w:t>
      </w:r>
      <w:r>
        <w:rPr>
          <w:spacing w:val="-6"/>
          <w:sz w:val="18"/>
        </w:rPr>
        <w:t xml:space="preserve"> </w:t>
      </w:r>
      <w:r>
        <w:rPr>
          <w:sz w:val="18"/>
        </w:rPr>
        <w:t>40</w:t>
      </w:r>
      <w:r>
        <w:rPr>
          <w:spacing w:val="-6"/>
          <w:sz w:val="18"/>
        </w:rPr>
        <w:t xml:space="preserve"> </w:t>
      </w:r>
      <w:r>
        <w:rPr>
          <w:sz w:val="18"/>
        </w:rPr>
        <w:t>hours</w:t>
      </w:r>
      <w:r>
        <w:rPr>
          <w:spacing w:val="-7"/>
          <w:sz w:val="18"/>
        </w:rPr>
        <w:t xml:space="preserve"> </w:t>
      </w:r>
      <w:r>
        <w:rPr>
          <w:sz w:val="18"/>
        </w:rPr>
        <w:t>in</w:t>
      </w:r>
      <w:r>
        <w:rPr>
          <w:spacing w:val="-8"/>
          <w:sz w:val="18"/>
        </w:rPr>
        <w:t xml:space="preserve"> </w:t>
      </w:r>
      <w:r>
        <w:rPr>
          <w:sz w:val="18"/>
        </w:rPr>
        <w:t>the</w:t>
      </w:r>
      <w:r>
        <w:rPr>
          <w:spacing w:val="-6"/>
          <w:sz w:val="18"/>
        </w:rPr>
        <w:t xml:space="preserve"> </w:t>
      </w:r>
      <w:r>
        <w:rPr>
          <w:sz w:val="18"/>
        </w:rPr>
        <w:t>work</w:t>
      </w:r>
      <w:r>
        <w:rPr>
          <w:spacing w:val="-7"/>
          <w:sz w:val="18"/>
        </w:rPr>
        <w:t xml:space="preserve"> </w:t>
      </w:r>
      <w:r>
        <w:rPr>
          <w:sz w:val="18"/>
        </w:rPr>
        <w:t xml:space="preserve">week. Section 107 of the Act is applicable to construction work and provides that no laborer or mechanic shall be required to work in surroundings or under working conditions which are unsanitary, </w:t>
      </w:r>
      <w:proofErr w:type="gramStart"/>
      <w:r>
        <w:rPr>
          <w:sz w:val="18"/>
        </w:rPr>
        <w:t>hazardous</w:t>
      </w:r>
      <w:proofErr w:type="gramEnd"/>
      <w:r>
        <w:rPr>
          <w:sz w:val="18"/>
        </w:rPr>
        <w:t xml:space="preserve"> or dangerous. These requirements do not apply to the purchases</w:t>
      </w:r>
      <w:r>
        <w:rPr>
          <w:spacing w:val="-2"/>
          <w:sz w:val="18"/>
        </w:rPr>
        <w:t xml:space="preserve"> </w:t>
      </w:r>
      <w:r>
        <w:rPr>
          <w:sz w:val="18"/>
        </w:rPr>
        <w:t>of</w:t>
      </w:r>
      <w:r>
        <w:rPr>
          <w:spacing w:val="-3"/>
          <w:sz w:val="18"/>
        </w:rPr>
        <w:t xml:space="preserve"> </w:t>
      </w:r>
      <w:r>
        <w:rPr>
          <w:sz w:val="18"/>
        </w:rPr>
        <w:t>supplies</w:t>
      </w:r>
      <w:r>
        <w:rPr>
          <w:spacing w:val="-2"/>
          <w:sz w:val="18"/>
        </w:rPr>
        <w:t xml:space="preserve"> </w:t>
      </w:r>
      <w:r>
        <w:rPr>
          <w:sz w:val="18"/>
        </w:rPr>
        <w:t>or</w:t>
      </w:r>
      <w:r>
        <w:rPr>
          <w:spacing w:val="-3"/>
          <w:sz w:val="18"/>
        </w:rPr>
        <w:t xml:space="preserve"> </w:t>
      </w:r>
      <w:r>
        <w:rPr>
          <w:sz w:val="18"/>
        </w:rPr>
        <w:t>materials</w:t>
      </w:r>
      <w:r>
        <w:rPr>
          <w:spacing w:val="-2"/>
          <w:sz w:val="18"/>
        </w:rPr>
        <w:t xml:space="preserve"> </w:t>
      </w:r>
      <w:r>
        <w:rPr>
          <w:sz w:val="18"/>
        </w:rPr>
        <w:t>or</w:t>
      </w:r>
      <w:r>
        <w:rPr>
          <w:spacing w:val="-2"/>
          <w:sz w:val="18"/>
        </w:rPr>
        <w:t xml:space="preserve"> </w:t>
      </w:r>
      <w:r>
        <w:rPr>
          <w:sz w:val="18"/>
        </w:rPr>
        <w:t>articles</w:t>
      </w:r>
      <w:r>
        <w:rPr>
          <w:spacing w:val="-2"/>
          <w:sz w:val="18"/>
        </w:rPr>
        <w:t xml:space="preserve"> </w:t>
      </w:r>
      <w:r>
        <w:rPr>
          <w:sz w:val="18"/>
        </w:rPr>
        <w:t>ordinarily</w:t>
      </w:r>
      <w:r>
        <w:rPr>
          <w:spacing w:val="-3"/>
          <w:sz w:val="18"/>
        </w:rPr>
        <w:t xml:space="preserve"> </w:t>
      </w:r>
      <w:r>
        <w:rPr>
          <w:sz w:val="18"/>
        </w:rPr>
        <w:t>available</w:t>
      </w:r>
      <w:r>
        <w:rPr>
          <w:spacing w:val="-3"/>
          <w:sz w:val="18"/>
        </w:rPr>
        <w:t xml:space="preserve"> </w:t>
      </w:r>
      <w:r>
        <w:rPr>
          <w:sz w:val="18"/>
        </w:rPr>
        <w:t>on</w:t>
      </w:r>
      <w:r>
        <w:rPr>
          <w:spacing w:val="-2"/>
          <w:sz w:val="18"/>
        </w:rPr>
        <w:t xml:space="preserve"> </w:t>
      </w:r>
      <w:r>
        <w:rPr>
          <w:sz w:val="18"/>
        </w:rPr>
        <w:t>the</w:t>
      </w:r>
      <w:r>
        <w:rPr>
          <w:spacing w:val="-2"/>
          <w:sz w:val="18"/>
        </w:rPr>
        <w:t xml:space="preserve"> </w:t>
      </w:r>
      <w:r>
        <w:rPr>
          <w:sz w:val="18"/>
        </w:rPr>
        <w:t>open</w:t>
      </w:r>
      <w:r>
        <w:rPr>
          <w:spacing w:val="-3"/>
          <w:sz w:val="18"/>
        </w:rPr>
        <w:t xml:space="preserve"> </w:t>
      </w:r>
      <w:r>
        <w:rPr>
          <w:sz w:val="18"/>
        </w:rPr>
        <w:t>market,</w:t>
      </w:r>
      <w:r>
        <w:rPr>
          <w:spacing w:val="-2"/>
          <w:sz w:val="18"/>
        </w:rPr>
        <w:t xml:space="preserve"> </w:t>
      </w:r>
      <w:r>
        <w:rPr>
          <w:sz w:val="18"/>
        </w:rPr>
        <w:t>or</w:t>
      </w:r>
      <w:r>
        <w:rPr>
          <w:spacing w:val="-3"/>
          <w:sz w:val="18"/>
        </w:rPr>
        <w:t xml:space="preserve"> </w:t>
      </w:r>
      <w:r>
        <w:rPr>
          <w:sz w:val="18"/>
        </w:rPr>
        <w:t>contracts</w:t>
      </w:r>
      <w:r>
        <w:rPr>
          <w:spacing w:val="-3"/>
          <w:sz w:val="18"/>
        </w:rPr>
        <w:t xml:space="preserve"> </w:t>
      </w:r>
      <w:r>
        <w:rPr>
          <w:sz w:val="18"/>
        </w:rPr>
        <w:t>for</w:t>
      </w:r>
      <w:r>
        <w:rPr>
          <w:spacing w:val="-2"/>
          <w:sz w:val="18"/>
        </w:rPr>
        <w:t xml:space="preserve"> </w:t>
      </w:r>
      <w:r>
        <w:rPr>
          <w:sz w:val="18"/>
        </w:rPr>
        <w:t>transportation</w:t>
      </w:r>
      <w:r>
        <w:rPr>
          <w:spacing w:val="-2"/>
          <w:sz w:val="18"/>
        </w:rPr>
        <w:t xml:space="preserve"> </w:t>
      </w:r>
      <w:r>
        <w:rPr>
          <w:sz w:val="18"/>
        </w:rPr>
        <w:t>or</w:t>
      </w:r>
      <w:r>
        <w:rPr>
          <w:spacing w:val="-2"/>
          <w:sz w:val="18"/>
        </w:rPr>
        <w:t xml:space="preserve"> </w:t>
      </w:r>
      <w:r>
        <w:rPr>
          <w:sz w:val="18"/>
        </w:rPr>
        <w:t>transmission of intelligence.</w:t>
      </w:r>
    </w:p>
    <w:p w14:paraId="3212EEF7" w14:textId="77777777" w:rsidR="00F27A5B" w:rsidRDefault="00000000">
      <w:pPr>
        <w:pStyle w:val="ListParagraph"/>
        <w:numPr>
          <w:ilvl w:val="0"/>
          <w:numId w:val="1"/>
        </w:numPr>
        <w:tabs>
          <w:tab w:val="left" w:pos="1441"/>
        </w:tabs>
        <w:spacing w:before="126"/>
        <w:ind w:right="213"/>
        <w:jc w:val="both"/>
        <w:rPr>
          <w:b/>
          <w:sz w:val="18"/>
        </w:rPr>
      </w:pPr>
      <w:r>
        <w:rPr>
          <w:b/>
          <w:sz w:val="18"/>
        </w:rPr>
        <w:t xml:space="preserve">Clean Air Act (42 U.S.C. 7401 et seq.) and the Federal Water Pollution Control Act (33 U.S.C. 1251 et seq.), as amended: </w:t>
      </w:r>
      <w:r>
        <w:rPr>
          <w:sz w:val="18"/>
        </w:rPr>
        <w:t xml:space="preserve">Contracts and subawards of amounts </w:t>
      </w:r>
      <w:proofErr w:type="gramStart"/>
      <w:r>
        <w:rPr>
          <w:sz w:val="18"/>
        </w:rPr>
        <w:t>in excess of</w:t>
      </w:r>
      <w:proofErr w:type="gramEnd"/>
      <w:r>
        <w:rPr>
          <w:sz w:val="18"/>
        </w:rPr>
        <w:t xml:space="preserve"> $100,000 require compliance with all applicable standards, orders or regulations issued pursuant to the Clean Air Act (42 U.S.C. 7401 et seq.) and the Federal Water Pollution Control Act as amended (33 U.S.C. 1251 et seq.). Violations shall be reported to the responsible DoD Component and the Regional Office of the Environmental Protection Agency (EPA).</w:t>
      </w:r>
    </w:p>
    <w:p w14:paraId="3212EEF8" w14:textId="77777777" w:rsidR="00F27A5B" w:rsidRDefault="00000000">
      <w:pPr>
        <w:pStyle w:val="Heading1"/>
        <w:numPr>
          <w:ilvl w:val="0"/>
          <w:numId w:val="1"/>
        </w:numPr>
        <w:tabs>
          <w:tab w:val="left" w:pos="1440"/>
          <w:tab w:val="left" w:pos="1441"/>
        </w:tabs>
        <w:spacing w:before="119"/>
        <w:ind w:hanging="631"/>
        <w:jc w:val="left"/>
      </w:pPr>
      <w:r>
        <w:t>The</w:t>
      </w:r>
      <w:r>
        <w:rPr>
          <w:spacing w:val="-2"/>
        </w:rPr>
        <w:t xml:space="preserve"> </w:t>
      </w:r>
      <w:r>
        <w:t>following</w:t>
      </w:r>
      <w:r>
        <w:rPr>
          <w:spacing w:val="-1"/>
        </w:rPr>
        <w:t xml:space="preserve"> </w:t>
      </w:r>
      <w:r>
        <w:t>provision</w:t>
      </w:r>
      <w:r>
        <w:rPr>
          <w:spacing w:val="-1"/>
        </w:rPr>
        <w:t xml:space="preserve"> </w:t>
      </w:r>
      <w:r>
        <w:t>is</w:t>
      </w:r>
      <w:r>
        <w:rPr>
          <w:spacing w:val="-3"/>
        </w:rPr>
        <w:t xml:space="preserve"> </w:t>
      </w:r>
      <w:r>
        <w:t>incorporated</w:t>
      </w:r>
      <w:r>
        <w:rPr>
          <w:spacing w:val="-1"/>
        </w:rPr>
        <w:t xml:space="preserve"> </w:t>
      </w:r>
      <w:r>
        <w:t>herein</w:t>
      </w:r>
      <w:r>
        <w:rPr>
          <w:spacing w:val="-3"/>
        </w:rPr>
        <w:t xml:space="preserve"> </w:t>
      </w:r>
      <w:r>
        <w:t>and</w:t>
      </w:r>
      <w:r>
        <w:rPr>
          <w:spacing w:val="-2"/>
        </w:rPr>
        <w:t xml:space="preserve"> </w:t>
      </w:r>
      <w:r>
        <w:t>replaces</w:t>
      </w:r>
      <w:r>
        <w:rPr>
          <w:spacing w:val="-1"/>
        </w:rPr>
        <w:t xml:space="preserve"> </w:t>
      </w:r>
      <w:r>
        <w:t>Clause</w:t>
      </w:r>
      <w:r>
        <w:rPr>
          <w:spacing w:val="-1"/>
        </w:rPr>
        <w:t xml:space="preserve"> </w:t>
      </w:r>
      <w:r>
        <w:t>5</w:t>
      </w:r>
      <w:r>
        <w:rPr>
          <w:spacing w:val="-1"/>
        </w:rPr>
        <w:t xml:space="preserve"> </w:t>
      </w:r>
      <w:r>
        <w:rPr>
          <w:spacing w:val="-2"/>
        </w:rPr>
        <w:t>“Cancellation”:</w:t>
      </w:r>
    </w:p>
    <w:p w14:paraId="3212EEF9" w14:textId="77777777" w:rsidR="00F27A5B" w:rsidRDefault="00000000">
      <w:pPr>
        <w:pStyle w:val="BodyText"/>
        <w:spacing w:before="127"/>
        <w:ind w:left="1440" w:right="210" w:firstLine="0"/>
      </w:pPr>
      <w:r>
        <w:rPr>
          <w:b/>
        </w:rPr>
        <w:t>Termination:</w:t>
      </w:r>
      <w:r>
        <w:rPr>
          <w:b/>
          <w:spacing w:val="-10"/>
        </w:rPr>
        <w:t xml:space="preserve"> </w:t>
      </w:r>
      <w:r>
        <w:t>(a)</w:t>
      </w:r>
      <w:r>
        <w:rPr>
          <w:spacing w:val="-9"/>
        </w:rPr>
        <w:t xml:space="preserve"> </w:t>
      </w:r>
      <w:r>
        <w:t>Buyer</w:t>
      </w:r>
      <w:r>
        <w:rPr>
          <w:spacing w:val="-11"/>
        </w:rPr>
        <w:t xml:space="preserve"> </w:t>
      </w:r>
      <w:r>
        <w:t>may</w:t>
      </w:r>
      <w:r>
        <w:rPr>
          <w:spacing w:val="-10"/>
        </w:rPr>
        <w:t xml:space="preserve"> </w:t>
      </w:r>
      <w:r>
        <w:t>terminate</w:t>
      </w:r>
      <w:r>
        <w:rPr>
          <w:spacing w:val="-10"/>
        </w:rPr>
        <w:t xml:space="preserve"> </w:t>
      </w:r>
      <w:r>
        <w:t>this</w:t>
      </w:r>
      <w:r>
        <w:rPr>
          <w:spacing w:val="-11"/>
        </w:rPr>
        <w:t xml:space="preserve"> </w:t>
      </w:r>
      <w:r>
        <w:t>Agreement,</w:t>
      </w:r>
      <w:r>
        <w:rPr>
          <w:spacing w:val="-10"/>
        </w:rPr>
        <w:t xml:space="preserve"> </w:t>
      </w:r>
      <w:r>
        <w:t>in</w:t>
      </w:r>
      <w:r>
        <w:rPr>
          <w:spacing w:val="-10"/>
        </w:rPr>
        <w:t xml:space="preserve"> </w:t>
      </w:r>
      <w:r>
        <w:t>whole</w:t>
      </w:r>
      <w:r>
        <w:rPr>
          <w:spacing w:val="-11"/>
        </w:rPr>
        <w:t xml:space="preserve"> </w:t>
      </w:r>
      <w:r>
        <w:t>or</w:t>
      </w:r>
      <w:r>
        <w:rPr>
          <w:spacing w:val="-9"/>
        </w:rPr>
        <w:t xml:space="preserve"> </w:t>
      </w:r>
      <w:r>
        <w:t>in</w:t>
      </w:r>
      <w:r>
        <w:rPr>
          <w:spacing w:val="-10"/>
        </w:rPr>
        <w:t xml:space="preserve"> </w:t>
      </w:r>
      <w:r>
        <w:t>part,</w:t>
      </w:r>
      <w:r>
        <w:rPr>
          <w:spacing w:val="-10"/>
        </w:rPr>
        <w:t xml:space="preserve"> </w:t>
      </w:r>
      <w:r>
        <w:t>in</w:t>
      </w:r>
      <w:r>
        <w:rPr>
          <w:spacing w:val="-10"/>
        </w:rPr>
        <w:t xml:space="preserve"> </w:t>
      </w:r>
      <w:r>
        <w:t>accordance</w:t>
      </w:r>
      <w:r>
        <w:rPr>
          <w:spacing w:val="-10"/>
        </w:rPr>
        <w:t xml:space="preserve"> </w:t>
      </w:r>
      <w:r>
        <w:t>with</w:t>
      </w:r>
      <w:r>
        <w:rPr>
          <w:spacing w:val="-10"/>
        </w:rPr>
        <w:t xml:space="preserve"> </w:t>
      </w:r>
      <w:r>
        <w:t>the</w:t>
      </w:r>
      <w:r>
        <w:rPr>
          <w:spacing w:val="-11"/>
        </w:rPr>
        <w:t xml:space="preserve"> </w:t>
      </w:r>
      <w:r>
        <w:t>provisions</w:t>
      </w:r>
      <w:r>
        <w:rPr>
          <w:spacing w:val="-10"/>
        </w:rPr>
        <w:t xml:space="preserve"> </w:t>
      </w:r>
      <w:r>
        <w:t>of</w:t>
      </w:r>
      <w:r>
        <w:rPr>
          <w:spacing w:val="-10"/>
        </w:rPr>
        <w:t xml:space="preserve"> </w:t>
      </w:r>
      <w:r>
        <w:t>the</w:t>
      </w:r>
      <w:r>
        <w:rPr>
          <w:spacing w:val="-10"/>
        </w:rPr>
        <w:t xml:space="preserve"> </w:t>
      </w:r>
      <w:r>
        <w:t>“Default”</w:t>
      </w:r>
      <w:r>
        <w:rPr>
          <w:spacing w:val="-10"/>
        </w:rPr>
        <w:t xml:space="preserve"> </w:t>
      </w:r>
      <w:r>
        <w:t>clause set</w:t>
      </w:r>
      <w:r>
        <w:rPr>
          <w:spacing w:val="-4"/>
        </w:rPr>
        <w:t xml:space="preserve"> </w:t>
      </w:r>
      <w:r>
        <w:t>forth</w:t>
      </w:r>
      <w:r>
        <w:rPr>
          <w:spacing w:val="-6"/>
        </w:rPr>
        <w:t xml:space="preserve"> </w:t>
      </w:r>
      <w:r>
        <w:t>in</w:t>
      </w:r>
      <w:r>
        <w:rPr>
          <w:spacing w:val="-6"/>
        </w:rPr>
        <w:t xml:space="preserve"> </w:t>
      </w:r>
      <w:r>
        <w:t>FAR</w:t>
      </w:r>
      <w:r>
        <w:rPr>
          <w:spacing w:val="-6"/>
        </w:rPr>
        <w:t xml:space="preserve"> </w:t>
      </w:r>
      <w:r>
        <w:t>52.249-8</w:t>
      </w:r>
      <w:r>
        <w:rPr>
          <w:spacing w:val="-6"/>
        </w:rPr>
        <w:t xml:space="preserve"> </w:t>
      </w:r>
      <w:r>
        <w:t>if</w:t>
      </w:r>
      <w:r>
        <w:rPr>
          <w:spacing w:val="-6"/>
        </w:rPr>
        <w:t xml:space="preserve"> </w:t>
      </w:r>
      <w:r>
        <w:t>Seller</w:t>
      </w:r>
      <w:r>
        <w:rPr>
          <w:spacing w:val="-4"/>
        </w:rPr>
        <w:t xml:space="preserve"> </w:t>
      </w:r>
      <w:r>
        <w:t>fails</w:t>
      </w:r>
      <w:r>
        <w:rPr>
          <w:spacing w:val="-6"/>
        </w:rPr>
        <w:t xml:space="preserve"> </w:t>
      </w:r>
      <w:r>
        <w:t>to</w:t>
      </w:r>
      <w:r>
        <w:rPr>
          <w:spacing w:val="-6"/>
        </w:rPr>
        <w:t xml:space="preserve"> </w:t>
      </w:r>
      <w:r>
        <w:t>comply</w:t>
      </w:r>
      <w:r>
        <w:rPr>
          <w:spacing w:val="-6"/>
        </w:rPr>
        <w:t xml:space="preserve"> </w:t>
      </w:r>
      <w:r>
        <w:t>with</w:t>
      </w:r>
      <w:r>
        <w:rPr>
          <w:spacing w:val="-6"/>
        </w:rPr>
        <w:t xml:space="preserve"> </w:t>
      </w:r>
      <w:r>
        <w:t>any</w:t>
      </w:r>
      <w:r>
        <w:rPr>
          <w:spacing w:val="-4"/>
        </w:rPr>
        <w:t xml:space="preserve"> </w:t>
      </w:r>
      <w:r>
        <w:t>of</w:t>
      </w:r>
      <w:r>
        <w:rPr>
          <w:spacing w:val="-7"/>
        </w:rPr>
        <w:t xml:space="preserve"> </w:t>
      </w:r>
      <w:r>
        <w:t>the</w:t>
      </w:r>
      <w:r>
        <w:rPr>
          <w:spacing w:val="-4"/>
        </w:rPr>
        <w:t xml:space="preserve"> </w:t>
      </w:r>
      <w:r>
        <w:t>provisions</w:t>
      </w:r>
      <w:r>
        <w:rPr>
          <w:spacing w:val="-4"/>
        </w:rPr>
        <w:t xml:space="preserve"> </w:t>
      </w:r>
      <w:r>
        <w:t>hereof,</w:t>
      </w:r>
      <w:r>
        <w:rPr>
          <w:spacing w:val="-4"/>
        </w:rPr>
        <w:t xml:space="preserve"> </w:t>
      </w:r>
      <w:r>
        <w:t>or</w:t>
      </w:r>
      <w:r>
        <w:rPr>
          <w:spacing w:val="-6"/>
        </w:rPr>
        <w:t xml:space="preserve"> </w:t>
      </w:r>
      <w:r>
        <w:t>if</w:t>
      </w:r>
      <w:r>
        <w:rPr>
          <w:spacing w:val="-6"/>
        </w:rPr>
        <w:t xml:space="preserve"> </w:t>
      </w:r>
      <w:r>
        <w:t>Seller</w:t>
      </w:r>
      <w:r>
        <w:rPr>
          <w:spacing w:val="-6"/>
        </w:rPr>
        <w:t xml:space="preserve"> </w:t>
      </w:r>
      <w:r>
        <w:t>becomes</w:t>
      </w:r>
      <w:r>
        <w:rPr>
          <w:spacing w:val="-5"/>
        </w:rPr>
        <w:t xml:space="preserve"> </w:t>
      </w:r>
      <w:r>
        <w:t>the</w:t>
      </w:r>
      <w:r>
        <w:rPr>
          <w:spacing w:val="-5"/>
        </w:rPr>
        <w:t xml:space="preserve"> </w:t>
      </w:r>
      <w:r>
        <w:t>subject</w:t>
      </w:r>
      <w:r>
        <w:rPr>
          <w:spacing w:val="-6"/>
        </w:rPr>
        <w:t xml:space="preserve"> </w:t>
      </w:r>
      <w:r>
        <w:t>of</w:t>
      </w:r>
      <w:r>
        <w:rPr>
          <w:spacing w:val="-5"/>
        </w:rPr>
        <w:t xml:space="preserve"> </w:t>
      </w:r>
      <w:r>
        <w:t>a</w:t>
      </w:r>
      <w:r>
        <w:rPr>
          <w:spacing w:val="-5"/>
        </w:rPr>
        <w:t xml:space="preserve"> </w:t>
      </w:r>
      <w:r>
        <w:t>proceeding under state or federal law for relief of debtors or</w:t>
      </w:r>
      <w:r>
        <w:rPr>
          <w:spacing w:val="-1"/>
        </w:rPr>
        <w:t xml:space="preserve"> </w:t>
      </w:r>
      <w:r>
        <w:t>makes an assignment for the benefit of creditors. (b) Without affecting its</w:t>
      </w:r>
      <w:r>
        <w:rPr>
          <w:spacing w:val="-1"/>
        </w:rPr>
        <w:t xml:space="preserve"> </w:t>
      </w:r>
      <w:r>
        <w:t>right to terminate</w:t>
      </w:r>
      <w:r>
        <w:rPr>
          <w:spacing w:val="-3"/>
        </w:rPr>
        <w:t xml:space="preserve"> </w:t>
      </w:r>
      <w:r>
        <w:t>this</w:t>
      </w:r>
      <w:r>
        <w:rPr>
          <w:spacing w:val="-3"/>
        </w:rPr>
        <w:t xml:space="preserve"> </w:t>
      </w:r>
      <w:r>
        <w:t>Agreement</w:t>
      </w:r>
      <w:r>
        <w:rPr>
          <w:spacing w:val="-3"/>
        </w:rPr>
        <w:t xml:space="preserve"> </w:t>
      </w:r>
      <w:r>
        <w:t>under</w:t>
      </w:r>
      <w:r>
        <w:rPr>
          <w:spacing w:val="-4"/>
        </w:rPr>
        <w:t xml:space="preserve"> </w:t>
      </w:r>
      <w:r>
        <w:t>paragraph</w:t>
      </w:r>
      <w:r>
        <w:rPr>
          <w:spacing w:val="-4"/>
        </w:rPr>
        <w:t xml:space="preserve"> </w:t>
      </w:r>
      <w:r>
        <w:t>(a)</w:t>
      </w:r>
      <w:r>
        <w:rPr>
          <w:spacing w:val="-4"/>
        </w:rPr>
        <w:t xml:space="preserve"> </w:t>
      </w:r>
      <w:r>
        <w:t>hereof,</w:t>
      </w:r>
      <w:r>
        <w:rPr>
          <w:spacing w:val="-3"/>
        </w:rPr>
        <w:t xml:space="preserve"> </w:t>
      </w:r>
      <w:r>
        <w:t>Buyer</w:t>
      </w:r>
      <w:r>
        <w:rPr>
          <w:spacing w:val="-3"/>
        </w:rPr>
        <w:t xml:space="preserve"> </w:t>
      </w:r>
      <w:r>
        <w:t>may,</w:t>
      </w:r>
      <w:r>
        <w:rPr>
          <w:spacing w:val="-3"/>
        </w:rPr>
        <w:t xml:space="preserve"> </w:t>
      </w:r>
      <w:r>
        <w:t>for</w:t>
      </w:r>
      <w:r>
        <w:rPr>
          <w:spacing w:val="-3"/>
        </w:rPr>
        <w:t xml:space="preserve"> </w:t>
      </w:r>
      <w:r>
        <w:t>its</w:t>
      </w:r>
      <w:r>
        <w:rPr>
          <w:spacing w:val="-4"/>
        </w:rPr>
        <w:t xml:space="preserve"> </w:t>
      </w:r>
      <w:r>
        <w:t>convenience,</w:t>
      </w:r>
      <w:r>
        <w:rPr>
          <w:spacing w:val="-3"/>
        </w:rPr>
        <w:t xml:space="preserve"> </w:t>
      </w:r>
      <w:r>
        <w:t>terminate</w:t>
      </w:r>
      <w:r>
        <w:rPr>
          <w:spacing w:val="-3"/>
        </w:rPr>
        <w:t xml:space="preserve"> </w:t>
      </w:r>
      <w:r>
        <w:t>this</w:t>
      </w:r>
      <w:r>
        <w:rPr>
          <w:spacing w:val="-3"/>
        </w:rPr>
        <w:t xml:space="preserve"> </w:t>
      </w:r>
      <w:r>
        <w:t>Agreement</w:t>
      </w:r>
      <w:r>
        <w:rPr>
          <w:spacing w:val="-4"/>
        </w:rPr>
        <w:t xml:space="preserve"> </w:t>
      </w:r>
      <w:r>
        <w:t>in</w:t>
      </w:r>
      <w:r>
        <w:rPr>
          <w:spacing w:val="-4"/>
        </w:rPr>
        <w:t xml:space="preserve"> </w:t>
      </w:r>
      <w:r>
        <w:t>whole</w:t>
      </w:r>
      <w:r>
        <w:rPr>
          <w:spacing w:val="-3"/>
        </w:rPr>
        <w:t xml:space="preserve"> </w:t>
      </w:r>
      <w:r>
        <w:t>or</w:t>
      </w:r>
      <w:r>
        <w:rPr>
          <w:spacing w:val="-3"/>
        </w:rPr>
        <w:t xml:space="preserve"> </w:t>
      </w:r>
      <w:r>
        <w:t>in</w:t>
      </w:r>
      <w:r>
        <w:rPr>
          <w:spacing w:val="-4"/>
        </w:rPr>
        <w:t xml:space="preserve"> </w:t>
      </w:r>
      <w:r>
        <w:t>part, in accordance with the provisions of the “Termination” clause set forth in FAR 52.249-2 or 52.249-6, as appropriate. (c) The FAR clauses referred to in paragraphs (a) and (b) are hereby incorporated herein by reference as in effect on the date hereof, with the following changes: the words “Government” and “Contracting Officer” shall mean Buyer, the word “Contract” shall mean this Agreement and the word “Contractor” shall mean Seller.</w:t>
      </w:r>
    </w:p>
    <w:p w14:paraId="3212EEFA" w14:textId="77777777" w:rsidR="00F27A5B" w:rsidRDefault="00000000">
      <w:pPr>
        <w:pStyle w:val="ListParagraph"/>
        <w:numPr>
          <w:ilvl w:val="0"/>
          <w:numId w:val="1"/>
        </w:numPr>
        <w:tabs>
          <w:tab w:val="left" w:pos="1440"/>
          <w:tab w:val="left" w:pos="1441"/>
        </w:tabs>
        <w:spacing w:before="129" w:line="237" w:lineRule="auto"/>
        <w:ind w:right="216" w:hanging="630"/>
        <w:jc w:val="left"/>
        <w:rPr>
          <w:b/>
          <w:sz w:val="18"/>
        </w:rPr>
      </w:pPr>
      <w:r>
        <w:rPr>
          <w:b/>
          <w:sz w:val="18"/>
        </w:rPr>
        <w:t xml:space="preserve">Priorities and Allocations: </w:t>
      </w:r>
      <w:r>
        <w:rPr>
          <w:sz w:val="18"/>
        </w:rPr>
        <w:t>If this is a rated order issued under the Defense Priorities and Allocations Systems Regulation (15 C.F.R.</w:t>
      </w:r>
      <w:r>
        <w:rPr>
          <w:spacing w:val="-3"/>
          <w:sz w:val="18"/>
        </w:rPr>
        <w:t xml:space="preserve"> </w:t>
      </w:r>
      <w:r>
        <w:rPr>
          <w:sz w:val="18"/>
        </w:rPr>
        <w:t>700),</w:t>
      </w:r>
      <w:r>
        <w:rPr>
          <w:spacing w:val="-3"/>
          <w:sz w:val="18"/>
        </w:rPr>
        <w:t xml:space="preserve"> </w:t>
      </w:r>
      <w:r>
        <w:rPr>
          <w:sz w:val="18"/>
        </w:rPr>
        <w:t>Seller</w:t>
      </w:r>
      <w:r>
        <w:rPr>
          <w:spacing w:val="-3"/>
          <w:sz w:val="18"/>
        </w:rPr>
        <w:t xml:space="preserve"> </w:t>
      </w:r>
      <w:r>
        <w:rPr>
          <w:sz w:val="18"/>
        </w:rPr>
        <w:t>is</w:t>
      </w:r>
      <w:r>
        <w:rPr>
          <w:spacing w:val="-3"/>
          <w:sz w:val="18"/>
        </w:rPr>
        <w:t xml:space="preserve"> </w:t>
      </w:r>
      <w:r>
        <w:rPr>
          <w:sz w:val="18"/>
        </w:rPr>
        <w:t>required</w:t>
      </w:r>
      <w:r>
        <w:rPr>
          <w:spacing w:val="-4"/>
          <w:sz w:val="18"/>
        </w:rPr>
        <w:t xml:space="preserve"> </w:t>
      </w:r>
      <w:r>
        <w:rPr>
          <w:sz w:val="18"/>
        </w:rPr>
        <w:t>to</w:t>
      </w:r>
      <w:r>
        <w:rPr>
          <w:spacing w:val="-5"/>
          <w:sz w:val="18"/>
        </w:rPr>
        <w:t xml:space="preserve"> </w:t>
      </w:r>
      <w:r>
        <w:rPr>
          <w:sz w:val="18"/>
        </w:rPr>
        <w:t>follow</w:t>
      </w:r>
      <w:r>
        <w:rPr>
          <w:spacing w:val="-3"/>
          <w:sz w:val="18"/>
        </w:rPr>
        <w:t xml:space="preserve"> </w:t>
      </w:r>
      <w:r>
        <w:rPr>
          <w:sz w:val="18"/>
        </w:rPr>
        <w:t>all</w:t>
      </w:r>
      <w:r>
        <w:rPr>
          <w:spacing w:val="-4"/>
          <w:sz w:val="18"/>
        </w:rPr>
        <w:t xml:space="preserve"> </w:t>
      </w:r>
      <w:r>
        <w:rPr>
          <w:sz w:val="18"/>
        </w:rPr>
        <w:t>the</w:t>
      </w:r>
      <w:r>
        <w:rPr>
          <w:spacing w:val="-3"/>
          <w:sz w:val="18"/>
        </w:rPr>
        <w:t xml:space="preserve"> </w:t>
      </w:r>
      <w:r>
        <w:rPr>
          <w:sz w:val="18"/>
        </w:rPr>
        <w:t>provisions</w:t>
      </w:r>
      <w:r>
        <w:rPr>
          <w:spacing w:val="-3"/>
          <w:sz w:val="18"/>
        </w:rPr>
        <w:t xml:space="preserve"> </w:t>
      </w:r>
      <w:r>
        <w:rPr>
          <w:sz w:val="18"/>
        </w:rPr>
        <w:t>of</w:t>
      </w:r>
      <w:r>
        <w:rPr>
          <w:spacing w:val="-2"/>
          <w:sz w:val="18"/>
        </w:rPr>
        <w:t xml:space="preserve"> </w:t>
      </w:r>
      <w:r>
        <w:rPr>
          <w:sz w:val="18"/>
        </w:rPr>
        <w:t>that</w:t>
      </w:r>
      <w:r>
        <w:rPr>
          <w:spacing w:val="-3"/>
          <w:sz w:val="18"/>
        </w:rPr>
        <w:t xml:space="preserve"> </w:t>
      </w:r>
      <w:r>
        <w:rPr>
          <w:sz w:val="18"/>
        </w:rPr>
        <w:t>regulation</w:t>
      </w:r>
      <w:r>
        <w:rPr>
          <w:spacing w:val="-4"/>
          <w:sz w:val="18"/>
        </w:rPr>
        <w:t xml:space="preserve"> </w:t>
      </w:r>
      <w:r>
        <w:rPr>
          <w:sz w:val="18"/>
        </w:rPr>
        <w:t>in</w:t>
      </w:r>
      <w:r>
        <w:rPr>
          <w:spacing w:val="-3"/>
          <w:sz w:val="18"/>
        </w:rPr>
        <w:t xml:space="preserve"> </w:t>
      </w:r>
      <w:r>
        <w:rPr>
          <w:sz w:val="18"/>
        </w:rPr>
        <w:t>filling</w:t>
      </w:r>
      <w:r>
        <w:rPr>
          <w:spacing w:val="-3"/>
          <w:sz w:val="18"/>
        </w:rPr>
        <w:t xml:space="preserve"> </w:t>
      </w:r>
      <w:r>
        <w:rPr>
          <w:sz w:val="18"/>
        </w:rPr>
        <w:t>this</w:t>
      </w:r>
      <w:r>
        <w:rPr>
          <w:spacing w:val="-3"/>
          <w:sz w:val="18"/>
        </w:rPr>
        <w:t xml:space="preserve"> </w:t>
      </w:r>
      <w:r>
        <w:rPr>
          <w:sz w:val="18"/>
        </w:rPr>
        <w:t>order</w:t>
      </w:r>
      <w:r>
        <w:rPr>
          <w:spacing w:val="-3"/>
          <w:sz w:val="18"/>
        </w:rPr>
        <w:t xml:space="preserve"> </w:t>
      </w:r>
      <w:r>
        <w:rPr>
          <w:sz w:val="18"/>
        </w:rPr>
        <w:t>and</w:t>
      </w:r>
      <w:r>
        <w:rPr>
          <w:spacing w:val="-4"/>
          <w:sz w:val="18"/>
        </w:rPr>
        <w:t xml:space="preserve"> </w:t>
      </w:r>
      <w:r>
        <w:rPr>
          <w:sz w:val="18"/>
        </w:rPr>
        <w:t>in</w:t>
      </w:r>
      <w:r>
        <w:rPr>
          <w:spacing w:val="-3"/>
          <w:sz w:val="18"/>
        </w:rPr>
        <w:t xml:space="preserve"> </w:t>
      </w:r>
      <w:r>
        <w:rPr>
          <w:sz w:val="18"/>
        </w:rPr>
        <w:t>obtaining</w:t>
      </w:r>
      <w:r>
        <w:rPr>
          <w:spacing w:val="-3"/>
          <w:sz w:val="18"/>
        </w:rPr>
        <w:t xml:space="preserve"> </w:t>
      </w:r>
      <w:r>
        <w:rPr>
          <w:sz w:val="18"/>
        </w:rPr>
        <w:t>items</w:t>
      </w:r>
      <w:r>
        <w:rPr>
          <w:spacing w:val="-3"/>
          <w:sz w:val="18"/>
        </w:rPr>
        <w:t xml:space="preserve"> </w:t>
      </w:r>
      <w:r>
        <w:rPr>
          <w:sz w:val="18"/>
        </w:rPr>
        <w:t>needed</w:t>
      </w:r>
      <w:r>
        <w:rPr>
          <w:spacing w:val="-3"/>
          <w:sz w:val="18"/>
        </w:rPr>
        <w:t xml:space="preserve"> </w:t>
      </w:r>
      <w:r>
        <w:rPr>
          <w:sz w:val="18"/>
        </w:rPr>
        <w:t>to</w:t>
      </w:r>
      <w:r>
        <w:rPr>
          <w:spacing w:val="-4"/>
          <w:sz w:val="18"/>
        </w:rPr>
        <w:t xml:space="preserve"> </w:t>
      </w:r>
      <w:r>
        <w:rPr>
          <w:sz w:val="18"/>
        </w:rPr>
        <w:t>fill this order.</w:t>
      </w:r>
    </w:p>
    <w:p w14:paraId="3212EEFB" w14:textId="77777777" w:rsidR="00F27A5B" w:rsidRDefault="00000000">
      <w:pPr>
        <w:pStyle w:val="ListParagraph"/>
        <w:numPr>
          <w:ilvl w:val="0"/>
          <w:numId w:val="1"/>
        </w:numPr>
        <w:tabs>
          <w:tab w:val="left" w:pos="1440"/>
          <w:tab w:val="left" w:pos="1441"/>
        </w:tabs>
        <w:spacing w:before="129"/>
        <w:ind w:right="212" w:hanging="720"/>
        <w:jc w:val="both"/>
        <w:rPr>
          <w:b/>
          <w:sz w:val="18"/>
        </w:rPr>
      </w:pPr>
      <w:r>
        <w:rPr>
          <w:b/>
          <w:sz w:val="18"/>
        </w:rPr>
        <w:t>Stop Work Order:</w:t>
      </w:r>
      <w:r>
        <w:rPr>
          <w:b/>
          <w:spacing w:val="-1"/>
          <w:sz w:val="18"/>
        </w:rPr>
        <w:t xml:space="preserve"> </w:t>
      </w:r>
      <w:r>
        <w:rPr>
          <w:sz w:val="18"/>
        </w:rPr>
        <w:t>The provisions of the clauses</w:t>
      </w:r>
      <w:r>
        <w:rPr>
          <w:spacing w:val="-1"/>
          <w:sz w:val="18"/>
        </w:rPr>
        <w:t xml:space="preserve"> </w:t>
      </w:r>
      <w:r>
        <w:rPr>
          <w:sz w:val="18"/>
        </w:rPr>
        <w:t>contained</w:t>
      </w:r>
      <w:r>
        <w:rPr>
          <w:spacing w:val="-1"/>
          <w:sz w:val="18"/>
        </w:rPr>
        <w:t xml:space="preserve"> </w:t>
      </w:r>
      <w:r>
        <w:rPr>
          <w:sz w:val="18"/>
        </w:rPr>
        <w:t>in</w:t>
      </w:r>
      <w:r>
        <w:rPr>
          <w:spacing w:val="-1"/>
          <w:sz w:val="18"/>
        </w:rPr>
        <w:t xml:space="preserve"> </w:t>
      </w:r>
      <w:r>
        <w:rPr>
          <w:sz w:val="18"/>
        </w:rPr>
        <w:t>FAR 52.242-15</w:t>
      </w:r>
      <w:r>
        <w:rPr>
          <w:spacing w:val="-1"/>
          <w:sz w:val="18"/>
        </w:rPr>
        <w:t xml:space="preserve"> </w:t>
      </w:r>
      <w:r>
        <w:rPr>
          <w:sz w:val="18"/>
        </w:rPr>
        <w:t>in</w:t>
      </w:r>
      <w:r>
        <w:rPr>
          <w:spacing w:val="-1"/>
          <w:sz w:val="18"/>
        </w:rPr>
        <w:t xml:space="preserve"> </w:t>
      </w:r>
      <w:r>
        <w:rPr>
          <w:sz w:val="18"/>
        </w:rPr>
        <w:t>effect on</w:t>
      </w:r>
      <w:r>
        <w:rPr>
          <w:spacing w:val="-1"/>
          <w:sz w:val="18"/>
        </w:rPr>
        <w:t xml:space="preserve"> </w:t>
      </w:r>
      <w:r>
        <w:rPr>
          <w:sz w:val="18"/>
        </w:rPr>
        <w:t>the date</w:t>
      </w:r>
      <w:r>
        <w:rPr>
          <w:spacing w:val="-1"/>
          <w:sz w:val="18"/>
        </w:rPr>
        <w:t xml:space="preserve"> </w:t>
      </w:r>
      <w:r>
        <w:rPr>
          <w:sz w:val="18"/>
        </w:rPr>
        <w:t>hereof</w:t>
      </w:r>
      <w:r>
        <w:rPr>
          <w:spacing w:val="-1"/>
          <w:sz w:val="18"/>
        </w:rPr>
        <w:t xml:space="preserve"> </w:t>
      </w:r>
      <w:r>
        <w:rPr>
          <w:sz w:val="18"/>
        </w:rPr>
        <w:t>are hereby incorporated herein by reference with the following changes: the words “Contracting Officer” and “Government” shall mean Buyer; the word “Contractor” shall mean Seller; the words “ninety (90) days” are</w:t>
      </w:r>
      <w:r>
        <w:rPr>
          <w:spacing w:val="-1"/>
          <w:sz w:val="18"/>
        </w:rPr>
        <w:t xml:space="preserve"> </w:t>
      </w:r>
      <w:r>
        <w:rPr>
          <w:sz w:val="18"/>
        </w:rPr>
        <w:t>hereby changed</w:t>
      </w:r>
      <w:r>
        <w:rPr>
          <w:spacing w:val="-1"/>
          <w:sz w:val="18"/>
        </w:rPr>
        <w:t xml:space="preserve"> </w:t>
      </w:r>
      <w:r>
        <w:rPr>
          <w:sz w:val="18"/>
        </w:rPr>
        <w:t>to one hundred</w:t>
      </w:r>
      <w:r>
        <w:rPr>
          <w:spacing w:val="-1"/>
          <w:sz w:val="18"/>
        </w:rPr>
        <w:t xml:space="preserve"> </w:t>
      </w:r>
      <w:r>
        <w:rPr>
          <w:sz w:val="18"/>
        </w:rPr>
        <w:t>(100) days; the words “thirty (30) days”</w:t>
      </w:r>
      <w:r>
        <w:rPr>
          <w:spacing w:val="-5"/>
          <w:sz w:val="18"/>
        </w:rPr>
        <w:t xml:space="preserve"> </w:t>
      </w:r>
      <w:r>
        <w:rPr>
          <w:sz w:val="18"/>
        </w:rPr>
        <w:t>are</w:t>
      </w:r>
      <w:r>
        <w:rPr>
          <w:spacing w:val="-5"/>
          <w:sz w:val="18"/>
        </w:rPr>
        <w:t xml:space="preserve"> </w:t>
      </w:r>
      <w:r>
        <w:rPr>
          <w:sz w:val="18"/>
        </w:rPr>
        <w:t>hereby</w:t>
      </w:r>
      <w:r>
        <w:rPr>
          <w:spacing w:val="-7"/>
          <w:sz w:val="18"/>
        </w:rPr>
        <w:t xml:space="preserve"> </w:t>
      </w:r>
      <w:r>
        <w:rPr>
          <w:sz w:val="18"/>
        </w:rPr>
        <w:t>changed</w:t>
      </w:r>
      <w:r>
        <w:rPr>
          <w:spacing w:val="-6"/>
          <w:sz w:val="18"/>
        </w:rPr>
        <w:t xml:space="preserve"> </w:t>
      </w:r>
      <w:r>
        <w:rPr>
          <w:sz w:val="18"/>
        </w:rPr>
        <w:t>to</w:t>
      </w:r>
      <w:r>
        <w:rPr>
          <w:spacing w:val="-6"/>
          <w:sz w:val="18"/>
        </w:rPr>
        <w:t xml:space="preserve"> </w:t>
      </w:r>
      <w:r>
        <w:rPr>
          <w:sz w:val="18"/>
        </w:rPr>
        <w:t>twenty</w:t>
      </w:r>
      <w:r>
        <w:rPr>
          <w:spacing w:val="-5"/>
          <w:sz w:val="18"/>
        </w:rPr>
        <w:t xml:space="preserve"> </w:t>
      </w:r>
      <w:r>
        <w:rPr>
          <w:sz w:val="18"/>
        </w:rPr>
        <w:t>(20)</w:t>
      </w:r>
      <w:r>
        <w:rPr>
          <w:spacing w:val="-7"/>
          <w:sz w:val="18"/>
        </w:rPr>
        <w:t xml:space="preserve"> </w:t>
      </w:r>
      <w:r>
        <w:rPr>
          <w:sz w:val="18"/>
        </w:rPr>
        <w:t>days</w:t>
      </w:r>
      <w:r>
        <w:rPr>
          <w:spacing w:val="-6"/>
          <w:sz w:val="18"/>
        </w:rPr>
        <w:t xml:space="preserve"> </w:t>
      </w:r>
      <w:r>
        <w:rPr>
          <w:sz w:val="18"/>
        </w:rPr>
        <w:t>whenever</w:t>
      </w:r>
      <w:r>
        <w:rPr>
          <w:spacing w:val="-6"/>
          <w:sz w:val="18"/>
        </w:rPr>
        <w:t xml:space="preserve"> </w:t>
      </w:r>
      <w:r>
        <w:rPr>
          <w:sz w:val="18"/>
        </w:rPr>
        <w:t>they</w:t>
      </w:r>
      <w:r>
        <w:rPr>
          <w:spacing w:val="-7"/>
          <w:sz w:val="18"/>
        </w:rPr>
        <w:t xml:space="preserve"> </w:t>
      </w:r>
      <w:r>
        <w:rPr>
          <w:sz w:val="18"/>
        </w:rPr>
        <w:t>appear;</w:t>
      </w:r>
      <w:r>
        <w:rPr>
          <w:spacing w:val="-5"/>
          <w:sz w:val="18"/>
        </w:rPr>
        <w:t xml:space="preserve"> </w:t>
      </w:r>
      <w:r>
        <w:rPr>
          <w:sz w:val="18"/>
        </w:rPr>
        <w:t>and</w:t>
      </w:r>
      <w:r>
        <w:rPr>
          <w:spacing w:val="-7"/>
          <w:sz w:val="18"/>
        </w:rPr>
        <w:t xml:space="preserve"> </w:t>
      </w:r>
      <w:r>
        <w:rPr>
          <w:sz w:val="18"/>
        </w:rPr>
        <w:t>the</w:t>
      </w:r>
      <w:r>
        <w:rPr>
          <w:spacing w:val="-5"/>
          <w:sz w:val="18"/>
        </w:rPr>
        <w:t xml:space="preserve"> </w:t>
      </w:r>
      <w:r>
        <w:rPr>
          <w:sz w:val="18"/>
        </w:rPr>
        <w:t>reference</w:t>
      </w:r>
      <w:r>
        <w:rPr>
          <w:spacing w:val="-6"/>
          <w:sz w:val="18"/>
        </w:rPr>
        <w:t xml:space="preserve"> </w:t>
      </w:r>
      <w:r>
        <w:rPr>
          <w:sz w:val="18"/>
        </w:rPr>
        <w:t>to</w:t>
      </w:r>
      <w:r>
        <w:rPr>
          <w:spacing w:val="-6"/>
          <w:sz w:val="18"/>
        </w:rPr>
        <w:t xml:space="preserve"> </w:t>
      </w:r>
      <w:r>
        <w:rPr>
          <w:sz w:val="18"/>
        </w:rPr>
        <w:t>the</w:t>
      </w:r>
      <w:r>
        <w:rPr>
          <w:spacing w:val="-6"/>
          <w:sz w:val="18"/>
        </w:rPr>
        <w:t xml:space="preserve"> </w:t>
      </w:r>
      <w:r>
        <w:rPr>
          <w:sz w:val="18"/>
        </w:rPr>
        <w:t>“Termination</w:t>
      </w:r>
      <w:r>
        <w:rPr>
          <w:spacing w:val="-7"/>
          <w:sz w:val="18"/>
        </w:rPr>
        <w:t xml:space="preserve"> </w:t>
      </w:r>
      <w:r>
        <w:rPr>
          <w:sz w:val="18"/>
        </w:rPr>
        <w:t>for</w:t>
      </w:r>
      <w:r>
        <w:rPr>
          <w:spacing w:val="-5"/>
          <w:sz w:val="18"/>
        </w:rPr>
        <w:t xml:space="preserve"> </w:t>
      </w:r>
      <w:r>
        <w:rPr>
          <w:sz w:val="18"/>
        </w:rPr>
        <w:t>Convenience”</w:t>
      </w:r>
      <w:r>
        <w:rPr>
          <w:spacing w:val="-6"/>
          <w:sz w:val="18"/>
        </w:rPr>
        <w:t xml:space="preserve"> </w:t>
      </w:r>
      <w:r>
        <w:rPr>
          <w:sz w:val="18"/>
        </w:rPr>
        <w:t>clause shall be deemed to refer to paragraph (b) of the clause hereof entitled “Termination.”</w:t>
      </w:r>
    </w:p>
    <w:p w14:paraId="3212EEFC" w14:textId="77777777" w:rsidR="00F27A5B" w:rsidRDefault="00000000">
      <w:pPr>
        <w:pStyle w:val="ListParagraph"/>
        <w:numPr>
          <w:ilvl w:val="0"/>
          <w:numId w:val="1"/>
        </w:numPr>
        <w:tabs>
          <w:tab w:val="left" w:pos="1440"/>
          <w:tab w:val="left" w:pos="1441"/>
        </w:tabs>
        <w:spacing w:before="124"/>
        <w:ind w:right="0" w:hanging="721"/>
        <w:jc w:val="left"/>
        <w:rPr>
          <w:b/>
          <w:sz w:val="20"/>
        </w:rPr>
      </w:pPr>
      <w:r>
        <w:rPr>
          <w:b/>
          <w:sz w:val="18"/>
        </w:rPr>
        <w:t>Government</w:t>
      </w:r>
      <w:r>
        <w:rPr>
          <w:b/>
          <w:spacing w:val="-8"/>
          <w:sz w:val="18"/>
        </w:rPr>
        <w:t xml:space="preserve"> </w:t>
      </w:r>
      <w:r>
        <w:rPr>
          <w:b/>
          <w:sz w:val="18"/>
        </w:rPr>
        <w:t>Procurement</w:t>
      </w:r>
      <w:r>
        <w:rPr>
          <w:b/>
          <w:spacing w:val="-7"/>
          <w:sz w:val="18"/>
        </w:rPr>
        <w:t xml:space="preserve"> </w:t>
      </w:r>
      <w:r>
        <w:rPr>
          <w:b/>
          <w:sz w:val="18"/>
        </w:rPr>
        <w:t>Regulations:</w:t>
      </w:r>
      <w:r>
        <w:rPr>
          <w:b/>
          <w:spacing w:val="-6"/>
          <w:sz w:val="18"/>
        </w:rPr>
        <w:t xml:space="preserve"> </w:t>
      </w:r>
      <w:r>
        <w:rPr>
          <w:sz w:val="18"/>
        </w:rPr>
        <w:t>The</w:t>
      </w:r>
      <w:r>
        <w:rPr>
          <w:spacing w:val="-6"/>
          <w:sz w:val="18"/>
        </w:rPr>
        <w:t xml:space="preserve"> </w:t>
      </w:r>
      <w:r>
        <w:rPr>
          <w:sz w:val="18"/>
        </w:rPr>
        <w:t>following</w:t>
      </w:r>
      <w:r>
        <w:rPr>
          <w:spacing w:val="-7"/>
          <w:sz w:val="18"/>
        </w:rPr>
        <w:t xml:space="preserve"> </w:t>
      </w:r>
      <w:r>
        <w:rPr>
          <w:sz w:val="18"/>
        </w:rPr>
        <w:t>clauses</w:t>
      </w:r>
      <w:r>
        <w:rPr>
          <w:spacing w:val="-5"/>
          <w:sz w:val="18"/>
        </w:rPr>
        <w:t xml:space="preserve"> </w:t>
      </w:r>
      <w:r>
        <w:rPr>
          <w:sz w:val="18"/>
        </w:rPr>
        <w:t>set</w:t>
      </w:r>
      <w:r>
        <w:rPr>
          <w:spacing w:val="-6"/>
          <w:sz w:val="18"/>
        </w:rPr>
        <w:t xml:space="preserve"> </w:t>
      </w:r>
      <w:r>
        <w:rPr>
          <w:sz w:val="18"/>
        </w:rPr>
        <w:t>forth</w:t>
      </w:r>
      <w:r>
        <w:rPr>
          <w:spacing w:val="-8"/>
          <w:sz w:val="18"/>
        </w:rPr>
        <w:t xml:space="preserve"> </w:t>
      </w:r>
      <w:r>
        <w:rPr>
          <w:sz w:val="18"/>
        </w:rPr>
        <w:t>in</w:t>
      </w:r>
      <w:r>
        <w:rPr>
          <w:spacing w:val="-7"/>
          <w:sz w:val="18"/>
        </w:rPr>
        <w:t xml:space="preserve"> </w:t>
      </w:r>
      <w:r>
        <w:rPr>
          <w:sz w:val="18"/>
        </w:rPr>
        <w:t>the</w:t>
      </w:r>
      <w:r>
        <w:rPr>
          <w:spacing w:val="-5"/>
          <w:sz w:val="18"/>
        </w:rPr>
        <w:t xml:space="preserve"> </w:t>
      </w:r>
      <w:r>
        <w:rPr>
          <w:sz w:val="18"/>
        </w:rPr>
        <w:t>Federal</w:t>
      </w:r>
      <w:r>
        <w:rPr>
          <w:spacing w:val="-5"/>
          <w:sz w:val="18"/>
        </w:rPr>
        <w:t xml:space="preserve"> </w:t>
      </w:r>
      <w:r>
        <w:rPr>
          <w:sz w:val="18"/>
        </w:rPr>
        <w:t>Acquisition</w:t>
      </w:r>
      <w:r>
        <w:rPr>
          <w:spacing w:val="-6"/>
          <w:sz w:val="18"/>
        </w:rPr>
        <w:t xml:space="preserve"> </w:t>
      </w:r>
      <w:r>
        <w:rPr>
          <w:sz w:val="18"/>
        </w:rPr>
        <w:t>Regulation</w:t>
      </w:r>
      <w:r>
        <w:rPr>
          <w:spacing w:val="-5"/>
          <w:sz w:val="18"/>
        </w:rPr>
        <w:t xml:space="preserve"> </w:t>
      </w:r>
      <w:r>
        <w:rPr>
          <w:sz w:val="18"/>
        </w:rPr>
        <w:t>(FAR)</w:t>
      </w:r>
      <w:r>
        <w:rPr>
          <w:spacing w:val="-6"/>
          <w:sz w:val="18"/>
        </w:rPr>
        <w:t xml:space="preserve"> </w:t>
      </w:r>
      <w:r>
        <w:rPr>
          <w:sz w:val="18"/>
        </w:rPr>
        <w:t>and</w:t>
      </w:r>
      <w:r>
        <w:rPr>
          <w:spacing w:val="-7"/>
          <w:sz w:val="18"/>
        </w:rPr>
        <w:t xml:space="preserve"> </w:t>
      </w:r>
      <w:r>
        <w:rPr>
          <w:spacing w:val="-2"/>
          <w:sz w:val="18"/>
        </w:rPr>
        <w:t>Defense</w:t>
      </w:r>
    </w:p>
    <w:p w14:paraId="3212EEFD" w14:textId="77777777" w:rsidR="00F27A5B" w:rsidRDefault="00F27A5B">
      <w:pPr>
        <w:rPr>
          <w:sz w:val="20"/>
        </w:rPr>
        <w:sectPr w:rsidR="00F27A5B">
          <w:pgSz w:w="12240" w:h="15840"/>
          <w:pgMar w:top="580" w:right="500" w:bottom="1080" w:left="620" w:header="0" w:footer="828" w:gutter="0"/>
          <w:cols w:space="720"/>
        </w:sectPr>
      </w:pPr>
    </w:p>
    <w:p w14:paraId="3212EEFE" w14:textId="77777777" w:rsidR="00F27A5B" w:rsidRDefault="00000000">
      <w:pPr>
        <w:pStyle w:val="BodyText"/>
        <w:spacing w:before="80"/>
        <w:ind w:left="1440" w:right="209" w:firstLine="0"/>
      </w:pPr>
      <w:r>
        <w:lastRenderedPageBreak/>
        <w:t>Federal Acquisition Regulation Supplement (DFARS), unless otherwise noted, are incorporated herein by reference. FAR clauses apply</w:t>
      </w:r>
      <w:r>
        <w:rPr>
          <w:spacing w:val="-12"/>
        </w:rPr>
        <w:t xml:space="preserve"> </w:t>
      </w:r>
      <w:r>
        <w:t>to</w:t>
      </w:r>
      <w:r>
        <w:rPr>
          <w:spacing w:val="-11"/>
        </w:rPr>
        <w:t xml:space="preserve"> </w:t>
      </w:r>
      <w:r>
        <w:t>all</w:t>
      </w:r>
      <w:r>
        <w:rPr>
          <w:spacing w:val="-11"/>
        </w:rPr>
        <w:t xml:space="preserve"> </w:t>
      </w:r>
      <w:r>
        <w:t>Purchase</w:t>
      </w:r>
      <w:r>
        <w:rPr>
          <w:spacing w:val="-11"/>
        </w:rPr>
        <w:t xml:space="preserve"> </w:t>
      </w:r>
      <w:r>
        <w:t>Orders</w:t>
      </w:r>
      <w:r>
        <w:rPr>
          <w:spacing w:val="-12"/>
        </w:rPr>
        <w:t xml:space="preserve"> </w:t>
      </w:r>
      <w:r>
        <w:t>under</w:t>
      </w:r>
      <w:r>
        <w:rPr>
          <w:spacing w:val="-11"/>
        </w:rPr>
        <w:t xml:space="preserve"> </w:t>
      </w:r>
      <w:r>
        <w:t>this</w:t>
      </w:r>
      <w:r>
        <w:rPr>
          <w:spacing w:val="-11"/>
        </w:rPr>
        <w:t xml:space="preserve"> </w:t>
      </w:r>
      <w:r>
        <w:t>section</w:t>
      </w:r>
      <w:r>
        <w:rPr>
          <w:spacing w:val="-11"/>
        </w:rPr>
        <w:t xml:space="preserve"> </w:t>
      </w:r>
      <w:r>
        <w:t>and</w:t>
      </w:r>
      <w:r>
        <w:rPr>
          <w:spacing w:val="-10"/>
        </w:rPr>
        <w:t xml:space="preserve"> </w:t>
      </w:r>
      <w:r>
        <w:t>DFARS</w:t>
      </w:r>
      <w:r>
        <w:rPr>
          <w:spacing w:val="-12"/>
        </w:rPr>
        <w:t xml:space="preserve"> </w:t>
      </w:r>
      <w:r>
        <w:t>clauses</w:t>
      </w:r>
      <w:r>
        <w:rPr>
          <w:spacing w:val="-10"/>
        </w:rPr>
        <w:t xml:space="preserve"> </w:t>
      </w:r>
      <w:r>
        <w:t>apply</w:t>
      </w:r>
      <w:r>
        <w:rPr>
          <w:spacing w:val="-11"/>
        </w:rPr>
        <w:t xml:space="preserve"> </w:t>
      </w:r>
      <w:r>
        <w:t>to</w:t>
      </w:r>
      <w:r>
        <w:rPr>
          <w:spacing w:val="-11"/>
        </w:rPr>
        <w:t xml:space="preserve"> </w:t>
      </w:r>
      <w:r>
        <w:t>Purchase</w:t>
      </w:r>
      <w:r>
        <w:rPr>
          <w:spacing w:val="-11"/>
        </w:rPr>
        <w:t xml:space="preserve"> </w:t>
      </w:r>
      <w:r>
        <w:t>Orders</w:t>
      </w:r>
      <w:r>
        <w:rPr>
          <w:spacing w:val="-11"/>
        </w:rPr>
        <w:t xml:space="preserve"> </w:t>
      </w:r>
      <w:r>
        <w:t>for</w:t>
      </w:r>
      <w:r>
        <w:rPr>
          <w:spacing w:val="-10"/>
        </w:rPr>
        <w:t xml:space="preserve"> </w:t>
      </w:r>
      <w:r>
        <w:t>the</w:t>
      </w:r>
      <w:r>
        <w:rPr>
          <w:spacing w:val="-12"/>
        </w:rPr>
        <w:t xml:space="preserve"> </w:t>
      </w:r>
      <w:r>
        <w:t>defense</w:t>
      </w:r>
      <w:r>
        <w:rPr>
          <w:spacing w:val="-10"/>
        </w:rPr>
        <w:t xml:space="preserve"> </w:t>
      </w:r>
      <w:r>
        <w:t>sector</w:t>
      </w:r>
      <w:r>
        <w:rPr>
          <w:spacing w:val="-11"/>
        </w:rPr>
        <w:t xml:space="preserve"> </w:t>
      </w:r>
      <w:r>
        <w:t>under</w:t>
      </w:r>
      <w:r>
        <w:rPr>
          <w:spacing w:val="-11"/>
        </w:rPr>
        <w:t xml:space="preserve"> </w:t>
      </w:r>
      <w:r>
        <w:t>this</w:t>
      </w:r>
      <w:r>
        <w:rPr>
          <w:spacing w:val="-10"/>
        </w:rPr>
        <w:t xml:space="preserve"> </w:t>
      </w:r>
      <w:r>
        <w:t>section. This purchase order incorporates the version of the clauses in effect on the date hereof, as well as periodic updates to this list of applicable government procurement regulations, which will be available via this URL (</w:t>
      </w:r>
      <w:hyperlink r:id="rId12">
        <w:r>
          <w:rPr>
            <w:color w:val="0000FF"/>
            <w:u w:val="single" w:color="0000FF"/>
          </w:rPr>
          <w:t>https://www.cor</w:t>
        </w:r>
      </w:hyperlink>
      <w:r>
        <w:rPr>
          <w:color w:val="0000FF"/>
          <w:u w:val="single" w:color="0000FF"/>
        </w:rPr>
        <w:t>ning.co</w:t>
      </w:r>
      <w:hyperlink r:id="rId13">
        <w:r>
          <w:rPr>
            <w:color w:val="0000FF"/>
            <w:u w:val="single" w:color="0000FF"/>
          </w:rPr>
          <w:t>m/media/worldwide/glob</w:t>
        </w:r>
      </w:hyperlink>
      <w:r>
        <w:rPr>
          <w:color w:val="0000FF"/>
          <w:u w:val="single" w:color="0000FF"/>
        </w:rPr>
        <w:t>a</w:t>
      </w:r>
      <w:hyperlink r:id="rId14">
        <w:r>
          <w:rPr>
            <w:color w:val="0000FF"/>
            <w:u w:val="single" w:color="0000FF"/>
          </w:rPr>
          <w:t>l/documents/Corning_Incorporated_PO_Terms_and_Conditions.pdf</w:t>
        </w:r>
        <w:r>
          <w:t>).</w:t>
        </w:r>
      </w:hyperlink>
      <w:r>
        <w:t xml:space="preserve"> Where necessary to make the context applicable hereto, the term “Contractor” shall mean Seller, the term “Contract” shall mean this Agreement,</w:t>
      </w:r>
      <w:r>
        <w:rPr>
          <w:spacing w:val="-12"/>
        </w:rPr>
        <w:t xml:space="preserve"> </w:t>
      </w:r>
      <w:r>
        <w:t>and</w:t>
      </w:r>
      <w:r>
        <w:rPr>
          <w:spacing w:val="-11"/>
        </w:rPr>
        <w:t xml:space="preserve"> </w:t>
      </w:r>
      <w:r>
        <w:t>the</w:t>
      </w:r>
      <w:r>
        <w:rPr>
          <w:spacing w:val="-11"/>
        </w:rPr>
        <w:t xml:space="preserve"> </w:t>
      </w:r>
      <w:r>
        <w:t>terms</w:t>
      </w:r>
      <w:r>
        <w:rPr>
          <w:spacing w:val="-11"/>
        </w:rPr>
        <w:t xml:space="preserve"> </w:t>
      </w:r>
      <w:r>
        <w:t>“Government”,</w:t>
      </w:r>
      <w:r>
        <w:rPr>
          <w:spacing w:val="-11"/>
        </w:rPr>
        <w:t xml:space="preserve"> </w:t>
      </w:r>
      <w:r>
        <w:t>“Contracting</w:t>
      </w:r>
      <w:r>
        <w:rPr>
          <w:spacing w:val="-11"/>
        </w:rPr>
        <w:t xml:space="preserve"> </w:t>
      </w:r>
      <w:r>
        <w:t>Officer”</w:t>
      </w:r>
      <w:r>
        <w:rPr>
          <w:spacing w:val="-11"/>
        </w:rPr>
        <w:t xml:space="preserve"> </w:t>
      </w:r>
      <w:r>
        <w:t>and</w:t>
      </w:r>
      <w:r>
        <w:rPr>
          <w:spacing w:val="-10"/>
        </w:rPr>
        <w:t xml:space="preserve"> </w:t>
      </w:r>
      <w:r>
        <w:t>equivalent</w:t>
      </w:r>
      <w:r>
        <w:rPr>
          <w:spacing w:val="-11"/>
        </w:rPr>
        <w:t xml:space="preserve"> </w:t>
      </w:r>
      <w:r>
        <w:t>phrases</w:t>
      </w:r>
      <w:r>
        <w:rPr>
          <w:spacing w:val="-11"/>
        </w:rPr>
        <w:t xml:space="preserve"> </w:t>
      </w:r>
      <w:r>
        <w:t>shall</w:t>
      </w:r>
      <w:r>
        <w:rPr>
          <w:spacing w:val="-11"/>
        </w:rPr>
        <w:t xml:space="preserve"> </w:t>
      </w:r>
      <w:r>
        <w:t>mean</w:t>
      </w:r>
      <w:r>
        <w:rPr>
          <w:spacing w:val="-12"/>
        </w:rPr>
        <w:t xml:space="preserve"> </w:t>
      </w:r>
      <w:r>
        <w:t>Buyer.</w:t>
      </w:r>
      <w:r>
        <w:rPr>
          <w:spacing w:val="25"/>
        </w:rPr>
        <w:t xml:space="preserve"> </w:t>
      </w:r>
      <w:r>
        <w:t>However,</w:t>
      </w:r>
      <w:r>
        <w:rPr>
          <w:spacing w:val="-11"/>
        </w:rPr>
        <w:t xml:space="preserve"> </w:t>
      </w:r>
      <w:r>
        <w:t>as</w:t>
      </w:r>
      <w:r>
        <w:rPr>
          <w:spacing w:val="-11"/>
        </w:rPr>
        <w:t xml:space="preserve"> </w:t>
      </w:r>
      <w:r>
        <w:t>an</w:t>
      </w:r>
      <w:r>
        <w:rPr>
          <w:spacing w:val="-12"/>
        </w:rPr>
        <w:t xml:space="preserve"> </w:t>
      </w:r>
      <w:r>
        <w:t>exception to the foregoing, the terms “Government” and “Contracting Officer” do not change in the following circumstances:</w:t>
      </w:r>
    </w:p>
    <w:p w14:paraId="3212EEFF" w14:textId="77777777" w:rsidR="00F27A5B" w:rsidRDefault="00000000">
      <w:pPr>
        <w:pStyle w:val="ListParagraph"/>
        <w:numPr>
          <w:ilvl w:val="1"/>
          <w:numId w:val="1"/>
        </w:numPr>
        <w:tabs>
          <w:tab w:val="left" w:pos="2879"/>
          <w:tab w:val="left" w:pos="2880"/>
        </w:tabs>
        <w:spacing w:before="0" w:line="200" w:lineRule="exact"/>
        <w:ind w:right="0"/>
        <w:rPr>
          <w:sz w:val="18"/>
        </w:rPr>
      </w:pPr>
      <w:r>
        <w:rPr>
          <w:sz w:val="18"/>
        </w:rPr>
        <w:t>in</w:t>
      </w:r>
      <w:r>
        <w:rPr>
          <w:spacing w:val="-11"/>
          <w:sz w:val="18"/>
        </w:rPr>
        <w:t xml:space="preserve"> </w:t>
      </w:r>
      <w:r>
        <w:rPr>
          <w:sz w:val="18"/>
        </w:rPr>
        <w:t>the</w:t>
      </w:r>
      <w:r>
        <w:rPr>
          <w:spacing w:val="-10"/>
          <w:sz w:val="18"/>
        </w:rPr>
        <w:t xml:space="preserve"> </w:t>
      </w:r>
      <w:r>
        <w:rPr>
          <w:sz w:val="18"/>
        </w:rPr>
        <w:t>phrases</w:t>
      </w:r>
      <w:r>
        <w:rPr>
          <w:spacing w:val="-11"/>
          <w:sz w:val="18"/>
        </w:rPr>
        <w:t xml:space="preserve"> </w:t>
      </w:r>
      <w:r>
        <w:rPr>
          <w:sz w:val="18"/>
        </w:rPr>
        <w:t>“Government</w:t>
      </w:r>
      <w:r>
        <w:rPr>
          <w:spacing w:val="-10"/>
          <w:sz w:val="18"/>
        </w:rPr>
        <w:t xml:space="preserve"> </w:t>
      </w:r>
      <w:r>
        <w:rPr>
          <w:sz w:val="18"/>
        </w:rPr>
        <w:t>Property”,</w:t>
      </w:r>
      <w:r>
        <w:rPr>
          <w:spacing w:val="-10"/>
          <w:sz w:val="18"/>
        </w:rPr>
        <w:t xml:space="preserve"> </w:t>
      </w:r>
      <w:r>
        <w:rPr>
          <w:sz w:val="18"/>
        </w:rPr>
        <w:t>“Government-Furnished</w:t>
      </w:r>
      <w:r>
        <w:rPr>
          <w:spacing w:val="-10"/>
          <w:sz w:val="18"/>
        </w:rPr>
        <w:t xml:space="preserve"> </w:t>
      </w:r>
      <w:r>
        <w:rPr>
          <w:sz w:val="18"/>
        </w:rPr>
        <w:t>Property”,</w:t>
      </w:r>
      <w:r>
        <w:rPr>
          <w:spacing w:val="-11"/>
          <w:sz w:val="18"/>
        </w:rPr>
        <w:t xml:space="preserve"> </w:t>
      </w:r>
      <w:r>
        <w:rPr>
          <w:sz w:val="18"/>
        </w:rPr>
        <w:t>and</w:t>
      </w:r>
      <w:r>
        <w:rPr>
          <w:spacing w:val="-11"/>
          <w:sz w:val="18"/>
        </w:rPr>
        <w:t xml:space="preserve"> </w:t>
      </w:r>
      <w:r>
        <w:rPr>
          <w:sz w:val="18"/>
        </w:rPr>
        <w:t>“Government-Owned</w:t>
      </w:r>
      <w:r>
        <w:rPr>
          <w:spacing w:val="-10"/>
          <w:sz w:val="18"/>
        </w:rPr>
        <w:t xml:space="preserve"> </w:t>
      </w:r>
      <w:r>
        <w:rPr>
          <w:spacing w:val="-2"/>
          <w:sz w:val="18"/>
        </w:rPr>
        <w:t>Property</w:t>
      </w:r>
      <w:proofErr w:type="gramStart"/>
      <w:r>
        <w:rPr>
          <w:spacing w:val="-2"/>
          <w:sz w:val="18"/>
        </w:rPr>
        <w:t>”;</w:t>
      </w:r>
      <w:proofErr w:type="gramEnd"/>
    </w:p>
    <w:p w14:paraId="3212EF00" w14:textId="77777777" w:rsidR="00F27A5B" w:rsidRDefault="00000000">
      <w:pPr>
        <w:pStyle w:val="ListParagraph"/>
        <w:numPr>
          <w:ilvl w:val="1"/>
          <w:numId w:val="1"/>
        </w:numPr>
        <w:tabs>
          <w:tab w:val="left" w:pos="2881"/>
          <w:tab w:val="left" w:pos="2882"/>
        </w:tabs>
        <w:spacing w:before="0" w:line="206" w:lineRule="exact"/>
        <w:ind w:left="2881" w:right="0" w:hanging="722"/>
        <w:rPr>
          <w:sz w:val="18"/>
        </w:rPr>
      </w:pPr>
      <w:r>
        <w:rPr>
          <w:sz w:val="18"/>
        </w:rPr>
        <w:t>in</w:t>
      </w:r>
      <w:r>
        <w:rPr>
          <w:spacing w:val="-2"/>
          <w:sz w:val="18"/>
        </w:rPr>
        <w:t xml:space="preserve"> </w:t>
      </w:r>
      <w:r>
        <w:rPr>
          <w:sz w:val="18"/>
        </w:rPr>
        <w:t>the</w:t>
      </w:r>
      <w:r>
        <w:rPr>
          <w:spacing w:val="-2"/>
          <w:sz w:val="18"/>
        </w:rPr>
        <w:t xml:space="preserve"> </w:t>
      </w:r>
      <w:r>
        <w:rPr>
          <w:sz w:val="18"/>
        </w:rPr>
        <w:t>Patent</w:t>
      </w:r>
      <w:r>
        <w:rPr>
          <w:spacing w:val="-3"/>
          <w:sz w:val="18"/>
        </w:rPr>
        <w:t xml:space="preserve"> </w:t>
      </w:r>
      <w:r>
        <w:rPr>
          <w:sz w:val="18"/>
        </w:rPr>
        <w:t>Rights</w:t>
      </w:r>
      <w:r>
        <w:rPr>
          <w:spacing w:val="-2"/>
          <w:sz w:val="18"/>
        </w:rPr>
        <w:t xml:space="preserve"> </w:t>
      </w:r>
      <w:r>
        <w:rPr>
          <w:sz w:val="18"/>
        </w:rPr>
        <w:t>clauses</w:t>
      </w:r>
      <w:r>
        <w:rPr>
          <w:spacing w:val="-2"/>
          <w:sz w:val="18"/>
        </w:rPr>
        <w:t xml:space="preserve"> </w:t>
      </w:r>
      <w:r>
        <w:rPr>
          <w:sz w:val="18"/>
        </w:rPr>
        <w:t>incorporated</w:t>
      </w:r>
      <w:r>
        <w:rPr>
          <w:spacing w:val="-3"/>
          <w:sz w:val="18"/>
        </w:rPr>
        <w:t xml:space="preserve"> </w:t>
      </w:r>
      <w:r>
        <w:rPr>
          <w:sz w:val="18"/>
        </w:rPr>
        <w:t>herein,</w:t>
      </w:r>
      <w:r>
        <w:rPr>
          <w:spacing w:val="-2"/>
          <w:sz w:val="18"/>
        </w:rPr>
        <w:t xml:space="preserve"> </w:t>
      </w:r>
      <w:r>
        <w:rPr>
          <w:sz w:val="18"/>
        </w:rPr>
        <w:t>if</w:t>
      </w:r>
      <w:r>
        <w:rPr>
          <w:spacing w:val="-1"/>
          <w:sz w:val="18"/>
        </w:rPr>
        <w:t xml:space="preserve"> </w:t>
      </w:r>
      <w:proofErr w:type="gramStart"/>
      <w:r>
        <w:rPr>
          <w:spacing w:val="-4"/>
          <w:sz w:val="18"/>
        </w:rPr>
        <w:t>any;</w:t>
      </w:r>
      <w:proofErr w:type="gramEnd"/>
    </w:p>
    <w:p w14:paraId="3212EF01" w14:textId="77777777" w:rsidR="00F27A5B" w:rsidRDefault="00000000">
      <w:pPr>
        <w:pStyle w:val="ListParagraph"/>
        <w:numPr>
          <w:ilvl w:val="1"/>
          <w:numId w:val="1"/>
        </w:numPr>
        <w:tabs>
          <w:tab w:val="left" w:pos="2880"/>
          <w:tab w:val="left" w:pos="2881"/>
        </w:tabs>
        <w:spacing w:before="0"/>
        <w:ind w:left="2880" w:right="213"/>
        <w:rPr>
          <w:sz w:val="18"/>
        </w:rPr>
      </w:pPr>
      <w:r>
        <w:rPr>
          <w:sz w:val="18"/>
        </w:rPr>
        <w:t xml:space="preserve">when a right, act, authorization or obligation can be granted or performed only by the Government or a Contracting Officer or his/her </w:t>
      </w:r>
      <w:proofErr w:type="gramStart"/>
      <w:r>
        <w:rPr>
          <w:sz w:val="18"/>
        </w:rPr>
        <w:t>duly-authorized</w:t>
      </w:r>
      <w:proofErr w:type="gramEnd"/>
      <w:r>
        <w:rPr>
          <w:sz w:val="18"/>
        </w:rPr>
        <w:t xml:space="preserve"> representative;</w:t>
      </w:r>
    </w:p>
    <w:p w14:paraId="3212EF02" w14:textId="77777777" w:rsidR="00F27A5B" w:rsidRDefault="00000000">
      <w:pPr>
        <w:pStyle w:val="ListParagraph"/>
        <w:numPr>
          <w:ilvl w:val="1"/>
          <w:numId w:val="1"/>
        </w:numPr>
        <w:tabs>
          <w:tab w:val="left" w:pos="2880"/>
          <w:tab w:val="left" w:pos="2881"/>
        </w:tabs>
        <w:spacing w:before="0" w:line="206" w:lineRule="exact"/>
        <w:ind w:left="2880" w:right="0" w:hanging="721"/>
        <w:rPr>
          <w:sz w:val="18"/>
        </w:rPr>
      </w:pPr>
      <w:r>
        <w:rPr>
          <w:sz w:val="18"/>
        </w:rPr>
        <w:t>when</w:t>
      </w:r>
      <w:r>
        <w:rPr>
          <w:spacing w:val="-3"/>
          <w:sz w:val="18"/>
        </w:rPr>
        <w:t xml:space="preserve"> </w:t>
      </w:r>
      <w:r>
        <w:rPr>
          <w:sz w:val="18"/>
        </w:rPr>
        <w:t>title</w:t>
      </w:r>
      <w:r>
        <w:rPr>
          <w:spacing w:val="-2"/>
          <w:sz w:val="18"/>
        </w:rPr>
        <w:t xml:space="preserve"> </w:t>
      </w:r>
      <w:r>
        <w:rPr>
          <w:sz w:val="18"/>
        </w:rPr>
        <w:t>to</w:t>
      </w:r>
      <w:r>
        <w:rPr>
          <w:spacing w:val="-1"/>
          <w:sz w:val="18"/>
        </w:rPr>
        <w:t xml:space="preserve"> </w:t>
      </w:r>
      <w:r>
        <w:rPr>
          <w:sz w:val="18"/>
        </w:rPr>
        <w:t>property</w:t>
      </w:r>
      <w:r>
        <w:rPr>
          <w:spacing w:val="-2"/>
          <w:sz w:val="18"/>
        </w:rPr>
        <w:t xml:space="preserve"> </w:t>
      </w:r>
      <w:r>
        <w:rPr>
          <w:sz w:val="18"/>
        </w:rPr>
        <w:t>is to</w:t>
      </w:r>
      <w:r>
        <w:rPr>
          <w:spacing w:val="-2"/>
          <w:sz w:val="18"/>
        </w:rPr>
        <w:t xml:space="preserve"> </w:t>
      </w:r>
      <w:r>
        <w:rPr>
          <w:sz w:val="18"/>
        </w:rPr>
        <w:t>be</w:t>
      </w:r>
      <w:r>
        <w:rPr>
          <w:spacing w:val="-1"/>
          <w:sz w:val="18"/>
        </w:rPr>
        <w:t xml:space="preserve"> </w:t>
      </w:r>
      <w:r>
        <w:rPr>
          <w:sz w:val="18"/>
        </w:rPr>
        <w:t>transferred</w:t>
      </w:r>
      <w:r>
        <w:rPr>
          <w:spacing w:val="-1"/>
          <w:sz w:val="18"/>
        </w:rPr>
        <w:t xml:space="preserve"> </w:t>
      </w:r>
      <w:r>
        <w:rPr>
          <w:sz w:val="18"/>
        </w:rPr>
        <w:t>directly</w:t>
      </w:r>
      <w:r>
        <w:rPr>
          <w:spacing w:val="-1"/>
          <w:sz w:val="18"/>
        </w:rPr>
        <w:t xml:space="preserve"> </w:t>
      </w:r>
      <w:r>
        <w:rPr>
          <w:sz w:val="18"/>
        </w:rPr>
        <w:t>to</w:t>
      </w:r>
      <w:r>
        <w:rPr>
          <w:spacing w:val="-2"/>
          <w:sz w:val="18"/>
        </w:rPr>
        <w:t xml:space="preserve"> </w:t>
      </w:r>
      <w:r>
        <w:rPr>
          <w:sz w:val="18"/>
        </w:rPr>
        <w:t>the</w:t>
      </w:r>
      <w:r>
        <w:rPr>
          <w:spacing w:val="-1"/>
          <w:sz w:val="18"/>
        </w:rPr>
        <w:t xml:space="preserve"> </w:t>
      </w:r>
      <w:proofErr w:type="gramStart"/>
      <w:r>
        <w:rPr>
          <w:spacing w:val="-2"/>
          <w:sz w:val="18"/>
        </w:rPr>
        <w:t>Government;</w:t>
      </w:r>
      <w:proofErr w:type="gramEnd"/>
    </w:p>
    <w:p w14:paraId="3212EF03" w14:textId="77777777" w:rsidR="00F27A5B" w:rsidRDefault="00000000">
      <w:pPr>
        <w:pStyle w:val="ListParagraph"/>
        <w:numPr>
          <w:ilvl w:val="1"/>
          <w:numId w:val="1"/>
        </w:numPr>
        <w:tabs>
          <w:tab w:val="left" w:pos="2879"/>
          <w:tab w:val="left" w:pos="2880"/>
        </w:tabs>
        <w:spacing w:before="0"/>
        <w:ind w:left="2880" w:right="210"/>
        <w:rPr>
          <w:sz w:val="18"/>
        </w:rPr>
      </w:pPr>
      <w:r>
        <w:rPr>
          <w:sz w:val="18"/>
        </w:rPr>
        <w:t>when access to proprietary financial information or other proprietary data is required, except as otherwise provided in this Agreement; and</w:t>
      </w:r>
    </w:p>
    <w:p w14:paraId="3212EF04" w14:textId="77777777" w:rsidR="00F27A5B" w:rsidRDefault="00000000">
      <w:pPr>
        <w:pStyle w:val="ListParagraph"/>
        <w:numPr>
          <w:ilvl w:val="1"/>
          <w:numId w:val="1"/>
        </w:numPr>
        <w:tabs>
          <w:tab w:val="left" w:pos="2880"/>
          <w:tab w:val="left" w:pos="2881"/>
        </w:tabs>
        <w:spacing w:before="0"/>
        <w:ind w:left="2880" w:right="0" w:hanging="721"/>
        <w:rPr>
          <w:sz w:val="18"/>
        </w:rPr>
      </w:pPr>
      <w:r>
        <w:rPr>
          <w:sz w:val="18"/>
        </w:rPr>
        <w:t>where</w:t>
      </w:r>
      <w:r>
        <w:rPr>
          <w:spacing w:val="-1"/>
          <w:sz w:val="18"/>
        </w:rPr>
        <w:t xml:space="preserve"> </w:t>
      </w:r>
      <w:r>
        <w:rPr>
          <w:sz w:val="18"/>
        </w:rPr>
        <w:t>specifically modified</w:t>
      </w:r>
      <w:r>
        <w:rPr>
          <w:spacing w:val="-2"/>
          <w:sz w:val="18"/>
        </w:rPr>
        <w:t xml:space="preserve"> </w:t>
      </w:r>
      <w:r>
        <w:rPr>
          <w:sz w:val="18"/>
        </w:rPr>
        <w:t>in</w:t>
      </w:r>
      <w:r>
        <w:rPr>
          <w:spacing w:val="-1"/>
          <w:sz w:val="18"/>
        </w:rPr>
        <w:t xml:space="preserve"> </w:t>
      </w:r>
      <w:r>
        <w:rPr>
          <w:sz w:val="18"/>
        </w:rPr>
        <w:t xml:space="preserve">this </w:t>
      </w:r>
      <w:r>
        <w:rPr>
          <w:spacing w:val="-2"/>
          <w:sz w:val="18"/>
        </w:rPr>
        <w:t>Agreement.</w:t>
      </w:r>
    </w:p>
    <w:p w14:paraId="3212EF05" w14:textId="77777777" w:rsidR="00F27A5B" w:rsidRDefault="00000000">
      <w:pPr>
        <w:pStyle w:val="BodyText"/>
        <w:spacing w:before="123"/>
        <w:ind w:left="1540" w:firstLine="0"/>
      </w:pPr>
      <w:r>
        <w:t>If</w:t>
      </w:r>
      <w:r>
        <w:rPr>
          <w:spacing w:val="-4"/>
        </w:rPr>
        <w:t xml:space="preserve"> </w:t>
      </w:r>
      <w:r>
        <w:t>any</w:t>
      </w:r>
      <w:r>
        <w:rPr>
          <w:spacing w:val="-2"/>
        </w:rPr>
        <w:t xml:space="preserve"> </w:t>
      </w:r>
      <w:r>
        <w:t>of</w:t>
      </w:r>
      <w:r>
        <w:rPr>
          <w:spacing w:val="-1"/>
        </w:rPr>
        <w:t xml:space="preserve"> </w:t>
      </w:r>
      <w:r>
        <w:t>the</w:t>
      </w:r>
      <w:r>
        <w:rPr>
          <w:spacing w:val="-1"/>
        </w:rPr>
        <w:t xml:space="preserve"> </w:t>
      </w:r>
      <w:r>
        <w:t>following</w:t>
      </w:r>
      <w:r>
        <w:rPr>
          <w:spacing w:val="-1"/>
        </w:rPr>
        <w:t xml:space="preserve"> </w:t>
      </w:r>
      <w:r>
        <w:t>FAR</w:t>
      </w:r>
      <w:r>
        <w:rPr>
          <w:spacing w:val="-1"/>
        </w:rPr>
        <w:t xml:space="preserve"> </w:t>
      </w:r>
      <w:r>
        <w:t>or</w:t>
      </w:r>
      <w:r>
        <w:rPr>
          <w:spacing w:val="-1"/>
        </w:rPr>
        <w:t xml:space="preserve"> </w:t>
      </w:r>
      <w:r>
        <w:t>DFARS</w:t>
      </w:r>
      <w:r>
        <w:rPr>
          <w:spacing w:val="-1"/>
        </w:rPr>
        <w:t xml:space="preserve"> </w:t>
      </w:r>
      <w:r>
        <w:t>clauses</w:t>
      </w:r>
      <w:r>
        <w:rPr>
          <w:spacing w:val="-1"/>
        </w:rPr>
        <w:t xml:space="preserve"> </w:t>
      </w:r>
      <w:r>
        <w:t>do</w:t>
      </w:r>
      <w:r>
        <w:rPr>
          <w:spacing w:val="-1"/>
        </w:rPr>
        <w:t xml:space="preserve"> </w:t>
      </w:r>
      <w:r>
        <w:t>not</w:t>
      </w:r>
      <w:r>
        <w:rPr>
          <w:spacing w:val="-2"/>
        </w:rPr>
        <w:t xml:space="preserve"> </w:t>
      </w:r>
      <w:r>
        <w:t>apply</w:t>
      </w:r>
      <w:r>
        <w:rPr>
          <w:spacing w:val="-2"/>
        </w:rPr>
        <w:t xml:space="preserve"> </w:t>
      </w:r>
      <w:r>
        <w:t>to</w:t>
      </w:r>
      <w:r>
        <w:rPr>
          <w:spacing w:val="-2"/>
        </w:rPr>
        <w:t xml:space="preserve"> </w:t>
      </w:r>
      <w:r>
        <w:t>this</w:t>
      </w:r>
      <w:r>
        <w:rPr>
          <w:spacing w:val="-3"/>
        </w:rPr>
        <w:t xml:space="preserve"> </w:t>
      </w:r>
      <w:r>
        <w:t>Agreement, such</w:t>
      </w:r>
      <w:r>
        <w:rPr>
          <w:spacing w:val="-1"/>
        </w:rPr>
        <w:t xml:space="preserve"> </w:t>
      </w:r>
      <w:r>
        <w:t>clauses</w:t>
      </w:r>
      <w:r>
        <w:rPr>
          <w:spacing w:val="-3"/>
        </w:rPr>
        <w:t xml:space="preserve"> </w:t>
      </w:r>
      <w:proofErr w:type="gramStart"/>
      <w:r>
        <w:t>are</w:t>
      </w:r>
      <w:r>
        <w:rPr>
          <w:spacing w:val="-2"/>
        </w:rPr>
        <w:t xml:space="preserve"> </w:t>
      </w:r>
      <w:r>
        <w:t>considered</w:t>
      </w:r>
      <w:r>
        <w:rPr>
          <w:spacing w:val="-2"/>
        </w:rPr>
        <w:t xml:space="preserve"> </w:t>
      </w:r>
      <w:r>
        <w:t>to</w:t>
      </w:r>
      <w:r>
        <w:rPr>
          <w:spacing w:val="-1"/>
        </w:rPr>
        <w:t xml:space="preserve"> </w:t>
      </w:r>
      <w:r>
        <w:t>be</w:t>
      </w:r>
      <w:proofErr w:type="gramEnd"/>
      <w:r>
        <w:t xml:space="preserve"> self-</w:t>
      </w:r>
      <w:r>
        <w:rPr>
          <w:spacing w:val="-2"/>
        </w:rPr>
        <w:t>deleting.</w:t>
      </w:r>
    </w:p>
    <w:p w14:paraId="3212EF06" w14:textId="77777777" w:rsidR="00F27A5B" w:rsidRDefault="00F27A5B">
      <w:pPr>
        <w:pStyle w:val="BodyText"/>
        <w:spacing w:before="10"/>
        <w:ind w:left="0" w:firstLine="0"/>
        <w:jc w:val="left"/>
        <w:rPr>
          <w:sz w:val="17"/>
        </w:r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8190"/>
      </w:tblGrid>
      <w:tr w:rsidR="00F27A5B" w14:paraId="3212EF09" w14:textId="77777777">
        <w:trPr>
          <w:trHeight w:val="417"/>
        </w:trPr>
        <w:tc>
          <w:tcPr>
            <w:tcW w:w="1890" w:type="dxa"/>
          </w:tcPr>
          <w:p w14:paraId="3212EF07" w14:textId="77777777" w:rsidR="00F27A5B" w:rsidRDefault="00000000">
            <w:pPr>
              <w:pStyle w:val="TableParagraph"/>
              <w:rPr>
                <w:sz w:val="18"/>
              </w:rPr>
            </w:pPr>
            <w:r>
              <w:rPr>
                <w:sz w:val="18"/>
              </w:rPr>
              <w:t>FAR 52.203-</w:t>
            </w:r>
            <w:r>
              <w:rPr>
                <w:spacing w:val="-10"/>
                <w:sz w:val="18"/>
              </w:rPr>
              <w:t>6</w:t>
            </w:r>
          </w:p>
        </w:tc>
        <w:tc>
          <w:tcPr>
            <w:tcW w:w="8190" w:type="dxa"/>
          </w:tcPr>
          <w:p w14:paraId="3212EF08" w14:textId="77777777" w:rsidR="00F27A5B" w:rsidRDefault="00000000">
            <w:pPr>
              <w:pStyle w:val="TableParagraph"/>
              <w:spacing w:before="0" w:line="200" w:lineRule="exact"/>
              <w:rPr>
                <w:sz w:val="18"/>
              </w:rPr>
            </w:pPr>
            <w:r>
              <w:rPr>
                <w:sz w:val="18"/>
              </w:rPr>
              <w:t>Restrictions</w:t>
            </w:r>
            <w:r>
              <w:rPr>
                <w:spacing w:val="-6"/>
                <w:sz w:val="18"/>
              </w:rPr>
              <w:t xml:space="preserve"> </w:t>
            </w:r>
            <w:r>
              <w:rPr>
                <w:sz w:val="18"/>
              </w:rPr>
              <w:t>on</w:t>
            </w:r>
            <w:r>
              <w:rPr>
                <w:spacing w:val="-8"/>
                <w:sz w:val="18"/>
              </w:rPr>
              <w:t xml:space="preserve"> </w:t>
            </w:r>
            <w:r>
              <w:rPr>
                <w:sz w:val="18"/>
              </w:rPr>
              <w:t>Subcontractor</w:t>
            </w:r>
            <w:r>
              <w:rPr>
                <w:spacing w:val="-8"/>
                <w:sz w:val="18"/>
              </w:rPr>
              <w:t xml:space="preserve"> </w:t>
            </w:r>
            <w:r>
              <w:rPr>
                <w:sz w:val="18"/>
              </w:rPr>
              <w:t>Sales</w:t>
            </w:r>
            <w:r>
              <w:rPr>
                <w:spacing w:val="-6"/>
                <w:sz w:val="18"/>
              </w:rPr>
              <w:t xml:space="preserve"> </w:t>
            </w:r>
            <w:r>
              <w:rPr>
                <w:sz w:val="18"/>
              </w:rPr>
              <w:t>to</w:t>
            </w:r>
            <w:r>
              <w:rPr>
                <w:spacing w:val="-8"/>
                <w:sz w:val="18"/>
              </w:rPr>
              <w:t xml:space="preserve"> </w:t>
            </w:r>
            <w:r>
              <w:rPr>
                <w:sz w:val="18"/>
              </w:rPr>
              <w:t>the</w:t>
            </w:r>
            <w:r>
              <w:rPr>
                <w:spacing w:val="-6"/>
                <w:sz w:val="18"/>
              </w:rPr>
              <w:t xml:space="preserve"> </w:t>
            </w:r>
            <w:r>
              <w:rPr>
                <w:sz w:val="18"/>
              </w:rPr>
              <w:t>Government</w:t>
            </w:r>
            <w:r>
              <w:rPr>
                <w:spacing w:val="-7"/>
                <w:sz w:val="18"/>
              </w:rPr>
              <w:t xml:space="preserve"> </w:t>
            </w:r>
            <w:r>
              <w:rPr>
                <w:sz w:val="18"/>
              </w:rPr>
              <w:t>[June</w:t>
            </w:r>
            <w:r>
              <w:rPr>
                <w:spacing w:val="-7"/>
                <w:sz w:val="18"/>
              </w:rPr>
              <w:t xml:space="preserve"> </w:t>
            </w:r>
            <w:r>
              <w:rPr>
                <w:sz w:val="18"/>
              </w:rPr>
              <w:t>2020]</w:t>
            </w:r>
            <w:r>
              <w:rPr>
                <w:spacing w:val="-6"/>
                <w:sz w:val="18"/>
              </w:rPr>
              <w:t xml:space="preserve"> </w:t>
            </w:r>
            <w:r>
              <w:rPr>
                <w:sz w:val="18"/>
              </w:rPr>
              <w:t>(Applicable</w:t>
            </w:r>
            <w:r>
              <w:rPr>
                <w:spacing w:val="-7"/>
                <w:sz w:val="18"/>
              </w:rPr>
              <w:t xml:space="preserve"> </w:t>
            </w:r>
            <w:r>
              <w:rPr>
                <w:sz w:val="18"/>
              </w:rPr>
              <w:t>to</w:t>
            </w:r>
            <w:r>
              <w:rPr>
                <w:spacing w:val="-7"/>
                <w:sz w:val="18"/>
              </w:rPr>
              <w:t xml:space="preserve"> </w:t>
            </w:r>
            <w:r>
              <w:rPr>
                <w:sz w:val="18"/>
              </w:rPr>
              <w:t>Purchase</w:t>
            </w:r>
            <w:r>
              <w:rPr>
                <w:spacing w:val="-6"/>
                <w:sz w:val="18"/>
              </w:rPr>
              <w:t xml:space="preserve"> </w:t>
            </w:r>
            <w:r>
              <w:rPr>
                <w:sz w:val="18"/>
              </w:rPr>
              <w:t>Orders</w:t>
            </w:r>
            <w:r>
              <w:rPr>
                <w:spacing w:val="-9"/>
                <w:sz w:val="18"/>
              </w:rPr>
              <w:t xml:space="preserve"> </w:t>
            </w:r>
            <w:r>
              <w:rPr>
                <w:sz w:val="18"/>
              </w:rPr>
              <w:t>that</w:t>
            </w:r>
            <w:r>
              <w:rPr>
                <w:spacing w:val="-7"/>
                <w:sz w:val="18"/>
              </w:rPr>
              <w:t xml:space="preserve"> </w:t>
            </w:r>
            <w:r>
              <w:rPr>
                <w:sz w:val="18"/>
              </w:rPr>
              <w:t>exceed the simplified acquisition threshold)</w:t>
            </w:r>
          </w:p>
        </w:tc>
      </w:tr>
      <w:tr w:rsidR="00F27A5B" w14:paraId="3212EF0C" w14:textId="77777777">
        <w:trPr>
          <w:trHeight w:val="216"/>
        </w:trPr>
        <w:tc>
          <w:tcPr>
            <w:tcW w:w="1890" w:type="dxa"/>
          </w:tcPr>
          <w:p w14:paraId="3212EF0A" w14:textId="77777777" w:rsidR="00F27A5B" w:rsidRDefault="00000000">
            <w:pPr>
              <w:pStyle w:val="TableParagraph"/>
              <w:spacing w:line="187" w:lineRule="exact"/>
              <w:rPr>
                <w:sz w:val="18"/>
              </w:rPr>
            </w:pPr>
            <w:r>
              <w:rPr>
                <w:sz w:val="18"/>
              </w:rPr>
              <w:t>FAR 52.203-</w:t>
            </w:r>
            <w:r>
              <w:rPr>
                <w:spacing w:val="-10"/>
                <w:sz w:val="18"/>
              </w:rPr>
              <w:t>7</w:t>
            </w:r>
          </w:p>
        </w:tc>
        <w:tc>
          <w:tcPr>
            <w:tcW w:w="8190" w:type="dxa"/>
          </w:tcPr>
          <w:p w14:paraId="3212EF0B" w14:textId="77777777" w:rsidR="00F27A5B" w:rsidRDefault="00000000">
            <w:pPr>
              <w:pStyle w:val="TableParagraph"/>
              <w:spacing w:line="187" w:lineRule="exact"/>
              <w:ind w:left="108"/>
              <w:rPr>
                <w:sz w:val="18"/>
              </w:rPr>
            </w:pPr>
            <w:r>
              <w:rPr>
                <w:sz w:val="18"/>
              </w:rPr>
              <w:t>Anti-Kickback</w:t>
            </w:r>
            <w:r>
              <w:rPr>
                <w:spacing w:val="-2"/>
                <w:sz w:val="18"/>
              </w:rPr>
              <w:t xml:space="preserve"> </w:t>
            </w:r>
            <w:r>
              <w:rPr>
                <w:sz w:val="18"/>
              </w:rPr>
              <w:t>Procedures</w:t>
            </w:r>
            <w:r>
              <w:rPr>
                <w:spacing w:val="-3"/>
                <w:sz w:val="18"/>
              </w:rPr>
              <w:t xml:space="preserve"> </w:t>
            </w:r>
            <w:r>
              <w:rPr>
                <w:sz w:val="18"/>
              </w:rPr>
              <w:t>[June</w:t>
            </w:r>
            <w:r>
              <w:rPr>
                <w:spacing w:val="-2"/>
                <w:sz w:val="18"/>
              </w:rPr>
              <w:t xml:space="preserve"> </w:t>
            </w:r>
            <w:r>
              <w:rPr>
                <w:sz w:val="18"/>
              </w:rPr>
              <w:t>2020]</w:t>
            </w:r>
            <w:r>
              <w:rPr>
                <w:spacing w:val="-1"/>
                <w:sz w:val="18"/>
              </w:rPr>
              <w:t xml:space="preserve"> </w:t>
            </w:r>
            <w:r>
              <w:rPr>
                <w:sz w:val="18"/>
              </w:rPr>
              <w:t>(Applicable</w:t>
            </w:r>
            <w:r>
              <w:rPr>
                <w:spacing w:val="-2"/>
                <w:sz w:val="18"/>
              </w:rPr>
              <w:t xml:space="preserve"> </w:t>
            </w:r>
            <w:r>
              <w:rPr>
                <w:sz w:val="18"/>
              </w:rPr>
              <w:t>to</w:t>
            </w:r>
            <w:r>
              <w:rPr>
                <w:spacing w:val="-1"/>
                <w:sz w:val="18"/>
              </w:rPr>
              <w:t xml:space="preserve"> </w:t>
            </w:r>
            <w:r>
              <w:rPr>
                <w:sz w:val="18"/>
              </w:rPr>
              <w:t>Purchase</w:t>
            </w:r>
            <w:r>
              <w:rPr>
                <w:spacing w:val="-1"/>
                <w:sz w:val="18"/>
              </w:rPr>
              <w:t xml:space="preserve"> </w:t>
            </w:r>
            <w:r>
              <w:rPr>
                <w:sz w:val="18"/>
              </w:rPr>
              <w:t>Orders</w:t>
            </w:r>
            <w:r>
              <w:rPr>
                <w:spacing w:val="-1"/>
                <w:sz w:val="18"/>
              </w:rPr>
              <w:t xml:space="preserve"> </w:t>
            </w:r>
            <w:r>
              <w:rPr>
                <w:sz w:val="18"/>
              </w:rPr>
              <w:t>more</w:t>
            </w:r>
            <w:r>
              <w:rPr>
                <w:spacing w:val="-1"/>
                <w:sz w:val="18"/>
              </w:rPr>
              <w:t xml:space="preserve"> </w:t>
            </w:r>
            <w:r>
              <w:rPr>
                <w:sz w:val="18"/>
              </w:rPr>
              <w:t>than</w:t>
            </w:r>
            <w:r>
              <w:rPr>
                <w:spacing w:val="-2"/>
                <w:sz w:val="18"/>
              </w:rPr>
              <w:t xml:space="preserve"> $150,000)</w:t>
            </w:r>
          </w:p>
        </w:tc>
      </w:tr>
      <w:tr w:rsidR="00F27A5B" w14:paraId="3212EF0F" w14:textId="77777777">
        <w:trPr>
          <w:trHeight w:val="413"/>
        </w:trPr>
        <w:tc>
          <w:tcPr>
            <w:tcW w:w="1890" w:type="dxa"/>
          </w:tcPr>
          <w:p w14:paraId="3212EF0D" w14:textId="77777777" w:rsidR="00F27A5B" w:rsidRDefault="00000000">
            <w:pPr>
              <w:pStyle w:val="TableParagraph"/>
              <w:rPr>
                <w:sz w:val="18"/>
              </w:rPr>
            </w:pPr>
            <w:r>
              <w:rPr>
                <w:sz w:val="18"/>
              </w:rPr>
              <w:t>FAR</w:t>
            </w:r>
            <w:r>
              <w:rPr>
                <w:spacing w:val="-9"/>
                <w:sz w:val="18"/>
              </w:rPr>
              <w:t xml:space="preserve"> </w:t>
            </w:r>
            <w:r>
              <w:rPr>
                <w:sz w:val="18"/>
              </w:rPr>
              <w:t>52.203-</w:t>
            </w:r>
            <w:r>
              <w:rPr>
                <w:spacing w:val="-5"/>
                <w:sz w:val="18"/>
              </w:rPr>
              <w:t>12</w:t>
            </w:r>
          </w:p>
        </w:tc>
        <w:tc>
          <w:tcPr>
            <w:tcW w:w="8190" w:type="dxa"/>
          </w:tcPr>
          <w:p w14:paraId="3212EF0E" w14:textId="77777777" w:rsidR="00F27A5B" w:rsidRDefault="00000000">
            <w:pPr>
              <w:pStyle w:val="TableParagraph"/>
              <w:spacing w:before="0" w:line="206" w:lineRule="exact"/>
              <w:ind w:left="89"/>
              <w:rPr>
                <w:sz w:val="18"/>
              </w:rPr>
            </w:pPr>
            <w:r>
              <w:rPr>
                <w:sz w:val="18"/>
              </w:rPr>
              <w:t>Limitation</w:t>
            </w:r>
            <w:r>
              <w:rPr>
                <w:spacing w:val="-1"/>
                <w:sz w:val="18"/>
              </w:rPr>
              <w:t xml:space="preserve"> </w:t>
            </w:r>
            <w:r>
              <w:rPr>
                <w:sz w:val="18"/>
              </w:rPr>
              <w:t>on</w:t>
            </w:r>
            <w:r>
              <w:rPr>
                <w:spacing w:val="-2"/>
                <w:sz w:val="18"/>
              </w:rPr>
              <w:t xml:space="preserve"> </w:t>
            </w:r>
            <w:r>
              <w:rPr>
                <w:sz w:val="18"/>
              </w:rPr>
              <w:t>Payments</w:t>
            </w:r>
            <w:r>
              <w:rPr>
                <w:spacing w:val="-1"/>
                <w:sz w:val="18"/>
              </w:rPr>
              <w:t xml:space="preserve"> </w:t>
            </w:r>
            <w:r>
              <w:rPr>
                <w:sz w:val="18"/>
              </w:rPr>
              <w:t>to</w:t>
            </w:r>
            <w:r>
              <w:rPr>
                <w:spacing w:val="-2"/>
                <w:sz w:val="18"/>
              </w:rPr>
              <w:t xml:space="preserve"> </w:t>
            </w:r>
            <w:r>
              <w:rPr>
                <w:sz w:val="18"/>
              </w:rPr>
              <w:t>Influence</w:t>
            </w:r>
            <w:r>
              <w:rPr>
                <w:spacing w:val="-1"/>
                <w:sz w:val="18"/>
              </w:rPr>
              <w:t xml:space="preserve"> </w:t>
            </w:r>
            <w:r>
              <w:rPr>
                <w:sz w:val="18"/>
              </w:rPr>
              <w:t>Certain</w:t>
            </w:r>
            <w:r>
              <w:rPr>
                <w:spacing w:val="-2"/>
                <w:sz w:val="18"/>
              </w:rPr>
              <w:t xml:space="preserve"> </w:t>
            </w:r>
            <w:r>
              <w:rPr>
                <w:sz w:val="18"/>
              </w:rPr>
              <w:t>Federal</w:t>
            </w:r>
            <w:r>
              <w:rPr>
                <w:spacing w:val="-1"/>
                <w:sz w:val="18"/>
              </w:rPr>
              <w:t xml:space="preserve"> </w:t>
            </w:r>
            <w:r>
              <w:rPr>
                <w:sz w:val="18"/>
              </w:rPr>
              <w:t>Transactions</w:t>
            </w:r>
            <w:r>
              <w:rPr>
                <w:spacing w:val="-2"/>
                <w:sz w:val="18"/>
              </w:rPr>
              <w:t xml:space="preserve"> </w:t>
            </w:r>
            <w:r>
              <w:rPr>
                <w:sz w:val="18"/>
              </w:rPr>
              <w:t>[June</w:t>
            </w:r>
            <w:r>
              <w:rPr>
                <w:spacing w:val="-1"/>
                <w:sz w:val="18"/>
              </w:rPr>
              <w:t xml:space="preserve"> </w:t>
            </w:r>
            <w:r>
              <w:rPr>
                <w:sz w:val="18"/>
              </w:rPr>
              <w:t>2020]</w:t>
            </w:r>
            <w:r>
              <w:rPr>
                <w:spacing w:val="-2"/>
                <w:sz w:val="18"/>
              </w:rPr>
              <w:t xml:space="preserve"> </w:t>
            </w:r>
            <w:r>
              <w:rPr>
                <w:sz w:val="18"/>
              </w:rPr>
              <w:t>(Applicable</w:t>
            </w:r>
            <w:r>
              <w:rPr>
                <w:spacing w:val="-1"/>
                <w:sz w:val="18"/>
              </w:rPr>
              <w:t xml:space="preserve"> </w:t>
            </w:r>
            <w:r>
              <w:rPr>
                <w:sz w:val="18"/>
              </w:rPr>
              <w:t>to</w:t>
            </w:r>
            <w:r>
              <w:rPr>
                <w:spacing w:val="-2"/>
                <w:sz w:val="18"/>
              </w:rPr>
              <w:t xml:space="preserve"> </w:t>
            </w:r>
            <w:r>
              <w:rPr>
                <w:sz w:val="18"/>
              </w:rPr>
              <w:t>Purchase</w:t>
            </w:r>
            <w:r>
              <w:rPr>
                <w:spacing w:val="-1"/>
                <w:sz w:val="18"/>
              </w:rPr>
              <w:t xml:space="preserve"> </w:t>
            </w:r>
            <w:r>
              <w:rPr>
                <w:sz w:val="18"/>
              </w:rPr>
              <w:t>Orders more than $150,000)</w:t>
            </w:r>
          </w:p>
        </w:tc>
      </w:tr>
      <w:tr w:rsidR="00F27A5B" w14:paraId="3212EF12" w14:textId="77777777">
        <w:trPr>
          <w:trHeight w:val="417"/>
        </w:trPr>
        <w:tc>
          <w:tcPr>
            <w:tcW w:w="1890" w:type="dxa"/>
          </w:tcPr>
          <w:p w14:paraId="3212EF10" w14:textId="77777777" w:rsidR="00F27A5B" w:rsidRDefault="00000000">
            <w:pPr>
              <w:pStyle w:val="TableParagraph"/>
              <w:spacing w:before="10"/>
              <w:rPr>
                <w:sz w:val="18"/>
              </w:rPr>
            </w:pPr>
            <w:r>
              <w:rPr>
                <w:sz w:val="18"/>
              </w:rPr>
              <w:t>FAR</w:t>
            </w:r>
            <w:r>
              <w:rPr>
                <w:spacing w:val="-9"/>
                <w:sz w:val="18"/>
              </w:rPr>
              <w:t xml:space="preserve"> </w:t>
            </w:r>
            <w:r>
              <w:rPr>
                <w:sz w:val="18"/>
              </w:rPr>
              <w:t>52.203-</w:t>
            </w:r>
            <w:r>
              <w:rPr>
                <w:spacing w:val="-5"/>
                <w:sz w:val="18"/>
              </w:rPr>
              <w:t>13</w:t>
            </w:r>
          </w:p>
        </w:tc>
        <w:tc>
          <w:tcPr>
            <w:tcW w:w="8190" w:type="dxa"/>
          </w:tcPr>
          <w:p w14:paraId="3212EF11" w14:textId="77777777" w:rsidR="00F27A5B" w:rsidRDefault="00000000">
            <w:pPr>
              <w:pStyle w:val="TableParagraph"/>
              <w:spacing w:before="0" w:line="200" w:lineRule="exact"/>
              <w:ind w:hanging="1"/>
              <w:rPr>
                <w:sz w:val="18"/>
              </w:rPr>
            </w:pPr>
            <w:r>
              <w:rPr>
                <w:sz w:val="18"/>
              </w:rPr>
              <w:t>Contractor Code of Business Ethics and Conduct [June 2020] (Applicable to Purchase Orders that (i) have a value more than $6,000,000; and (ii) have a performance period of more than 120 days)</w:t>
            </w:r>
          </w:p>
        </w:tc>
      </w:tr>
      <w:tr w:rsidR="00F27A5B" w14:paraId="3212EF15" w14:textId="77777777">
        <w:trPr>
          <w:trHeight w:val="617"/>
        </w:trPr>
        <w:tc>
          <w:tcPr>
            <w:tcW w:w="1890" w:type="dxa"/>
          </w:tcPr>
          <w:p w14:paraId="3212EF13" w14:textId="77777777" w:rsidR="00F27A5B" w:rsidRDefault="00000000">
            <w:pPr>
              <w:pStyle w:val="TableParagraph"/>
              <w:rPr>
                <w:sz w:val="18"/>
              </w:rPr>
            </w:pPr>
            <w:r>
              <w:rPr>
                <w:sz w:val="18"/>
              </w:rPr>
              <w:t>FAR</w:t>
            </w:r>
            <w:r>
              <w:rPr>
                <w:spacing w:val="-2"/>
                <w:sz w:val="18"/>
              </w:rPr>
              <w:t xml:space="preserve"> </w:t>
            </w:r>
            <w:r>
              <w:rPr>
                <w:sz w:val="18"/>
              </w:rPr>
              <w:t>52.203-</w:t>
            </w:r>
            <w:r>
              <w:rPr>
                <w:spacing w:val="-5"/>
                <w:sz w:val="18"/>
              </w:rPr>
              <w:t>14</w:t>
            </w:r>
          </w:p>
        </w:tc>
        <w:tc>
          <w:tcPr>
            <w:tcW w:w="8190" w:type="dxa"/>
          </w:tcPr>
          <w:p w14:paraId="3212EF14" w14:textId="77777777" w:rsidR="00F27A5B" w:rsidRDefault="00000000">
            <w:pPr>
              <w:pStyle w:val="TableParagraph"/>
              <w:spacing w:before="0" w:line="200" w:lineRule="exact"/>
              <w:ind w:right="91"/>
              <w:jc w:val="both"/>
              <w:rPr>
                <w:sz w:val="18"/>
              </w:rPr>
            </w:pPr>
            <w:r>
              <w:rPr>
                <w:sz w:val="18"/>
              </w:rPr>
              <w:t>Display of Hotline Poster(s) [June 2020] (Applicable to Purchase Orders that exceed the threshold in FAR 3.1004(b)(1), except when the Purchase Order— (1) Is for the acquisition of a commercial item; or (2) Is performed entirely outside the United States)</w:t>
            </w:r>
          </w:p>
        </w:tc>
      </w:tr>
      <w:tr w:rsidR="00F27A5B" w14:paraId="3212EF18" w14:textId="77777777">
        <w:trPr>
          <w:trHeight w:val="417"/>
        </w:trPr>
        <w:tc>
          <w:tcPr>
            <w:tcW w:w="1890" w:type="dxa"/>
          </w:tcPr>
          <w:p w14:paraId="3212EF16" w14:textId="77777777" w:rsidR="00F27A5B" w:rsidRDefault="00000000">
            <w:pPr>
              <w:pStyle w:val="TableParagraph"/>
              <w:rPr>
                <w:sz w:val="18"/>
              </w:rPr>
            </w:pPr>
            <w:r>
              <w:rPr>
                <w:sz w:val="18"/>
              </w:rPr>
              <w:t>FAR</w:t>
            </w:r>
            <w:r>
              <w:rPr>
                <w:spacing w:val="-2"/>
                <w:sz w:val="18"/>
              </w:rPr>
              <w:t xml:space="preserve"> </w:t>
            </w:r>
            <w:r>
              <w:rPr>
                <w:sz w:val="18"/>
              </w:rPr>
              <w:t>52.203-</w:t>
            </w:r>
            <w:r>
              <w:rPr>
                <w:spacing w:val="-5"/>
                <w:sz w:val="18"/>
              </w:rPr>
              <w:t>15</w:t>
            </w:r>
          </w:p>
        </w:tc>
        <w:tc>
          <w:tcPr>
            <w:tcW w:w="8190" w:type="dxa"/>
          </w:tcPr>
          <w:p w14:paraId="3212EF17" w14:textId="77777777" w:rsidR="00F27A5B" w:rsidRDefault="00000000">
            <w:pPr>
              <w:pStyle w:val="TableParagraph"/>
              <w:spacing w:before="0" w:line="200" w:lineRule="exact"/>
              <w:rPr>
                <w:sz w:val="18"/>
              </w:rPr>
            </w:pPr>
            <w:r>
              <w:rPr>
                <w:sz w:val="18"/>
              </w:rPr>
              <w:t>Whistleblower</w:t>
            </w:r>
            <w:r>
              <w:rPr>
                <w:spacing w:val="40"/>
                <w:sz w:val="18"/>
              </w:rPr>
              <w:t xml:space="preserve"> </w:t>
            </w:r>
            <w:r>
              <w:rPr>
                <w:sz w:val="18"/>
              </w:rPr>
              <w:t>Protections</w:t>
            </w:r>
            <w:r>
              <w:rPr>
                <w:spacing w:val="40"/>
                <w:sz w:val="18"/>
              </w:rPr>
              <w:t xml:space="preserve"> </w:t>
            </w:r>
            <w:r>
              <w:rPr>
                <w:sz w:val="18"/>
              </w:rPr>
              <w:t>Under</w:t>
            </w:r>
            <w:r>
              <w:rPr>
                <w:spacing w:val="40"/>
                <w:sz w:val="18"/>
              </w:rPr>
              <w:t xml:space="preserve"> </w:t>
            </w:r>
            <w:r>
              <w:rPr>
                <w:sz w:val="18"/>
              </w:rPr>
              <w:t>the</w:t>
            </w:r>
            <w:r>
              <w:rPr>
                <w:spacing w:val="40"/>
                <w:sz w:val="18"/>
              </w:rPr>
              <w:t xml:space="preserve"> </w:t>
            </w:r>
            <w:r>
              <w:rPr>
                <w:sz w:val="18"/>
              </w:rPr>
              <w:t>American</w:t>
            </w:r>
            <w:r>
              <w:rPr>
                <w:spacing w:val="40"/>
                <w:sz w:val="18"/>
              </w:rPr>
              <w:t xml:space="preserve"> </w:t>
            </w:r>
            <w:r>
              <w:rPr>
                <w:sz w:val="18"/>
              </w:rPr>
              <w:t>Recovery</w:t>
            </w:r>
            <w:r>
              <w:rPr>
                <w:spacing w:val="40"/>
                <w:sz w:val="18"/>
              </w:rPr>
              <w:t xml:space="preserve"> </w:t>
            </w:r>
            <w:r>
              <w:rPr>
                <w:sz w:val="18"/>
              </w:rPr>
              <w:t>and</w:t>
            </w:r>
            <w:r>
              <w:rPr>
                <w:spacing w:val="40"/>
                <w:sz w:val="18"/>
              </w:rPr>
              <w:t xml:space="preserve"> </w:t>
            </w:r>
            <w:r>
              <w:rPr>
                <w:sz w:val="18"/>
              </w:rPr>
              <w:t>Reinvestment</w:t>
            </w:r>
            <w:r>
              <w:rPr>
                <w:spacing w:val="40"/>
                <w:sz w:val="18"/>
              </w:rPr>
              <w:t xml:space="preserve"> </w:t>
            </w:r>
            <w:r>
              <w:rPr>
                <w:sz w:val="18"/>
              </w:rPr>
              <w:t>Act</w:t>
            </w:r>
            <w:r>
              <w:rPr>
                <w:spacing w:val="40"/>
                <w:sz w:val="18"/>
              </w:rPr>
              <w:t xml:space="preserve"> </w:t>
            </w:r>
            <w:r>
              <w:rPr>
                <w:sz w:val="18"/>
              </w:rPr>
              <w:t>of</w:t>
            </w:r>
            <w:r>
              <w:rPr>
                <w:spacing w:val="40"/>
                <w:sz w:val="18"/>
              </w:rPr>
              <w:t xml:space="preserve"> </w:t>
            </w:r>
            <w:r>
              <w:rPr>
                <w:sz w:val="18"/>
              </w:rPr>
              <w:t>2009</w:t>
            </w:r>
            <w:r>
              <w:rPr>
                <w:spacing w:val="40"/>
                <w:sz w:val="18"/>
              </w:rPr>
              <w:t xml:space="preserve"> </w:t>
            </w:r>
            <w:r>
              <w:rPr>
                <w:sz w:val="18"/>
              </w:rPr>
              <w:t>[Jun</w:t>
            </w:r>
            <w:r>
              <w:rPr>
                <w:spacing w:val="40"/>
                <w:sz w:val="18"/>
              </w:rPr>
              <w:t xml:space="preserve"> </w:t>
            </w:r>
            <w:r>
              <w:rPr>
                <w:sz w:val="18"/>
              </w:rPr>
              <w:t>2010]</w:t>
            </w:r>
            <w:r>
              <w:rPr>
                <w:spacing w:val="40"/>
                <w:sz w:val="18"/>
              </w:rPr>
              <w:t xml:space="preserve"> </w:t>
            </w:r>
            <w:r>
              <w:rPr>
                <w:sz w:val="18"/>
              </w:rPr>
              <w:t>(Applicable to Purchase Orders funded in whole or in part with Recovery Act funds)</w:t>
            </w:r>
          </w:p>
        </w:tc>
      </w:tr>
      <w:tr w:rsidR="00F27A5B" w14:paraId="3212EF1B" w14:textId="77777777">
        <w:trPr>
          <w:trHeight w:val="416"/>
        </w:trPr>
        <w:tc>
          <w:tcPr>
            <w:tcW w:w="1890" w:type="dxa"/>
          </w:tcPr>
          <w:p w14:paraId="3212EF19" w14:textId="77777777" w:rsidR="00F27A5B" w:rsidRDefault="00000000">
            <w:pPr>
              <w:pStyle w:val="TableParagraph"/>
              <w:rPr>
                <w:sz w:val="18"/>
              </w:rPr>
            </w:pPr>
            <w:r>
              <w:rPr>
                <w:sz w:val="18"/>
              </w:rPr>
              <w:t>FAR</w:t>
            </w:r>
            <w:r>
              <w:rPr>
                <w:spacing w:val="-9"/>
                <w:sz w:val="18"/>
              </w:rPr>
              <w:t xml:space="preserve"> </w:t>
            </w:r>
            <w:r>
              <w:rPr>
                <w:sz w:val="18"/>
              </w:rPr>
              <w:t>52.203-</w:t>
            </w:r>
            <w:r>
              <w:rPr>
                <w:spacing w:val="-5"/>
                <w:sz w:val="18"/>
              </w:rPr>
              <w:t>17</w:t>
            </w:r>
          </w:p>
        </w:tc>
        <w:tc>
          <w:tcPr>
            <w:tcW w:w="8190" w:type="dxa"/>
          </w:tcPr>
          <w:p w14:paraId="3212EF1A" w14:textId="77777777" w:rsidR="00F27A5B" w:rsidRDefault="00000000">
            <w:pPr>
              <w:pStyle w:val="TableParagraph"/>
              <w:spacing w:before="0" w:line="200" w:lineRule="exact"/>
              <w:ind w:hanging="1"/>
              <w:rPr>
                <w:sz w:val="18"/>
              </w:rPr>
            </w:pPr>
            <w:r>
              <w:rPr>
                <w:sz w:val="18"/>
              </w:rPr>
              <w:t>Contractor Employee Whistleblower Rights and Requirement to Inform Employees of Whistleblower Rights [Jun 2020] (Applicable to Purchase Orders that exceed the simplified acquisition threshold)</w:t>
            </w:r>
          </w:p>
        </w:tc>
      </w:tr>
      <w:tr w:rsidR="00F27A5B" w14:paraId="3212EF1E" w14:textId="77777777">
        <w:trPr>
          <w:trHeight w:val="417"/>
        </w:trPr>
        <w:tc>
          <w:tcPr>
            <w:tcW w:w="1890" w:type="dxa"/>
          </w:tcPr>
          <w:p w14:paraId="3212EF1C" w14:textId="77777777" w:rsidR="00F27A5B" w:rsidRDefault="00000000">
            <w:pPr>
              <w:pStyle w:val="TableParagraph"/>
              <w:spacing w:before="10"/>
              <w:rPr>
                <w:sz w:val="18"/>
              </w:rPr>
            </w:pPr>
            <w:r>
              <w:rPr>
                <w:sz w:val="18"/>
              </w:rPr>
              <w:t>FAR 52.203-</w:t>
            </w:r>
            <w:r>
              <w:rPr>
                <w:spacing w:val="-5"/>
                <w:sz w:val="18"/>
              </w:rPr>
              <w:t>19</w:t>
            </w:r>
          </w:p>
        </w:tc>
        <w:tc>
          <w:tcPr>
            <w:tcW w:w="8190" w:type="dxa"/>
          </w:tcPr>
          <w:p w14:paraId="3212EF1D" w14:textId="77777777" w:rsidR="00F27A5B" w:rsidRDefault="00000000">
            <w:pPr>
              <w:pStyle w:val="TableParagraph"/>
              <w:spacing w:before="0" w:line="200" w:lineRule="exact"/>
              <w:ind w:firstLine="1"/>
              <w:rPr>
                <w:sz w:val="18"/>
              </w:rPr>
            </w:pPr>
            <w:r>
              <w:rPr>
                <w:sz w:val="18"/>
              </w:rPr>
              <w:t>Prohibition</w:t>
            </w:r>
            <w:r>
              <w:rPr>
                <w:spacing w:val="-2"/>
                <w:sz w:val="18"/>
              </w:rPr>
              <w:t xml:space="preserve"> </w:t>
            </w:r>
            <w:r>
              <w:rPr>
                <w:sz w:val="18"/>
              </w:rPr>
              <w:t>on Requiring</w:t>
            </w:r>
            <w:r>
              <w:rPr>
                <w:spacing w:val="-2"/>
                <w:sz w:val="18"/>
              </w:rPr>
              <w:t xml:space="preserve"> </w:t>
            </w:r>
            <w:r>
              <w:rPr>
                <w:sz w:val="18"/>
              </w:rPr>
              <w:t>Certain</w:t>
            </w:r>
            <w:r>
              <w:rPr>
                <w:spacing w:val="-3"/>
                <w:sz w:val="18"/>
              </w:rPr>
              <w:t xml:space="preserve"> </w:t>
            </w:r>
            <w:r>
              <w:rPr>
                <w:sz w:val="18"/>
              </w:rPr>
              <w:t>Internal Confidentiality</w:t>
            </w:r>
            <w:r>
              <w:rPr>
                <w:spacing w:val="-2"/>
                <w:sz w:val="18"/>
              </w:rPr>
              <w:t xml:space="preserve"> </w:t>
            </w:r>
            <w:r>
              <w:rPr>
                <w:sz w:val="18"/>
              </w:rPr>
              <w:t>Agreements or Statements</w:t>
            </w:r>
            <w:r>
              <w:rPr>
                <w:spacing w:val="-1"/>
                <w:sz w:val="18"/>
              </w:rPr>
              <w:t xml:space="preserve"> </w:t>
            </w:r>
            <w:r>
              <w:rPr>
                <w:sz w:val="18"/>
              </w:rPr>
              <w:t>[Jan 2017]</w:t>
            </w:r>
            <w:r>
              <w:rPr>
                <w:spacing w:val="-2"/>
                <w:sz w:val="18"/>
              </w:rPr>
              <w:t xml:space="preserve"> </w:t>
            </w:r>
            <w:r>
              <w:rPr>
                <w:sz w:val="18"/>
              </w:rPr>
              <w:t>(Applicable to all Purchase Orders)</w:t>
            </w:r>
          </w:p>
        </w:tc>
      </w:tr>
      <w:tr w:rsidR="00F27A5B" w14:paraId="3212EF21" w14:textId="77777777">
        <w:trPr>
          <w:trHeight w:val="216"/>
        </w:trPr>
        <w:tc>
          <w:tcPr>
            <w:tcW w:w="1890" w:type="dxa"/>
          </w:tcPr>
          <w:p w14:paraId="3212EF1F" w14:textId="77777777" w:rsidR="00F27A5B" w:rsidRDefault="00000000">
            <w:pPr>
              <w:pStyle w:val="TableParagraph"/>
              <w:spacing w:line="187" w:lineRule="exact"/>
              <w:rPr>
                <w:sz w:val="18"/>
              </w:rPr>
            </w:pPr>
            <w:r>
              <w:rPr>
                <w:sz w:val="18"/>
              </w:rPr>
              <w:t>FAR 52.204-</w:t>
            </w:r>
            <w:r>
              <w:rPr>
                <w:spacing w:val="-10"/>
                <w:sz w:val="18"/>
              </w:rPr>
              <w:t>2</w:t>
            </w:r>
          </w:p>
        </w:tc>
        <w:tc>
          <w:tcPr>
            <w:tcW w:w="8190" w:type="dxa"/>
          </w:tcPr>
          <w:p w14:paraId="3212EF20" w14:textId="77777777" w:rsidR="00F27A5B" w:rsidRDefault="00000000">
            <w:pPr>
              <w:pStyle w:val="TableParagraph"/>
              <w:spacing w:line="187" w:lineRule="exact"/>
              <w:ind w:left="108"/>
              <w:rPr>
                <w:sz w:val="18"/>
              </w:rPr>
            </w:pPr>
            <w:r>
              <w:rPr>
                <w:spacing w:val="-2"/>
                <w:sz w:val="18"/>
              </w:rPr>
              <w:t>Security</w:t>
            </w:r>
            <w:r>
              <w:rPr>
                <w:sz w:val="18"/>
              </w:rPr>
              <w:t xml:space="preserve"> </w:t>
            </w:r>
            <w:r>
              <w:rPr>
                <w:spacing w:val="-2"/>
                <w:sz w:val="18"/>
              </w:rPr>
              <w:t>Requirements</w:t>
            </w:r>
            <w:r>
              <w:rPr>
                <w:sz w:val="18"/>
              </w:rPr>
              <w:t xml:space="preserve"> </w:t>
            </w:r>
            <w:r>
              <w:rPr>
                <w:spacing w:val="-2"/>
                <w:sz w:val="18"/>
              </w:rPr>
              <w:t>[Aug</w:t>
            </w:r>
            <w:r>
              <w:rPr>
                <w:spacing w:val="3"/>
                <w:sz w:val="18"/>
              </w:rPr>
              <w:t xml:space="preserve"> </w:t>
            </w:r>
            <w:r>
              <w:rPr>
                <w:spacing w:val="-2"/>
                <w:sz w:val="18"/>
              </w:rPr>
              <w:t>1996]</w:t>
            </w:r>
            <w:r>
              <w:rPr>
                <w:spacing w:val="1"/>
                <w:sz w:val="18"/>
              </w:rPr>
              <w:t xml:space="preserve"> </w:t>
            </w:r>
            <w:r>
              <w:rPr>
                <w:spacing w:val="-2"/>
                <w:sz w:val="18"/>
              </w:rPr>
              <w:t>(Applicable</w:t>
            </w:r>
            <w:r>
              <w:rPr>
                <w:spacing w:val="3"/>
                <w:sz w:val="18"/>
              </w:rPr>
              <w:t xml:space="preserve"> </w:t>
            </w:r>
            <w:r>
              <w:rPr>
                <w:spacing w:val="-2"/>
                <w:sz w:val="18"/>
              </w:rPr>
              <w:t>to</w:t>
            </w:r>
            <w:r>
              <w:rPr>
                <w:sz w:val="18"/>
              </w:rPr>
              <w:t xml:space="preserve"> </w:t>
            </w:r>
            <w:r>
              <w:rPr>
                <w:spacing w:val="-2"/>
                <w:sz w:val="18"/>
              </w:rPr>
              <w:t>Purchase</w:t>
            </w:r>
            <w:r>
              <w:rPr>
                <w:spacing w:val="2"/>
                <w:sz w:val="18"/>
              </w:rPr>
              <w:t xml:space="preserve"> </w:t>
            </w:r>
            <w:r>
              <w:rPr>
                <w:spacing w:val="-2"/>
                <w:sz w:val="18"/>
              </w:rPr>
              <w:t>Orders</w:t>
            </w:r>
            <w:r>
              <w:rPr>
                <w:sz w:val="18"/>
              </w:rPr>
              <w:t xml:space="preserve"> </w:t>
            </w:r>
            <w:r>
              <w:rPr>
                <w:spacing w:val="-2"/>
                <w:sz w:val="18"/>
              </w:rPr>
              <w:t>that</w:t>
            </w:r>
            <w:r>
              <w:rPr>
                <w:spacing w:val="3"/>
                <w:sz w:val="18"/>
              </w:rPr>
              <w:t xml:space="preserve"> </w:t>
            </w:r>
            <w:r>
              <w:rPr>
                <w:spacing w:val="-2"/>
                <w:sz w:val="18"/>
              </w:rPr>
              <w:t>involve</w:t>
            </w:r>
            <w:r>
              <w:rPr>
                <w:spacing w:val="1"/>
                <w:sz w:val="18"/>
              </w:rPr>
              <w:t xml:space="preserve"> </w:t>
            </w:r>
            <w:r>
              <w:rPr>
                <w:spacing w:val="-2"/>
                <w:sz w:val="18"/>
              </w:rPr>
              <w:t>access</w:t>
            </w:r>
            <w:r>
              <w:rPr>
                <w:spacing w:val="3"/>
                <w:sz w:val="18"/>
              </w:rPr>
              <w:t xml:space="preserve"> </w:t>
            </w:r>
            <w:r>
              <w:rPr>
                <w:spacing w:val="-2"/>
                <w:sz w:val="18"/>
              </w:rPr>
              <w:t>to</w:t>
            </w:r>
            <w:r>
              <w:rPr>
                <w:sz w:val="18"/>
              </w:rPr>
              <w:t xml:space="preserve"> </w:t>
            </w:r>
            <w:r>
              <w:rPr>
                <w:spacing w:val="-2"/>
                <w:sz w:val="18"/>
              </w:rPr>
              <w:t>classified</w:t>
            </w:r>
            <w:r>
              <w:rPr>
                <w:spacing w:val="1"/>
                <w:sz w:val="18"/>
              </w:rPr>
              <w:t xml:space="preserve"> </w:t>
            </w:r>
            <w:r>
              <w:rPr>
                <w:spacing w:val="-2"/>
                <w:sz w:val="18"/>
              </w:rPr>
              <w:t>information)</w:t>
            </w:r>
          </w:p>
        </w:tc>
      </w:tr>
      <w:tr w:rsidR="00F27A5B" w14:paraId="3212EF25" w14:textId="77777777">
        <w:trPr>
          <w:trHeight w:val="817"/>
        </w:trPr>
        <w:tc>
          <w:tcPr>
            <w:tcW w:w="1890" w:type="dxa"/>
          </w:tcPr>
          <w:p w14:paraId="3212EF22" w14:textId="77777777" w:rsidR="00F27A5B" w:rsidRDefault="00000000">
            <w:pPr>
              <w:pStyle w:val="TableParagraph"/>
              <w:spacing w:before="10"/>
              <w:rPr>
                <w:sz w:val="18"/>
              </w:rPr>
            </w:pPr>
            <w:r>
              <w:rPr>
                <w:sz w:val="18"/>
              </w:rPr>
              <w:t>FAR</w:t>
            </w:r>
            <w:r>
              <w:rPr>
                <w:spacing w:val="-9"/>
                <w:sz w:val="18"/>
              </w:rPr>
              <w:t xml:space="preserve"> </w:t>
            </w:r>
            <w:r>
              <w:rPr>
                <w:sz w:val="18"/>
              </w:rPr>
              <w:t>52.204-</w:t>
            </w:r>
            <w:r>
              <w:rPr>
                <w:spacing w:val="-5"/>
                <w:sz w:val="18"/>
              </w:rPr>
              <w:t>21</w:t>
            </w:r>
          </w:p>
        </w:tc>
        <w:tc>
          <w:tcPr>
            <w:tcW w:w="8190" w:type="dxa"/>
          </w:tcPr>
          <w:p w14:paraId="3212EF23" w14:textId="77777777" w:rsidR="00F27A5B" w:rsidRDefault="00000000">
            <w:pPr>
              <w:pStyle w:val="TableParagraph"/>
              <w:spacing w:before="15" w:line="232" w:lineRule="auto"/>
              <w:ind w:right="93" w:hanging="1"/>
              <w:jc w:val="both"/>
              <w:rPr>
                <w:sz w:val="18"/>
              </w:rPr>
            </w:pPr>
            <w:r>
              <w:rPr>
                <w:sz w:val="18"/>
              </w:rPr>
              <w:t>Basic Safeguarding of Covered Contractor Information Systems [Jun 2016] (Applicable to Purchase Orders (including</w:t>
            </w:r>
            <w:r>
              <w:rPr>
                <w:spacing w:val="-10"/>
                <w:sz w:val="18"/>
              </w:rPr>
              <w:t xml:space="preserve"> </w:t>
            </w:r>
            <w:r>
              <w:rPr>
                <w:sz w:val="18"/>
              </w:rPr>
              <w:t>subcontracts</w:t>
            </w:r>
            <w:r>
              <w:rPr>
                <w:spacing w:val="-9"/>
                <w:sz w:val="18"/>
              </w:rPr>
              <w:t xml:space="preserve"> </w:t>
            </w:r>
            <w:r>
              <w:rPr>
                <w:sz w:val="18"/>
              </w:rPr>
              <w:t>for</w:t>
            </w:r>
            <w:r>
              <w:rPr>
                <w:spacing w:val="-10"/>
                <w:sz w:val="18"/>
              </w:rPr>
              <w:t xml:space="preserve"> </w:t>
            </w:r>
            <w:r>
              <w:rPr>
                <w:sz w:val="18"/>
              </w:rPr>
              <w:t>the</w:t>
            </w:r>
            <w:r>
              <w:rPr>
                <w:spacing w:val="-10"/>
                <w:sz w:val="18"/>
              </w:rPr>
              <w:t xml:space="preserve"> </w:t>
            </w:r>
            <w:r>
              <w:rPr>
                <w:sz w:val="18"/>
              </w:rPr>
              <w:t>acquisition</w:t>
            </w:r>
            <w:r>
              <w:rPr>
                <w:spacing w:val="-10"/>
                <w:sz w:val="18"/>
              </w:rPr>
              <w:t xml:space="preserve"> </w:t>
            </w:r>
            <w:r>
              <w:rPr>
                <w:sz w:val="18"/>
              </w:rPr>
              <w:t>of</w:t>
            </w:r>
            <w:r>
              <w:rPr>
                <w:spacing w:val="-10"/>
                <w:sz w:val="18"/>
              </w:rPr>
              <w:t xml:space="preserve"> </w:t>
            </w:r>
            <w:r>
              <w:rPr>
                <w:sz w:val="18"/>
              </w:rPr>
              <w:t>commercial</w:t>
            </w:r>
            <w:r>
              <w:rPr>
                <w:spacing w:val="-12"/>
                <w:sz w:val="18"/>
              </w:rPr>
              <w:t xml:space="preserve"> </w:t>
            </w:r>
            <w:r>
              <w:rPr>
                <w:sz w:val="18"/>
              </w:rPr>
              <w:t>items,</w:t>
            </w:r>
            <w:r>
              <w:rPr>
                <w:spacing w:val="-8"/>
                <w:sz w:val="18"/>
              </w:rPr>
              <w:t xml:space="preserve"> </w:t>
            </w:r>
            <w:r>
              <w:rPr>
                <w:sz w:val="18"/>
              </w:rPr>
              <w:t>other</w:t>
            </w:r>
            <w:r>
              <w:rPr>
                <w:spacing w:val="-10"/>
                <w:sz w:val="18"/>
              </w:rPr>
              <w:t xml:space="preserve"> </w:t>
            </w:r>
            <w:r>
              <w:rPr>
                <w:sz w:val="18"/>
              </w:rPr>
              <w:t>than</w:t>
            </w:r>
            <w:r>
              <w:rPr>
                <w:spacing w:val="-11"/>
                <w:sz w:val="18"/>
              </w:rPr>
              <w:t xml:space="preserve"> </w:t>
            </w:r>
            <w:r>
              <w:rPr>
                <w:sz w:val="18"/>
              </w:rPr>
              <w:t>commercially</w:t>
            </w:r>
            <w:r>
              <w:rPr>
                <w:spacing w:val="-10"/>
                <w:sz w:val="18"/>
              </w:rPr>
              <w:t xml:space="preserve"> </w:t>
            </w:r>
            <w:r>
              <w:rPr>
                <w:sz w:val="18"/>
              </w:rPr>
              <w:t>available</w:t>
            </w:r>
            <w:r>
              <w:rPr>
                <w:spacing w:val="-10"/>
                <w:sz w:val="18"/>
              </w:rPr>
              <w:t xml:space="preserve"> </w:t>
            </w:r>
            <w:r>
              <w:rPr>
                <w:sz w:val="18"/>
              </w:rPr>
              <w:t>off-the-shelf items),</w:t>
            </w:r>
            <w:r>
              <w:rPr>
                <w:spacing w:val="5"/>
                <w:sz w:val="18"/>
              </w:rPr>
              <w:t xml:space="preserve"> </w:t>
            </w:r>
            <w:r>
              <w:rPr>
                <w:sz w:val="18"/>
              </w:rPr>
              <w:t>in</w:t>
            </w:r>
            <w:r>
              <w:rPr>
                <w:spacing w:val="6"/>
                <w:sz w:val="18"/>
              </w:rPr>
              <w:t xml:space="preserve"> </w:t>
            </w:r>
            <w:r>
              <w:rPr>
                <w:sz w:val="18"/>
              </w:rPr>
              <w:t>which</w:t>
            </w:r>
            <w:r>
              <w:rPr>
                <w:spacing w:val="6"/>
                <w:sz w:val="18"/>
              </w:rPr>
              <w:t xml:space="preserve"> </w:t>
            </w:r>
            <w:r>
              <w:rPr>
                <w:sz w:val="18"/>
              </w:rPr>
              <w:t>the</w:t>
            </w:r>
            <w:r>
              <w:rPr>
                <w:spacing w:val="8"/>
                <w:sz w:val="18"/>
              </w:rPr>
              <w:t xml:space="preserve"> </w:t>
            </w:r>
            <w:r>
              <w:rPr>
                <w:sz w:val="18"/>
              </w:rPr>
              <w:t>subcontractor</w:t>
            </w:r>
            <w:r>
              <w:rPr>
                <w:spacing w:val="8"/>
                <w:sz w:val="18"/>
              </w:rPr>
              <w:t xml:space="preserve"> </w:t>
            </w:r>
            <w:r>
              <w:rPr>
                <w:sz w:val="18"/>
              </w:rPr>
              <w:t>may</w:t>
            </w:r>
            <w:r>
              <w:rPr>
                <w:spacing w:val="5"/>
                <w:sz w:val="18"/>
              </w:rPr>
              <w:t xml:space="preserve"> </w:t>
            </w:r>
            <w:r>
              <w:rPr>
                <w:sz w:val="18"/>
              </w:rPr>
              <w:t>have</w:t>
            </w:r>
            <w:r>
              <w:rPr>
                <w:spacing w:val="8"/>
                <w:sz w:val="18"/>
              </w:rPr>
              <w:t xml:space="preserve"> </w:t>
            </w:r>
            <w:r>
              <w:rPr>
                <w:sz w:val="18"/>
              </w:rPr>
              <w:t>Federal</w:t>
            </w:r>
            <w:r>
              <w:rPr>
                <w:spacing w:val="7"/>
                <w:sz w:val="18"/>
              </w:rPr>
              <w:t xml:space="preserve"> </w:t>
            </w:r>
            <w:r>
              <w:rPr>
                <w:sz w:val="18"/>
              </w:rPr>
              <w:t>contract</w:t>
            </w:r>
            <w:r>
              <w:rPr>
                <w:spacing w:val="6"/>
                <w:sz w:val="18"/>
              </w:rPr>
              <w:t xml:space="preserve"> </w:t>
            </w:r>
            <w:r>
              <w:rPr>
                <w:sz w:val="18"/>
              </w:rPr>
              <w:t>information</w:t>
            </w:r>
            <w:r>
              <w:rPr>
                <w:spacing w:val="8"/>
                <w:sz w:val="18"/>
              </w:rPr>
              <w:t xml:space="preserve"> </w:t>
            </w:r>
            <w:r>
              <w:rPr>
                <w:sz w:val="18"/>
              </w:rPr>
              <w:t>residing</w:t>
            </w:r>
            <w:r>
              <w:rPr>
                <w:spacing w:val="7"/>
                <w:sz w:val="18"/>
              </w:rPr>
              <w:t xml:space="preserve"> </w:t>
            </w:r>
            <w:r>
              <w:rPr>
                <w:sz w:val="18"/>
              </w:rPr>
              <w:t>in</w:t>
            </w:r>
            <w:r>
              <w:rPr>
                <w:spacing w:val="8"/>
                <w:sz w:val="18"/>
              </w:rPr>
              <w:t xml:space="preserve"> </w:t>
            </w:r>
            <w:r>
              <w:rPr>
                <w:sz w:val="18"/>
              </w:rPr>
              <w:t>or</w:t>
            </w:r>
            <w:r>
              <w:rPr>
                <w:spacing w:val="6"/>
                <w:sz w:val="18"/>
              </w:rPr>
              <w:t xml:space="preserve"> </w:t>
            </w:r>
            <w:r>
              <w:rPr>
                <w:sz w:val="18"/>
              </w:rPr>
              <w:t>transiting</w:t>
            </w:r>
            <w:r>
              <w:rPr>
                <w:spacing w:val="8"/>
                <w:sz w:val="18"/>
              </w:rPr>
              <w:t xml:space="preserve"> </w:t>
            </w:r>
            <w:r>
              <w:rPr>
                <w:sz w:val="18"/>
              </w:rPr>
              <w:t>through</w:t>
            </w:r>
            <w:r>
              <w:rPr>
                <w:spacing w:val="7"/>
                <w:sz w:val="18"/>
              </w:rPr>
              <w:t xml:space="preserve"> </w:t>
            </w:r>
            <w:r>
              <w:rPr>
                <w:spacing w:val="-5"/>
                <w:sz w:val="18"/>
              </w:rPr>
              <w:t>its</w:t>
            </w:r>
          </w:p>
          <w:p w14:paraId="3212EF24" w14:textId="77777777" w:rsidR="00F27A5B" w:rsidRDefault="00000000">
            <w:pPr>
              <w:pStyle w:val="TableParagraph"/>
              <w:spacing w:before="0" w:line="180" w:lineRule="exact"/>
              <w:jc w:val="both"/>
              <w:rPr>
                <w:sz w:val="18"/>
              </w:rPr>
            </w:pPr>
            <w:r>
              <w:rPr>
                <w:sz w:val="18"/>
              </w:rPr>
              <w:t xml:space="preserve">information </w:t>
            </w:r>
            <w:r>
              <w:rPr>
                <w:spacing w:val="-2"/>
                <w:sz w:val="18"/>
              </w:rPr>
              <w:t>system.)</w:t>
            </w:r>
          </w:p>
        </w:tc>
      </w:tr>
      <w:tr w:rsidR="00F27A5B" w14:paraId="3212EF28" w14:textId="77777777">
        <w:trPr>
          <w:trHeight w:val="417"/>
        </w:trPr>
        <w:tc>
          <w:tcPr>
            <w:tcW w:w="1890" w:type="dxa"/>
          </w:tcPr>
          <w:p w14:paraId="3212EF26" w14:textId="77777777" w:rsidR="00F27A5B" w:rsidRDefault="00000000">
            <w:pPr>
              <w:pStyle w:val="TableParagraph"/>
              <w:rPr>
                <w:sz w:val="18"/>
              </w:rPr>
            </w:pPr>
            <w:r>
              <w:rPr>
                <w:sz w:val="18"/>
              </w:rPr>
              <w:t>FAR 52.204-</w:t>
            </w:r>
            <w:r>
              <w:rPr>
                <w:spacing w:val="-5"/>
                <w:sz w:val="18"/>
              </w:rPr>
              <w:t>23</w:t>
            </w:r>
          </w:p>
        </w:tc>
        <w:tc>
          <w:tcPr>
            <w:tcW w:w="8190" w:type="dxa"/>
          </w:tcPr>
          <w:p w14:paraId="3212EF27" w14:textId="77777777" w:rsidR="00F27A5B" w:rsidRDefault="00000000">
            <w:pPr>
              <w:pStyle w:val="TableParagraph"/>
              <w:spacing w:before="0" w:line="200" w:lineRule="exact"/>
              <w:ind w:firstLine="1"/>
              <w:rPr>
                <w:sz w:val="18"/>
              </w:rPr>
            </w:pPr>
            <w:r>
              <w:rPr>
                <w:sz w:val="18"/>
              </w:rPr>
              <w:t>Prohibition</w:t>
            </w:r>
            <w:r>
              <w:rPr>
                <w:spacing w:val="-9"/>
                <w:sz w:val="18"/>
              </w:rPr>
              <w:t xml:space="preserve"> </w:t>
            </w:r>
            <w:r>
              <w:rPr>
                <w:sz w:val="18"/>
              </w:rPr>
              <w:t>on</w:t>
            </w:r>
            <w:r>
              <w:rPr>
                <w:spacing w:val="-10"/>
                <w:sz w:val="18"/>
              </w:rPr>
              <w:t xml:space="preserve"> </w:t>
            </w:r>
            <w:r>
              <w:rPr>
                <w:sz w:val="18"/>
              </w:rPr>
              <w:t>Contracting</w:t>
            </w:r>
            <w:r>
              <w:rPr>
                <w:spacing w:val="-9"/>
                <w:sz w:val="18"/>
              </w:rPr>
              <w:t xml:space="preserve"> </w:t>
            </w:r>
            <w:r>
              <w:rPr>
                <w:sz w:val="18"/>
              </w:rPr>
              <w:t>for</w:t>
            </w:r>
            <w:r>
              <w:rPr>
                <w:spacing w:val="-10"/>
                <w:sz w:val="18"/>
              </w:rPr>
              <w:t xml:space="preserve"> </w:t>
            </w:r>
            <w:r>
              <w:rPr>
                <w:sz w:val="18"/>
              </w:rPr>
              <w:t>Hardware,</w:t>
            </w:r>
            <w:r>
              <w:rPr>
                <w:spacing w:val="-9"/>
                <w:sz w:val="18"/>
              </w:rPr>
              <w:t xml:space="preserve"> </w:t>
            </w:r>
            <w:r>
              <w:rPr>
                <w:sz w:val="18"/>
              </w:rPr>
              <w:t>Software,</w:t>
            </w:r>
            <w:r>
              <w:rPr>
                <w:spacing w:val="-10"/>
                <w:sz w:val="18"/>
              </w:rPr>
              <w:t xml:space="preserve"> </w:t>
            </w:r>
            <w:r>
              <w:rPr>
                <w:sz w:val="18"/>
              </w:rPr>
              <w:t>and</w:t>
            </w:r>
            <w:r>
              <w:rPr>
                <w:spacing w:val="-9"/>
                <w:sz w:val="18"/>
              </w:rPr>
              <w:t xml:space="preserve"> </w:t>
            </w:r>
            <w:r>
              <w:rPr>
                <w:sz w:val="18"/>
              </w:rPr>
              <w:t>Services</w:t>
            </w:r>
            <w:r>
              <w:rPr>
                <w:spacing w:val="-10"/>
                <w:sz w:val="18"/>
              </w:rPr>
              <w:t xml:space="preserve"> </w:t>
            </w:r>
            <w:r>
              <w:rPr>
                <w:sz w:val="18"/>
              </w:rPr>
              <w:t>Developed</w:t>
            </w:r>
            <w:r>
              <w:rPr>
                <w:spacing w:val="-10"/>
                <w:sz w:val="18"/>
              </w:rPr>
              <w:t xml:space="preserve"> </w:t>
            </w:r>
            <w:r>
              <w:rPr>
                <w:sz w:val="18"/>
              </w:rPr>
              <w:t>or</w:t>
            </w:r>
            <w:r>
              <w:rPr>
                <w:spacing w:val="-9"/>
                <w:sz w:val="18"/>
              </w:rPr>
              <w:t xml:space="preserve"> </w:t>
            </w:r>
            <w:r>
              <w:rPr>
                <w:sz w:val="18"/>
              </w:rPr>
              <w:t>Provided</w:t>
            </w:r>
            <w:r>
              <w:rPr>
                <w:spacing w:val="-9"/>
                <w:sz w:val="18"/>
              </w:rPr>
              <w:t xml:space="preserve"> </w:t>
            </w:r>
            <w:r>
              <w:rPr>
                <w:sz w:val="18"/>
              </w:rPr>
              <w:t>by</w:t>
            </w:r>
            <w:r>
              <w:rPr>
                <w:spacing w:val="-10"/>
                <w:sz w:val="18"/>
              </w:rPr>
              <w:t xml:space="preserve"> </w:t>
            </w:r>
            <w:r>
              <w:rPr>
                <w:sz w:val="18"/>
              </w:rPr>
              <w:t>Kaspersky</w:t>
            </w:r>
            <w:r>
              <w:rPr>
                <w:spacing w:val="-9"/>
                <w:sz w:val="18"/>
              </w:rPr>
              <w:t xml:space="preserve"> </w:t>
            </w:r>
            <w:r>
              <w:rPr>
                <w:sz w:val="18"/>
              </w:rPr>
              <w:t>Lab</w:t>
            </w:r>
            <w:r>
              <w:rPr>
                <w:spacing w:val="-10"/>
                <w:sz w:val="18"/>
              </w:rPr>
              <w:t xml:space="preserve"> </w:t>
            </w:r>
            <w:r>
              <w:rPr>
                <w:sz w:val="18"/>
              </w:rPr>
              <w:t>and Other Covered Entities [Jul 2018] (Applicable to all Purchase Orders)</w:t>
            </w:r>
          </w:p>
        </w:tc>
      </w:tr>
      <w:tr w:rsidR="00F27A5B" w14:paraId="3212EF2B" w14:textId="77777777">
        <w:trPr>
          <w:trHeight w:val="416"/>
        </w:trPr>
        <w:tc>
          <w:tcPr>
            <w:tcW w:w="1890" w:type="dxa"/>
          </w:tcPr>
          <w:p w14:paraId="3212EF29" w14:textId="77777777" w:rsidR="00F27A5B" w:rsidRDefault="00000000">
            <w:pPr>
              <w:pStyle w:val="TableParagraph"/>
              <w:rPr>
                <w:sz w:val="18"/>
              </w:rPr>
            </w:pPr>
            <w:r>
              <w:rPr>
                <w:sz w:val="18"/>
              </w:rPr>
              <w:t>FAR 52.204-</w:t>
            </w:r>
            <w:r>
              <w:rPr>
                <w:spacing w:val="-5"/>
                <w:sz w:val="18"/>
              </w:rPr>
              <w:t>25</w:t>
            </w:r>
          </w:p>
        </w:tc>
        <w:tc>
          <w:tcPr>
            <w:tcW w:w="8190" w:type="dxa"/>
          </w:tcPr>
          <w:p w14:paraId="3212EF2A" w14:textId="77777777" w:rsidR="00F27A5B" w:rsidRDefault="00000000">
            <w:pPr>
              <w:pStyle w:val="TableParagraph"/>
              <w:spacing w:before="0" w:line="200" w:lineRule="exact"/>
              <w:rPr>
                <w:sz w:val="18"/>
              </w:rPr>
            </w:pPr>
            <w:r>
              <w:rPr>
                <w:sz w:val="18"/>
              </w:rPr>
              <w:t>Prohibition on Contracting for Certain Telecommunications and Video Surveillance Services or Equipment</w:t>
            </w:r>
            <w:r>
              <w:rPr>
                <w:spacing w:val="40"/>
                <w:sz w:val="18"/>
              </w:rPr>
              <w:t xml:space="preserve"> </w:t>
            </w:r>
            <w:r>
              <w:rPr>
                <w:sz w:val="18"/>
              </w:rPr>
              <w:t>(Aug 2020) (Applicable to all Purchase Orders)</w:t>
            </w:r>
          </w:p>
        </w:tc>
      </w:tr>
      <w:tr w:rsidR="00F27A5B" w14:paraId="3212EF2F" w14:textId="77777777">
        <w:trPr>
          <w:trHeight w:val="817"/>
        </w:trPr>
        <w:tc>
          <w:tcPr>
            <w:tcW w:w="1890" w:type="dxa"/>
          </w:tcPr>
          <w:p w14:paraId="3212EF2C" w14:textId="77777777" w:rsidR="00F27A5B" w:rsidRDefault="00000000">
            <w:pPr>
              <w:pStyle w:val="TableParagraph"/>
              <w:spacing w:before="10"/>
              <w:rPr>
                <w:sz w:val="18"/>
              </w:rPr>
            </w:pPr>
            <w:r>
              <w:rPr>
                <w:sz w:val="18"/>
              </w:rPr>
              <w:t>FAR 52.209-</w:t>
            </w:r>
            <w:r>
              <w:rPr>
                <w:spacing w:val="-10"/>
                <w:sz w:val="18"/>
              </w:rPr>
              <w:t>6</w:t>
            </w:r>
          </w:p>
        </w:tc>
        <w:tc>
          <w:tcPr>
            <w:tcW w:w="8190" w:type="dxa"/>
          </w:tcPr>
          <w:p w14:paraId="3212EF2D" w14:textId="77777777" w:rsidR="00F27A5B" w:rsidRDefault="00000000">
            <w:pPr>
              <w:pStyle w:val="TableParagraph"/>
              <w:spacing w:before="15" w:line="232" w:lineRule="auto"/>
              <w:ind w:right="94"/>
              <w:jc w:val="both"/>
              <w:rPr>
                <w:sz w:val="18"/>
              </w:rPr>
            </w:pPr>
            <w:r>
              <w:rPr>
                <w:sz w:val="18"/>
              </w:rPr>
              <w:t>Protecting</w:t>
            </w:r>
            <w:r>
              <w:rPr>
                <w:spacing w:val="-12"/>
                <w:sz w:val="18"/>
              </w:rPr>
              <w:t xml:space="preserve"> </w:t>
            </w:r>
            <w:r>
              <w:rPr>
                <w:sz w:val="18"/>
              </w:rPr>
              <w:t>the</w:t>
            </w:r>
            <w:r>
              <w:rPr>
                <w:spacing w:val="-11"/>
                <w:sz w:val="18"/>
              </w:rPr>
              <w:t xml:space="preserve"> </w:t>
            </w:r>
            <w:r>
              <w:rPr>
                <w:sz w:val="18"/>
              </w:rPr>
              <w:t>Government’s</w:t>
            </w:r>
            <w:r>
              <w:rPr>
                <w:spacing w:val="-11"/>
                <w:sz w:val="18"/>
              </w:rPr>
              <w:t xml:space="preserve"> </w:t>
            </w:r>
            <w:r>
              <w:rPr>
                <w:sz w:val="18"/>
              </w:rPr>
              <w:t>Interest</w:t>
            </w:r>
            <w:r>
              <w:rPr>
                <w:spacing w:val="-11"/>
                <w:sz w:val="18"/>
              </w:rPr>
              <w:t xml:space="preserve"> </w:t>
            </w:r>
            <w:r>
              <w:rPr>
                <w:sz w:val="18"/>
              </w:rPr>
              <w:t>When</w:t>
            </w:r>
            <w:r>
              <w:rPr>
                <w:spacing w:val="-12"/>
                <w:sz w:val="18"/>
              </w:rPr>
              <w:t xml:space="preserve"> </w:t>
            </w:r>
            <w:r>
              <w:rPr>
                <w:sz w:val="18"/>
              </w:rPr>
              <w:t>Subcontracting</w:t>
            </w:r>
            <w:r>
              <w:rPr>
                <w:spacing w:val="-11"/>
                <w:sz w:val="18"/>
              </w:rPr>
              <w:t xml:space="preserve"> </w:t>
            </w:r>
            <w:r>
              <w:rPr>
                <w:sz w:val="18"/>
              </w:rPr>
              <w:t>with</w:t>
            </w:r>
            <w:r>
              <w:rPr>
                <w:spacing w:val="-11"/>
                <w:sz w:val="18"/>
              </w:rPr>
              <w:t xml:space="preserve"> </w:t>
            </w:r>
            <w:r>
              <w:rPr>
                <w:sz w:val="18"/>
              </w:rPr>
              <w:t>Contractors</w:t>
            </w:r>
            <w:r>
              <w:rPr>
                <w:spacing w:val="-11"/>
                <w:sz w:val="18"/>
              </w:rPr>
              <w:t xml:space="preserve"> </w:t>
            </w:r>
            <w:r>
              <w:rPr>
                <w:sz w:val="18"/>
              </w:rPr>
              <w:t>Debarred,</w:t>
            </w:r>
            <w:r>
              <w:rPr>
                <w:spacing w:val="-12"/>
                <w:sz w:val="18"/>
              </w:rPr>
              <w:t xml:space="preserve"> </w:t>
            </w:r>
            <w:r>
              <w:rPr>
                <w:sz w:val="18"/>
              </w:rPr>
              <w:t>Suspended,</w:t>
            </w:r>
            <w:r>
              <w:rPr>
                <w:spacing w:val="-11"/>
                <w:sz w:val="18"/>
              </w:rPr>
              <w:t xml:space="preserve"> </w:t>
            </w:r>
            <w:r>
              <w:rPr>
                <w:sz w:val="18"/>
              </w:rPr>
              <w:t>or</w:t>
            </w:r>
            <w:r>
              <w:rPr>
                <w:spacing w:val="-11"/>
                <w:sz w:val="18"/>
              </w:rPr>
              <w:t xml:space="preserve"> </w:t>
            </w:r>
            <w:r>
              <w:rPr>
                <w:sz w:val="18"/>
              </w:rPr>
              <w:t>Proposed for Debarment [June 2020] (Unless this Purchase Order is for the acquisition of commercial items, this clause applies</w:t>
            </w:r>
            <w:r>
              <w:rPr>
                <w:spacing w:val="16"/>
                <w:sz w:val="18"/>
              </w:rPr>
              <w:t xml:space="preserve"> </w:t>
            </w:r>
            <w:r>
              <w:rPr>
                <w:sz w:val="18"/>
              </w:rPr>
              <w:t>to</w:t>
            </w:r>
            <w:r>
              <w:rPr>
                <w:spacing w:val="18"/>
                <w:sz w:val="18"/>
              </w:rPr>
              <w:t xml:space="preserve"> </w:t>
            </w:r>
            <w:r>
              <w:rPr>
                <w:sz w:val="18"/>
              </w:rPr>
              <w:t>Purchase</w:t>
            </w:r>
            <w:r>
              <w:rPr>
                <w:spacing w:val="18"/>
                <w:sz w:val="18"/>
              </w:rPr>
              <w:t xml:space="preserve"> </w:t>
            </w:r>
            <w:r>
              <w:rPr>
                <w:sz w:val="18"/>
              </w:rPr>
              <w:t>Orders</w:t>
            </w:r>
            <w:r>
              <w:rPr>
                <w:spacing w:val="17"/>
                <w:sz w:val="18"/>
              </w:rPr>
              <w:t xml:space="preserve"> </w:t>
            </w:r>
            <w:r>
              <w:rPr>
                <w:sz w:val="18"/>
              </w:rPr>
              <w:t>that</w:t>
            </w:r>
            <w:r>
              <w:rPr>
                <w:spacing w:val="18"/>
                <w:sz w:val="18"/>
              </w:rPr>
              <w:t xml:space="preserve"> </w:t>
            </w:r>
            <w:r>
              <w:rPr>
                <w:sz w:val="18"/>
              </w:rPr>
              <w:t>(i)</w:t>
            </w:r>
            <w:r>
              <w:rPr>
                <w:spacing w:val="18"/>
                <w:sz w:val="18"/>
              </w:rPr>
              <w:t xml:space="preserve"> </w:t>
            </w:r>
            <w:r>
              <w:rPr>
                <w:sz w:val="18"/>
              </w:rPr>
              <w:t>exceed</w:t>
            </w:r>
            <w:r>
              <w:rPr>
                <w:spacing w:val="18"/>
                <w:sz w:val="18"/>
              </w:rPr>
              <w:t xml:space="preserve"> </w:t>
            </w:r>
            <w:r>
              <w:rPr>
                <w:sz w:val="18"/>
              </w:rPr>
              <w:t>$35,000</w:t>
            </w:r>
            <w:r>
              <w:rPr>
                <w:spacing w:val="18"/>
                <w:sz w:val="18"/>
              </w:rPr>
              <w:t xml:space="preserve"> </w:t>
            </w:r>
            <w:r>
              <w:rPr>
                <w:sz w:val="18"/>
              </w:rPr>
              <w:t>in</w:t>
            </w:r>
            <w:r>
              <w:rPr>
                <w:spacing w:val="18"/>
                <w:sz w:val="18"/>
              </w:rPr>
              <w:t xml:space="preserve"> </w:t>
            </w:r>
            <w:r>
              <w:rPr>
                <w:sz w:val="18"/>
              </w:rPr>
              <w:t>value</w:t>
            </w:r>
            <w:r>
              <w:rPr>
                <w:spacing w:val="18"/>
                <w:sz w:val="18"/>
              </w:rPr>
              <w:t xml:space="preserve"> </w:t>
            </w:r>
            <w:r>
              <w:rPr>
                <w:sz w:val="18"/>
              </w:rPr>
              <w:t>and</w:t>
            </w:r>
            <w:r>
              <w:rPr>
                <w:spacing w:val="16"/>
                <w:sz w:val="18"/>
              </w:rPr>
              <w:t xml:space="preserve"> </w:t>
            </w:r>
            <w:r>
              <w:rPr>
                <w:sz w:val="18"/>
              </w:rPr>
              <w:t>(ii)</w:t>
            </w:r>
            <w:r>
              <w:rPr>
                <w:spacing w:val="17"/>
                <w:sz w:val="18"/>
              </w:rPr>
              <w:t xml:space="preserve"> </w:t>
            </w:r>
            <w:r>
              <w:rPr>
                <w:sz w:val="18"/>
              </w:rPr>
              <w:t>are</w:t>
            </w:r>
            <w:r>
              <w:rPr>
                <w:spacing w:val="19"/>
                <w:sz w:val="18"/>
              </w:rPr>
              <w:t xml:space="preserve"> </w:t>
            </w:r>
            <w:r>
              <w:rPr>
                <w:sz w:val="18"/>
              </w:rPr>
              <w:t>not</w:t>
            </w:r>
            <w:r>
              <w:rPr>
                <w:spacing w:val="17"/>
                <w:sz w:val="18"/>
              </w:rPr>
              <w:t xml:space="preserve"> </w:t>
            </w:r>
            <w:r>
              <w:rPr>
                <w:sz w:val="18"/>
              </w:rPr>
              <w:t>a</w:t>
            </w:r>
            <w:r>
              <w:rPr>
                <w:spacing w:val="19"/>
                <w:sz w:val="18"/>
              </w:rPr>
              <w:t xml:space="preserve"> </w:t>
            </w:r>
            <w:r>
              <w:rPr>
                <w:sz w:val="18"/>
              </w:rPr>
              <w:t>subcontract</w:t>
            </w:r>
            <w:r>
              <w:rPr>
                <w:spacing w:val="17"/>
                <w:sz w:val="18"/>
              </w:rPr>
              <w:t xml:space="preserve"> </w:t>
            </w:r>
            <w:r>
              <w:rPr>
                <w:sz w:val="18"/>
              </w:rPr>
              <w:t>for</w:t>
            </w:r>
            <w:r>
              <w:rPr>
                <w:spacing w:val="20"/>
                <w:sz w:val="18"/>
              </w:rPr>
              <w:t xml:space="preserve"> </w:t>
            </w:r>
            <w:proofErr w:type="gramStart"/>
            <w:r>
              <w:rPr>
                <w:spacing w:val="-2"/>
                <w:sz w:val="18"/>
              </w:rPr>
              <w:t>commercially</w:t>
            </w:r>
            <w:proofErr w:type="gramEnd"/>
          </w:p>
          <w:p w14:paraId="3212EF2E" w14:textId="77777777" w:rsidR="00F27A5B" w:rsidRDefault="00000000">
            <w:pPr>
              <w:pStyle w:val="TableParagraph"/>
              <w:spacing w:before="0" w:line="180" w:lineRule="exact"/>
              <w:jc w:val="both"/>
              <w:rPr>
                <w:sz w:val="18"/>
              </w:rPr>
            </w:pPr>
            <w:r>
              <w:rPr>
                <w:sz w:val="18"/>
              </w:rPr>
              <w:t>available</w:t>
            </w:r>
            <w:r>
              <w:rPr>
                <w:spacing w:val="-3"/>
                <w:sz w:val="18"/>
              </w:rPr>
              <w:t xml:space="preserve"> </w:t>
            </w:r>
            <w:r>
              <w:rPr>
                <w:sz w:val="18"/>
              </w:rPr>
              <w:t>off-the-shelf</w:t>
            </w:r>
            <w:r>
              <w:rPr>
                <w:spacing w:val="-3"/>
                <w:sz w:val="18"/>
              </w:rPr>
              <w:t xml:space="preserve"> </w:t>
            </w:r>
            <w:r>
              <w:rPr>
                <w:spacing w:val="-2"/>
                <w:sz w:val="18"/>
              </w:rPr>
              <w:t>items)</w:t>
            </w:r>
          </w:p>
        </w:tc>
      </w:tr>
      <w:tr w:rsidR="00F27A5B" w14:paraId="3212EF32" w14:textId="77777777">
        <w:trPr>
          <w:trHeight w:val="413"/>
        </w:trPr>
        <w:tc>
          <w:tcPr>
            <w:tcW w:w="1890" w:type="dxa"/>
          </w:tcPr>
          <w:p w14:paraId="3212EF30" w14:textId="77777777" w:rsidR="00F27A5B" w:rsidRDefault="00000000">
            <w:pPr>
              <w:pStyle w:val="TableParagraph"/>
              <w:rPr>
                <w:sz w:val="18"/>
              </w:rPr>
            </w:pPr>
            <w:r>
              <w:rPr>
                <w:sz w:val="18"/>
              </w:rPr>
              <w:t>FAR</w:t>
            </w:r>
            <w:r>
              <w:rPr>
                <w:spacing w:val="-9"/>
                <w:sz w:val="18"/>
              </w:rPr>
              <w:t xml:space="preserve"> </w:t>
            </w:r>
            <w:r>
              <w:rPr>
                <w:sz w:val="18"/>
              </w:rPr>
              <w:t>52.211-</w:t>
            </w:r>
            <w:r>
              <w:rPr>
                <w:spacing w:val="-5"/>
                <w:sz w:val="18"/>
              </w:rPr>
              <w:t>15</w:t>
            </w:r>
          </w:p>
        </w:tc>
        <w:tc>
          <w:tcPr>
            <w:tcW w:w="8190" w:type="dxa"/>
          </w:tcPr>
          <w:p w14:paraId="3212EF31" w14:textId="77777777" w:rsidR="00F27A5B" w:rsidRDefault="00000000">
            <w:pPr>
              <w:pStyle w:val="TableParagraph"/>
              <w:spacing w:before="0" w:line="206" w:lineRule="exact"/>
              <w:ind w:right="93"/>
              <w:rPr>
                <w:sz w:val="18"/>
              </w:rPr>
            </w:pPr>
            <w:r>
              <w:rPr>
                <w:sz w:val="18"/>
              </w:rPr>
              <w:t>Defense</w:t>
            </w:r>
            <w:r>
              <w:rPr>
                <w:spacing w:val="-2"/>
                <w:sz w:val="18"/>
              </w:rPr>
              <w:t xml:space="preserve"> </w:t>
            </w:r>
            <w:r>
              <w:rPr>
                <w:sz w:val="18"/>
              </w:rPr>
              <w:t>Priority</w:t>
            </w:r>
            <w:r>
              <w:rPr>
                <w:spacing w:val="-3"/>
                <w:sz w:val="18"/>
              </w:rPr>
              <w:t xml:space="preserve"> </w:t>
            </w:r>
            <w:r>
              <w:rPr>
                <w:sz w:val="18"/>
              </w:rPr>
              <w:t>and</w:t>
            </w:r>
            <w:r>
              <w:rPr>
                <w:spacing w:val="-2"/>
                <w:sz w:val="18"/>
              </w:rPr>
              <w:t xml:space="preserve"> </w:t>
            </w:r>
            <w:r>
              <w:rPr>
                <w:sz w:val="18"/>
              </w:rPr>
              <w:t>Allocation</w:t>
            </w:r>
            <w:r>
              <w:rPr>
                <w:spacing w:val="-4"/>
                <w:sz w:val="18"/>
              </w:rPr>
              <w:t xml:space="preserve"> </w:t>
            </w:r>
            <w:r>
              <w:rPr>
                <w:sz w:val="18"/>
              </w:rPr>
              <w:t>Requirement</w:t>
            </w:r>
            <w:r>
              <w:rPr>
                <w:spacing w:val="-2"/>
                <w:sz w:val="18"/>
              </w:rPr>
              <w:t xml:space="preserve"> </w:t>
            </w:r>
            <w:r>
              <w:rPr>
                <w:sz w:val="18"/>
              </w:rPr>
              <w:t>[Apr</w:t>
            </w:r>
            <w:r>
              <w:rPr>
                <w:spacing w:val="-2"/>
                <w:sz w:val="18"/>
              </w:rPr>
              <w:t xml:space="preserve"> </w:t>
            </w:r>
            <w:r>
              <w:rPr>
                <w:sz w:val="18"/>
              </w:rPr>
              <w:t>2008]</w:t>
            </w:r>
            <w:r>
              <w:rPr>
                <w:spacing w:val="-2"/>
                <w:sz w:val="18"/>
              </w:rPr>
              <w:t xml:space="preserve"> </w:t>
            </w:r>
            <w:r>
              <w:rPr>
                <w:sz w:val="18"/>
              </w:rPr>
              <w:t>(Applicable</w:t>
            </w:r>
            <w:r>
              <w:rPr>
                <w:spacing w:val="-5"/>
                <w:sz w:val="18"/>
              </w:rPr>
              <w:t xml:space="preserve"> </w:t>
            </w:r>
            <w:r>
              <w:rPr>
                <w:sz w:val="18"/>
              </w:rPr>
              <w:t>to</w:t>
            </w:r>
            <w:r>
              <w:rPr>
                <w:spacing w:val="-3"/>
                <w:sz w:val="18"/>
              </w:rPr>
              <w:t xml:space="preserve"> </w:t>
            </w:r>
            <w:r>
              <w:rPr>
                <w:sz w:val="18"/>
              </w:rPr>
              <w:t>Purchase</w:t>
            </w:r>
            <w:r>
              <w:rPr>
                <w:spacing w:val="-3"/>
                <w:sz w:val="18"/>
              </w:rPr>
              <w:t xml:space="preserve"> </w:t>
            </w:r>
            <w:r>
              <w:rPr>
                <w:sz w:val="18"/>
              </w:rPr>
              <w:t>Orders</w:t>
            </w:r>
            <w:r>
              <w:rPr>
                <w:spacing w:val="-2"/>
                <w:sz w:val="18"/>
              </w:rPr>
              <w:t xml:space="preserve"> </w:t>
            </w:r>
            <w:r>
              <w:rPr>
                <w:sz w:val="18"/>
              </w:rPr>
              <w:t>that</w:t>
            </w:r>
            <w:r>
              <w:rPr>
                <w:spacing w:val="-2"/>
                <w:sz w:val="18"/>
              </w:rPr>
              <w:t xml:space="preserve"> </w:t>
            </w:r>
            <w:r>
              <w:rPr>
                <w:sz w:val="18"/>
              </w:rPr>
              <w:t>are</w:t>
            </w:r>
            <w:r>
              <w:rPr>
                <w:spacing w:val="-2"/>
                <w:sz w:val="18"/>
              </w:rPr>
              <w:t xml:space="preserve"> </w:t>
            </w:r>
            <w:r>
              <w:rPr>
                <w:sz w:val="18"/>
              </w:rPr>
              <w:t>rated</w:t>
            </w:r>
            <w:r>
              <w:rPr>
                <w:spacing w:val="-3"/>
                <w:sz w:val="18"/>
              </w:rPr>
              <w:t xml:space="preserve"> </w:t>
            </w:r>
            <w:r>
              <w:rPr>
                <w:sz w:val="18"/>
              </w:rPr>
              <w:t>orders. If applicable, the face of the Purchase Order will have rated order language and rating included.)</w:t>
            </w:r>
          </w:p>
        </w:tc>
      </w:tr>
      <w:tr w:rsidR="00F27A5B" w14:paraId="3212EF35" w14:textId="77777777">
        <w:trPr>
          <w:trHeight w:val="413"/>
        </w:trPr>
        <w:tc>
          <w:tcPr>
            <w:tcW w:w="1890" w:type="dxa"/>
          </w:tcPr>
          <w:p w14:paraId="3212EF33" w14:textId="77777777" w:rsidR="00F27A5B" w:rsidRDefault="00000000">
            <w:pPr>
              <w:pStyle w:val="TableParagraph"/>
              <w:rPr>
                <w:sz w:val="18"/>
              </w:rPr>
            </w:pPr>
            <w:r>
              <w:rPr>
                <w:sz w:val="18"/>
              </w:rPr>
              <w:t>FAR</w:t>
            </w:r>
            <w:r>
              <w:rPr>
                <w:spacing w:val="-9"/>
                <w:sz w:val="18"/>
              </w:rPr>
              <w:t xml:space="preserve"> </w:t>
            </w:r>
            <w:r>
              <w:rPr>
                <w:sz w:val="18"/>
              </w:rPr>
              <w:t>52.212-</w:t>
            </w:r>
            <w:r>
              <w:rPr>
                <w:spacing w:val="-10"/>
                <w:sz w:val="18"/>
              </w:rPr>
              <w:t>5</w:t>
            </w:r>
          </w:p>
        </w:tc>
        <w:tc>
          <w:tcPr>
            <w:tcW w:w="8190" w:type="dxa"/>
          </w:tcPr>
          <w:p w14:paraId="3212EF34" w14:textId="77777777" w:rsidR="00F27A5B" w:rsidRDefault="00000000">
            <w:pPr>
              <w:pStyle w:val="TableParagraph"/>
              <w:spacing w:before="0" w:line="208" w:lineRule="exact"/>
              <w:ind w:hanging="1"/>
              <w:rPr>
                <w:sz w:val="18"/>
              </w:rPr>
            </w:pPr>
            <w:r>
              <w:rPr>
                <w:sz w:val="18"/>
              </w:rPr>
              <w:t>Contract</w:t>
            </w:r>
            <w:r>
              <w:rPr>
                <w:spacing w:val="-3"/>
                <w:sz w:val="18"/>
              </w:rPr>
              <w:t xml:space="preserve"> </w:t>
            </w:r>
            <w:r>
              <w:rPr>
                <w:sz w:val="18"/>
              </w:rPr>
              <w:t>Terms</w:t>
            </w:r>
            <w:r>
              <w:rPr>
                <w:spacing w:val="-4"/>
                <w:sz w:val="18"/>
              </w:rPr>
              <w:t xml:space="preserve"> </w:t>
            </w:r>
            <w:r>
              <w:rPr>
                <w:sz w:val="18"/>
              </w:rPr>
              <w:t>and</w:t>
            </w:r>
            <w:r>
              <w:rPr>
                <w:spacing w:val="-3"/>
                <w:sz w:val="18"/>
              </w:rPr>
              <w:t xml:space="preserve"> </w:t>
            </w:r>
            <w:r>
              <w:rPr>
                <w:sz w:val="18"/>
              </w:rPr>
              <w:t>Conditions</w:t>
            </w:r>
            <w:r>
              <w:rPr>
                <w:spacing w:val="-5"/>
                <w:sz w:val="18"/>
              </w:rPr>
              <w:t xml:space="preserve"> </w:t>
            </w:r>
            <w:r>
              <w:rPr>
                <w:sz w:val="18"/>
              </w:rPr>
              <w:t>Required</w:t>
            </w:r>
            <w:r>
              <w:rPr>
                <w:spacing w:val="-4"/>
                <w:sz w:val="18"/>
              </w:rPr>
              <w:t xml:space="preserve"> </w:t>
            </w:r>
            <w:r>
              <w:rPr>
                <w:sz w:val="18"/>
              </w:rPr>
              <w:t>to</w:t>
            </w:r>
            <w:r>
              <w:rPr>
                <w:spacing w:val="-4"/>
                <w:sz w:val="18"/>
              </w:rPr>
              <w:t xml:space="preserve"> </w:t>
            </w:r>
            <w:r>
              <w:rPr>
                <w:sz w:val="18"/>
              </w:rPr>
              <w:t>Implement</w:t>
            </w:r>
            <w:r>
              <w:rPr>
                <w:spacing w:val="-3"/>
                <w:sz w:val="18"/>
              </w:rPr>
              <w:t xml:space="preserve"> </w:t>
            </w:r>
            <w:r>
              <w:rPr>
                <w:sz w:val="18"/>
              </w:rPr>
              <w:t>Statutes</w:t>
            </w:r>
            <w:r>
              <w:rPr>
                <w:spacing w:val="-4"/>
                <w:sz w:val="18"/>
              </w:rPr>
              <w:t xml:space="preserve"> </w:t>
            </w:r>
            <w:r>
              <w:rPr>
                <w:sz w:val="18"/>
              </w:rPr>
              <w:t>or</w:t>
            </w:r>
            <w:r>
              <w:rPr>
                <w:spacing w:val="-3"/>
                <w:sz w:val="18"/>
              </w:rPr>
              <w:t xml:space="preserve"> </w:t>
            </w:r>
            <w:r>
              <w:rPr>
                <w:sz w:val="18"/>
              </w:rPr>
              <w:t>Executive</w:t>
            </w:r>
            <w:r>
              <w:rPr>
                <w:spacing w:val="-3"/>
                <w:sz w:val="18"/>
              </w:rPr>
              <w:t xml:space="preserve"> </w:t>
            </w:r>
            <w:r>
              <w:rPr>
                <w:sz w:val="18"/>
              </w:rPr>
              <w:t>Orders-Commercial</w:t>
            </w:r>
            <w:r>
              <w:rPr>
                <w:spacing w:val="-3"/>
                <w:sz w:val="18"/>
              </w:rPr>
              <w:t xml:space="preserve"> </w:t>
            </w:r>
            <w:r>
              <w:rPr>
                <w:sz w:val="18"/>
              </w:rPr>
              <w:t>Items</w:t>
            </w:r>
            <w:r>
              <w:rPr>
                <w:spacing w:val="-3"/>
                <w:sz w:val="18"/>
              </w:rPr>
              <w:t xml:space="preserve"> </w:t>
            </w:r>
            <w:r>
              <w:rPr>
                <w:sz w:val="18"/>
              </w:rPr>
              <w:t>[Jan 2021] (Applicable to all Purchase Orders. Alternate I is applicable if included in Buyer’s subcontract)</w:t>
            </w:r>
          </w:p>
        </w:tc>
      </w:tr>
      <w:tr w:rsidR="00F27A5B" w14:paraId="3212EF39" w14:textId="77777777">
        <w:trPr>
          <w:trHeight w:val="814"/>
        </w:trPr>
        <w:tc>
          <w:tcPr>
            <w:tcW w:w="1890" w:type="dxa"/>
          </w:tcPr>
          <w:p w14:paraId="3212EF36" w14:textId="77777777" w:rsidR="00F27A5B" w:rsidRDefault="00000000">
            <w:pPr>
              <w:pStyle w:val="TableParagraph"/>
              <w:spacing w:before="7"/>
              <w:rPr>
                <w:sz w:val="18"/>
              </w:rPr>
            </w:pPr>
            <w:r>
              <w:rPr>
                <w:sz w:val="18"/>
              </w:rPr>
              <w:t>FAR 52.215-</w:t>
            </w:r>
            <w:r>
              <w:rPr>
                <w:spacing w:val="-10"/>
                <w:sz w:val="18"/>
              </w:rPr>
              <w:t>2</w:t>
            </w:r>
          </w:p>
        </w:tc>
        <w:tc>
          <w:tcPr>
            <w:tcW w:w="8190" w:type="dxa"/>
          </w:tcPr>
          <w:p w14:paraId="3212EF37" w14:textId="77777777" w:rsidR="00F27A5B" w:rsidRDefault="00000000">
            <w:pPr>
              <w:pStyle w:val="TableParagraph"/>
              <w:spacing w:before="12" w:line="232" w:lineRule="auto"/>
              <w:rPr>
                <w:sz w:val="18"/>
              </w:rPr>
            </w:pPr>
            <w:r>
              <w:rPr>
                <w:sz w:val="18"/>
              </w:rPr>
              <w:t>Audit</w:t>
            </w:r>
            <w:r>
              <w:rPr>
                <w:spacing w:val="40"/>
                <w:sz w:val="18"/>
              </w:rPr>
              <w:t xml:space="preserve"> </w:t>
            </w:r>
            <w:r>
              <w:rPr>
                <w:sz w:val="18"/>
              </w:rPr>
              <w:t>and</w:t>
            </w:r>
            <w:r>
              <w:rPr>
                <w:spacing w:val="40"/>
                <w:sz w:val="18"/>
              </w:rPr>
              <w:t xml:space="preserve"> </w:t>
            </w:r>
            <w:r>
              <w:rPr>
                <w:sz w:val="18"/>
              </w:rPr>
              <w:t>Records-Negotiation</w:t>
            </w:r>
            <w:r>
              <w:rPr>
                <w:spacing w:val="40"/>
                <w:sz w:val="18"/>
              </w:rPr>
              <w:t xml:space="preserve"> </w:t>
            </w:r>
            <w:r>
              <w:rPr>
                <w:sz w:val="18"/>
              </w:rPr>
              <w:t>[June</w:t>
            </w:r>
            <w:r>
              <w:rPr>
                <w:spacing w:val="40"/>
                <w:sz w:val="18"/>
              </w:rPr>
              <w:t xml:space="preserve"> </w:t>
            </w:r>
            <w:r>
              <w:rPr>
                <w:sz w:val="18"/>
              </w:rPr>
              <w:t>2020]</w:t>
            </w:r>
            <w:r>
              <w:rPr>
                <w:spacing w:val="40"/>
                <w:sz w:val="18"/>
              </w:rPr>
              <w:t xml:space="preserve"> </w:t>
            </w:r>
            <w:r>
              <w:rPr>
                <w:sz w:val="18"/>
              </w:rPr>
              <w:t>(Applicable</w:t>
            </w:r>
            <w:r>
              <w:rPr>
                <w:spacing w:val="40"/>
                <w:sz w:val="18"/>
              </w:rPr>
              <w:t xml:space="preserve"> </w:t>
            </w:r>
            <w:r>
              <w:rPr>
                <w:sz w:val="18"/>
              </w:rPr>
              <w:t>to</w:t>
            </w:r>
            <w:r>
              <w:rPr>
                <w:spacing w:val="40"/>
                <w:sz w:val="18"/>
              </w:rPr>
              <w:t xml:space="preserve"> </w:t>
            </w:r>
            <w:r>
              <w:rPr>
                <w:sz w:val="18"/>
              </w:rPr>
              <w:t>Purchase</w:t>
            </w:r>
            <w:r>
              <w:rPr>
                <w:spacing w:val="40"/>
                <w:sz w:val="18"/>
              </w:rPr>
              <w:t xml:space="preserve"> </w:t>
            </w:r>
            <w:r>
              <w:rPr>
                <w:sz w:val="18"/>
              </w:rPr>
              <w:t>Orders</w:t>
            </w:r>
            <w:r>
              <w:rPr>
                <w:spacing w:val="40"/>
                <w:sz w:val="18"/>
              </w:rPr>
              <w:t xml:space="preserve"> </w:t>
            </w:r>
            <w:r>
              <w:rPr>
                <w:sz w:val="18"/>
              </w:rPr>
              <w:t>that</w:t>
            </w:r>
            <w:r>
              <w:rPr>
                <w:spacing w:val="40"/>
                <w:sz w:val="18"/>
              </w:rPr>
              <w:t xml:space="preserve"> </w:t>
            </w:r>
            <w:r>
              <w:rPr>
                <w:sz w:val="18"/>
              </w:rPr>
              <w:t>exceed</w:t>
            </w:r>
            <w:r>
              <w:rPr>
                <w:spacing w:val="40"/>
                <w:sz w:val="18"/>
              </w:rPr>
              <w:t xml:space="preserve"> </w:t>
            </w:r>
            <w:r>
              <w:rPr>
                <w:sz w:val="18"/>
              </w:rPr>
              <w:t>the</w:t>
            </w:r>
            <w:r>
              <w:rPr>
                <w:spacing w:val="40"/>
                <w:sz w:val="18"/>
              </w:rPr>
              <w:t xml:space="preserve"> </w:t>
            </w:r>
            <w:r>
              <w:rPr>
                <w:sz w:val="18"/>
              </w:rPr>
              <w:t>simplified acquisition</w:t>
            </w:r>
            <w:r>
              <w:rPr>
                <w:spacing w:val="29"/>
                <w:sz w:val="18"/>
              </w:rPr>
              <w:t xml:space="preserve"> </w:t>
            </w:r>
            <w:r>
              <w:rPr>
                <w:sz w:val="18"/>
              </w:rPr>
              <w:t>threshold</w:t>
            </w:r>
            <w:r>
              <w:rPr>
                <w:spacing w:val="32"/>
                <w:sz w:val="18"/>
              </w:rPr>
              <w:t xml:space="preserve"> </w:t>
            </w:r>
            <w:r>
              <w:rPr>
                <w:sz w:val="18"/>
              </w:rPr>
              <w:t>and—</w:t>
            </w:r>
            <w:r>
              <w:rPr>
                <w:spacing w:val="31"/>
                <w:sz w:val="18"/>
              </w:rPr>
              <w:t xml:space="preserve"> </w:t>
            </w:r>
            <w:r>
              <w:rPr>
                <w:sz w:val="18"/>
              </w:rPr>
              <w:t>(1)</w:t>
            </w:r>
            <w:r>
              <w:rPr>
                <w:spacing w:val="29"/>
                <w:sz w:val="18"/>
              </w:rPr>
              <w:t xml:space="preserve"> </w:t>
            </w:r>
            <w:r>
              <w:rPr>
                <w:sz w:val="18"/>
              </w:rPr>
              <w:t>That</w:t>
            </w:r>
            <w:r>
              <w:rPr>
                <w:spacing w:val="30"/>
                <w:sz w:val="18"/>
              </w:rPr>
              <w:t xml:space="preserve"> </w:t>
            </w:r>
            <w:r>
              <w:rPr>
                <w:sz w:val="18"/>
              </w:rPr>
              <w:t>are</w:t>
            </w:r>
            <w:r>
              <w:rPr>
                <w:spacing w:val="31"/>
                <w:sz w:val="18"/>
              </w:rPr>
              <w:t xml:space="preserve"> </w:t>
            </w:r>
            <w:r>
              <w:rPr>
                <w:sz w:val="18"/>
              </w:rPr>
              <w:t>cost-reimbursement,</w:t>
            </w:r>
            <w:r>
              <w:rPr>
                <w:spacing w:val="32"/>
                <w:sz w:val="18"/>
              </w:rPr>
              <w:t xml:space="preserve"> </w:t>
            </w:r>
            <w:r>
              <w:rPr>
                <w:sz w:val="18"/>
              </w:rPr>
              <w:t>incentive,</w:t>
            </w:r>
            <w:r>
              <w:rPr>
                <w:spacing w:val="31"/>
                <w:sz w:val="18"/>
              </w:rPr>
              <w:t xml:space="preserve"> </w:t>
            </w:r>
            <w:r>
              <w:rPr>
                <w:sz w:val="18"/>
              </w:rPr>
              <w:t>time-and-materials,</w:t>
            </w:r>
            <w:r>
              <w:rPr>
                <w:spacing w:val="32"/>
                <w:sz w:val="18"/>
              </w:rPr>
              <w:t xml:space="preserve"> </w:t>
            </w:r>
            <w:r>
              <w:rPr>
                <w:sz w:val="18"/>
              </w:rPr>
              <w:t>labor-hour,</w:t>
            </w:r>
            <w:r>
              <w:rPr>
                <w:spacing w:val="32"/>
                <w:sz w:val="18"/>
              </w:rPr>
              <w:t xml:space="preserve"> </w:t>
            </w:r>
            <w:r>
              <w:rPr>
                <w:spacing w:val="-5"/>
                <w:sz w:val="18"/>
              </w:rPr>
              <w:t>or</w:t>
            </w:r>
          </w:p>
          <w:p w14:paraId="3212EF38" w14:textId="77777777" w:rsidR="00F27A5B" w:rsidRDefault="00000000">
            <w:pPr>
              <w:pStyle w:val="TableParagraph"/>
              <w:spacing w:before="0" w:line="200" w:lineRule="exact"/>
              <w:ind w:right="93"/>
              <w:rPr>
                <w:sz w:val="18"/>
              </w:rPr>
            </w:pPr>
            <w:r>
              <w:rPr>
                <w:sz w:val="18"/>
              </w:rPr>
              <w:t>price-</w:t>
            </w:r>
            <w:proofErr w:type="spellStart"/>
            <w:r>
              <w:rPr>
                <w:sz w:val="18"/>
              </w:rPr>
              <w:t>redeterminable</w:t>
            </w:r>
            <w:proofErr w:type="spellEnd"/>
            <w:r>
              <w:rPr>
                <w:spacing w:val="-6"/>
                <w:sz w:val="18"/>
              </w:rPr>
              <w:t xml:space="preserve"> </w:t>
            </w:r>
            <w:r>
              <w:rPr>
                <w:sz w:val="18"/>
              </w:rPr>
              <w:t>type</w:t>
            </w:r>
            <w:r>
              <w:rPr>
                <w:spacing w:val="-5"/>
                <w:sz w:val="18"/>
              </w:rPr>
              <w:t xml:space="preserve"> </w:t>
            </w:r>
            <w:r>
              <w:rPr>
                <w:sz w:val="18"/>
              </w:rPr>
              <w:t>or</w:t>
            </w:r>
            <w:r>
              <w:rPr>
                <w:spacing w:val="-7"/>
                <w:sz w:val="18"/>
              </w:rPr>
              <w:t xml:space="preserve"> </w:t>
            </w:r>
            <w:r>
              <w:rPr>
                <w:sz w:val="18"/>
              </w:rPr>
              <w:t>any</w:t>
            </w:r>
            <w:r>
              <w:rPr>
                <w:spacing w:val="-6"/>
                <w:sz w:val="18"/>
              </w:rPr>
              <w:t xml:space="preserve"> </w:t>
            </w:r>
            <w:r>
              <w:rPr>
                <w:sz w:val="18"/>
              </w:rPr>
              <w:t>combination</w:t>
            </w:r>
            <w:r>
              <w:rPr>
                <w:spacing w:val="-5"/>
                <w:sz w:val="18"/>
              </w:rPr>
              <w:t xml:space="preserve"> </w:t>
            </w:r>
            <w:r>
              <w:rPr>
                <w:sz w:val="18"/>
              </w:rPr>
              <w:t>of</w:t>
            </w:r>
            <w:r>
              <w:rPr>
                <w:spacing w:val="-7"/>
                <w:sz w:val="18"/>
              </w:rPr>
              <w:t xml:space="preserve"> </w:t>
            </w:r>
            <w:r>
              <w:rPr>
                <w:sz w:val="18"/>
              </w:rPr>
              <w:t>these;</w:t>
            </w:r>
            <w:r>
              <w:rPr>
                <w:spacing w:val="-5"/>
                <w:sz w:val="18"/>
              </w:rPr>
              <w:t xml:space="preserve"> </w:t>
            </w:r>
            <w:r>
              <w:rPr>
                <w:sz w:val="18"/>
              </w:rPr>
              <w:t>(2)</w:t>
            </w:r>
            <w:r>
              <w:rPr>
                <w:spacing w:val="-5"/>
                <w:sz w:val="18"/>
              </w:rPr>
              <w:t xml:space="preserve"> </w:t>
            </w:r>
            <w:r>
              <w:rPr>
                <w:sz w:val="18"/>
              </w:rPr>
              <w:t>For</w:t>
            </w:r>
            <w:r>
              <w:rPr>
                <w:spacing w:val="-5"/>
                <w:sz w:val="18"/>
              </w:rPr>
              <w:t xml:space="preserve"> </w:t>
            </w:r>
            <w:r>
              <w:rPr>
                <w:sz w:val="18"/>
              </w:rPr>
              <w:t>which</w:t>
            </w:r>
            <w:r>
              <w:rPr>
                <w:spacing w:val="-6"/>
                <w:sz w:val="18"/>
              </w:rPr>
              <w:t xml:space="preserve"> </w:t>
            </w:r>
            <w:r>
              <w:rPr>
                <w:sz w:val="18"/>
              </w:rPr>
              <w:t>certified</w:t>
            </w:r>
            <w:r>
              <w:rPr>
                <w:spacing w:val="-7"/>
                <w:sz w:val="18"/>
              </w:rPr>
              <w:t xml:space="preserve"> </w:t>
            </w:r>
            <w:r>
              <w:rPr>
                <w:sz w:val="18"/>
              </w:rPr>
              <w:t>cost</w:t>
            </w:r>
            <w:r>
              <w:rPr>
                <w:spacing w:val="-7"/>
                <w:sz w:val="18"/>
              </w:rPr>
              <w:t xml:space="preserve"> </w:t>
            </w:r>
            <w:r>
              <w:rPr>
                <w:sz w:val="18"/>
              </w:rPr>
              <w:t>or</w:t>
            </w:r>
            <w:r>
              <w:rPr>
                <w:spacing w:val="-6"/>
                <w:sz w:val="18"/>
              </w:rPr>
              <w:t xml:space="preserve"> </w:t>
            </w:r>
            <w:r>
              <w:rPr>
                <w:sz w:val="18"/>
              </w:rPr>
              <w:t>pricing</w:t>
            </w:r>
            <w:r>
              <w:rPr>
                <w:spacing w:val="-7"/>
                <w:sz w:val="18"/>
              </w:rPr>
              <w:t xml:space="preserve"> </w:t>
            </w:r>
            <w:r>
              <w:rPr>
                <w:sz w:val="18"/>
              </w:rPr>
              <w:t>data</w:t>
            </w:r>
            <w:r>
              <w:rPr>
                <w:spacing w:val="-7"/>
                <w:sz w:val="18"/>
              </w:rPr>
              <w:t xml:space="preserve"> </w:t>
            </w:r>
            <w:r>
              <w:rPr>
                <w:sz w:val="18"/>
              </w:rPr>
              <w:t>are</w:t>
            </w:r>
            <w:r>
              <w:rPr>
                <w:spacing w:val="-5"/>
                <w:sz w:val="18"/>
              </w:rPr>
              <w:t xml:space="preserve"> </w:t>
            </w:r>
            <w:r>
              <w:rPr>
                <w:sz w:val="18"/>
              </w:rPr>
              <w:t>required; or (3) That require the subcontractor to furnish reports as discussed in 52.215-2(e))</w:t>
            </w:r>
          </w:p>
        </w:tc>
      </w:tr>
      <w:tr w:rsidR="00F27A5B" w14:paraId="3212EF3D" w14:textId="77777777">
        <w:trPr>
          <w:trHeight w:val="816"/>
        </w:trPr>
        <w:tc>
          <w:tcPr>
            <w:tcW w:w="1890" w:type="dxa"/>
          </w:tcPr>
          <w:p w14:paraId="3212EF3A" w14:textId="77777777" w:rsidR="00F27A5B" w:rsidRDefault="00000000">
            <w:pPr>
              <w:pStyle w:val="TableParagraph"/>
              <w:rPr>
                <w:sz w:val="18"/>
              </w:rPr>
            </w:pPr>
            <w:r>
              <w:rPr>
                <w:sz w:val="18"/>
              </w:rPr>
              <w:t>FAR</w:t>
            </w:r>
            <w:r>
              <w:rPr>
                <w:spacing w:val="-2"/>
                <w:sz w:val="18"/>
              </w:rPr>
              <w:t xml:space="preserve"> </w:t>
            </w:r>
            <w:r>
              <w:rPr>
                <w:sz w:val="18"/>
              </w:rPr>
              <w:t>52.215-</w:t>
            </w:r>
            <w:r>
              <w:rPr>
                <w:spacing w:val="-5"/>
                <w:sz w:val="18"/>
              </w:rPr>
              <w:t>12</w:t>
            </w:r>
          </w:p>
        </w:tc>
        <w:tc>
          <w:tcPr>
            <w:tcW w:w="8190" w:type="dxa"/>
          </w:tcPr>
          <w:p w14:paraId="3212EF3B" w14:textId="77777777" w:rsidR="00F27A5B" w:rsidRDefault="00000000">
            <w:pPr>
              <w:pStyle w:val="TableParagraph"/>
              <w:spacing w:before="14" w:line="232" w:lineRule="auto"/>
              <w:rPr>
                <w:sz w:val="18"/>
              </w:rPr>
            </w:pPr>
            <w:r>
              <w:rPr>
                <w:sz w:val="18"/>
              </w:rPr>
              <w:t>Subcontractor</w:t>
            </w:r>
            <w:r>
              <w:rPr>
                <w:spacing w:val="40"/>
                <w:sz w:val="18"/>
              </w:rPr>
              <w:t xml:space="preserve"> </w:t>
            </w:r>
            <w:r>
              <w:rPr>
                <w:sz w:val="18"/>
              </w:rPr>
              <w:t>Certified</w:t>
            </w:r>
            <w:r>
              <w:rPr>
                <w:spacing w:val="40"/>
                <w:sz w:val="18"/>
              </w:rPr>
              <w:t xml:space="preserve"> </w:t>
            </w:r>
            <w:r>
              <w:rPr>
                <w:sz w:val="18"/>
              </w:rPr>
              <w:t>Cost</w:t>
            </w:r>
            <w:r>
              <w:rPr>
                <w:spacing w:val="40"/>
                <w:sz w:val="18"/>
              </w:rPr>
              <w:t xml:space="preserve"> </w:t>
            </w:r>
            <w:r>
              <w:rPr>
                <w:sz w:val="18"/>
              </w:rPr>
              <w:t>or</w:t>
            </w:r>
            <w:r>
              <w:rPr>
                <w:spacing w:val="40"/>
                <w:sz w:val="18"/>
              </w:rPr>
              <w:t xml:space="preserve"> </w:t>
            </w:r>
            <w:r>
              <w:rPr>
                <w:sz w:val="18"/>
              </w:rPr>
              <w:t>Pricing</w:t>
            </w:r>
            <w:r>
              <w:rPr>
                <w:spacing w:val="40"/>
                <w:sz w:val="18"/>
              </w:rPr>
              <w:t xml:space="preserve"> </w:t>
            </w:r>
            <w:r>
              <w:rPr>
                <w:sz w:val="18"/>
              </w:rPr>
              <w:t>Data</w:t>
            </w:r>
            <w:r>
              <w:rPr>
                <w:spacing w:val="40"/>
                <w:sz w:val="18"/>
              </w:rPr>
              <w:t xml:space="preserve"> </w:t>
            </w:r>
            <w:r>
              <w:rPr>
                <w:sz w:val="18"/>
              </w:rPr>
              <w:t>[June</w:t>
            </w:r>
            <w:r>
              <w:rPr>
                <w:spacing w:val="40"/>
                <w:sz w:val="18"/>
              </w:rPr>
              <w:t xml:space="preserve"> </w:t>
            </w:r>
            <w:r>
              <w:rPr>
                <w:sz w:val="18"/>
              </w:rPr>
              <w:t>2020]</w:t>
            </w:r>
            <w:r>
              <w:rPr>
                <w:spacing w:val="40"/>
                <w:sz w:val="18"/>
              </w:rPr>
              <w:t xml:space="preserve"> </w:t>
            </w:r>
            <w:r>
              <w:rPr>
                <w:sz w:val="18"/>
              </w:rPr>
              <w:t>(Applicable</w:t>
            </w:r>
            <w:r>
              <w:rPr>
                <w:spacing w:val="40"/>
                <w:sz w:val="18"/>
              </w:rPr>
              <w:t xml:space="preserve"> </w:t>
            </w:r>
            <w:r>
              <w:rPr>
                <w:sz w:val="18"/>
              </w:rPr>
              <w:t>to</w:t>
            </w:r>
            <w:r>
              <w:rPr>
                <w:spacing w:val="40"/>
                <w:sz w:val="18"/>
              </w:rPr>
              <w:t xml:space="preserve"> </w:t>
            </w:r>
            <w:r>
              <w:rPr>
                <w:sz w:val="18"/>
              </w:rPr>
              <w:t>Purchase</w:t>
            </w:r>
            <w:r>
              <w:rPr>
                <w:spacing w:val="40"/>
                <w:sz w:val="18"/>
              </w:rPr>
              <w:t xml:space="preserve"> </w:t>
            </w:r>
            <w:r>
              <w:rPr>
                <w:sz w:val="18"/>
              </w:rPr>
              <w:t>Orders</w:t>
            </w:r>
            <w:r>
              <w:rPr>
                <w:spacing w:val="40"/>
                <w:sz w:val="18"/>
              </w:rPr>
              <w:t xml:space="preserve"> </w:t>
            </w:r>
            <w:r>
              <w:rPr>
                <w:sz w:val="18"/>
              </w:rPr>
              <w:t>that</w:t>
            </w:r>
            <w:r>
              <w:rPr>
                <w:spacing w:val="40"/>
                <w:sz w:val="18"/>
              </w:rPr>
              <w:t xml:space="preserve"> </w:t>
            </w:r>
            <w:r>
              <w:rPr>
                <w:sz w:val="18"/>
              </w:rPr>
              <w:t>require submission</w:t>
            </w:r>
            <w:r>
              <w:rPr>
                <w:spacing w:val="-6"/>
                <w:sz w:val="18"/>
              </w:rPr>
              <w:t xml:space="preserve"> </w:t>
            </w:r>
            <w:r>
              <w:rPr>
                <w:sz w:val="18"/>
              </w:rPr>
              <w:t>of</w:t>
            </w:r>
            <w:r>
              <w:rPr>
                <w:spacing w:val="-5"/>
                <w:sz w:val="18"/>
              </w:rPr>
              <w:t xml:space="preserve"> </w:t>
            </w:r>
            <w:r>
              <w:rPr>
                <w:sz w:val="18"/>
              </w:rPr>
              <w:t>certified</w:t>
            </w:r>
            <w:r>
              <w:rPr>
                <w:spacing w:val="-5"/>
                <w:sz w:val="18"/>
              </w:rPr>
              <w:t xml:space="preserve"> </w:t>
            </w:r>
            <w:r>
              <w:rPr>
                <w:sz w:val="18"/>
              </w:rPr>
              <w:t>cost</w:t>
            </w:r>
            <w:r>
              <w:rPr>
                <w:spacing w:val="-4"/>
                <w:sz w:val="18"/>
              </w:rPr>
              <w:t xml:space="preserve"> </w:t>
            </w:r>
            <w:r>
              <w:rPr>
                <w:sz w:val="18"/>
              </w:rPr>
              <w:t>or</w:t>
            </w:r>
            <w:r>
              <w:rPr>
                <w:spacing w:val="-5"/>
                <w:sz w:val="18"/>
              </w:rPr>
              <w:t xml:space="preserve"> </w:t>
            </w:r>
            <w:r>
              <w:rPr>
                <w:sz w:val="18"/>
              </w:rPr>
              <w:t>pricing</w:t>
            </w:r>
            <w:r>
              <w:rPr>
                <w:spacing w:val="-5"/>
                <w:sz w:val="18"/>
              </w:rPr>
              <w:t xml:space="preserve"> </w:t>
            </w:r>
            <w:r>
              <w:rPr>
                <w:sz w:val="18"/>
              </w:rPr>
              <w:t>data.</w:t>
            </w:r>
            <w:r>
              <w:rPr>
                <w:spacing w:val="34"/>
                <w:sz w:val="18"/>
              </w:rPr>
              <w:t xml:space="preserve"> </w:t>
            </w:r>
            <w:r>
              <w:rPr>
                <w:sz w:val="18"/>
              </w:rPr>
              <w:t>If</w:t>
            </w:r>
            <w:r>
              <w:rPr>
                <w:spacing w:val="-5"/>
                <w:sz w:val="18"/>
              </w:rPr>
              <w:t xml:space="preserve"> </w:t>
            </w:r>
            <w:r>
              <w:rPr>
                <w:sz w:val="18"/>
              </w:rPr>
              <w:t>the</w:t>
            </w:r>
            <w:r>
              <w:rPr>
                <w:spacing w:val="-7"/>
                <w:sz w:val="18"/>
              </w:rPr>
              <w:t xml:space="preserve"> </w:t>
            </w:r>
            <w:r>
              <w:rPr>
                <w:sz w:val="18"/>
              </w:rPr>
              <w:t>Purchase</w:t>
            </w:r>
            <w:r>
              <w:rPr>
                <w:spacing w:val="-5"/>
                <w:sz w:val="18"/>
              </w:rPr>
              <w:t xml:space="preserve"> </w:t>
            </w:r>
            <w:r>
              <w:rPr>
                <w:sz w:val="18"/>
              </w:rPr>
              <w:t>Order</w:t>
            </w:r>
            <w:r>
              <w:rPr>
                <w:spacing w:val="-8"/>
                <w:sz w:val="18"/>
              </w:rPr>
              <w:t xml:space="preserve"> </w:t>
            </w:r>
            <w:r>
              <w:rPr>
                <w:sz w:val="18"/>
              </w:rPr>
              <w:t>exceeds</w:t>
            </w:r>
            <w:r>
              <w:rPr>
                <w:spacing w:val="-5"/>
                <w:sz w:val="18"/>
              </w:rPr>
              <w:t xml:space="preserve"> </w:t>
            </w:r>
            <w:r>
              <w:rPr>
                <w:sz w:val="18"/>
              </w:rPr>
              <w:t>the</w:t>
            </w:r>
            <w:r>
              <w:rPr>
                <w:spacing w:val="-4"/>
                <w:sz w:val="18"/>
              </w:rPr>
              <w:t xml:space="preserve"> </w:t>
            </w:r>
            <w:r>
              <w:rPr>
                <w:sz w:val="18"/>
              </w:rPr>
              <w:t>threshold</w:t>
            </w:r>
            <w:r>
              <w:rPr>
                <w:spacing w:val="-6"/>
                <w:sz w:val="18"/>
              </w:rPr>
              <w:t xml:space="preserve"> </w:t>
            </w:r>
            <w:r>
              <w:rPr>
                <w:sz w:val="18"/>
              </w:rPr>
              <w:t>in</w:t>
            </w:r>
            <w:r>
              <w:rPr>
                <w:spacing w:val="-5"/>
                <w:sz w:val="18"/>
              </w:rPr>
              <w:t xml:space="preserve"> </w:t>
            </w:r>
            <w:r>
              <w:rPr>
                <w:sz w:val="18"/>
              </w:rPr>
              <w:t>FAR</w:t>
            </w:r>
            <w:r>
              <w:rPr>
                <w:spacing w:val="-5"/>
                <w:sz w:val="18"/>
              </w:rPr>
              <w:t xml:space="preserve"> </w:t>
            </w:r>
            <w:r>
              <w:rPr>
                <w:sz w:val="18"/>
              </w:rPr>
              <w:t>15.403-</w:t>
            </w:r>
            <w:r>
              <w:rPr>
                <w:spacing w:val="-2"/>
                <w:sz w:val="18"/>
              </w:rPr>
              <w:t>4(a)(1)</w:t>
            </w:r>
          </w:p>
          <w:p w14:paraId="3212EF3C" w14:textId="77777777" w:rsidR="00F27A5B" w:rsidRDefault="00000000">
            <w:pPr>
              <w:pStyle w:val="TableParagraph"/>
              <w:spacing w:before="0" w:line="200" w:lineRule="exact"/>
              <w:ind w:right="93"/>
              <w:rPr>
                <w:sz w:val="18"/>
              </w:rPr>
            </w:pPr>
            <w:r>
              <w:rPr>
                <w:sz w:val="18"/>
              </w:rPr>
              <w:t>but the Purchase Order requires submission of certified cost or pricing data only for modifications, use FAR 52.215-13, Subcontractor Certified Cost or Pricing Data-Modifications, instead of FAR 52.215-12)</w:t>
            </w:r>
          </w:p>
        </w:tc>
      </w:tr>
      <w:tr w:rsidR="00F27A5B" w14:paraId="3212EF41" w14:textId="77777777">
        <w:trPr>
          <w:trHeight w:val="617"/>
        </w:trPr>
        <w:tc>
          <w:tcPr>
            <w:tcW w:w="1890" w:type="dxa"/>
          </w:tcPr>
          <w:p w14:paraId="3212EF3E" w14:textId="77777777" w:rsidR="00F27A5B" w:rsidRDefault="00000000">
            <w:pPr>
              <w:pStyle w:val="TableParagraph"/>
              <w:spacing w:before="10"/>
              <w:rPr>
                <w:sz w:val="18"/>
              </w:rPr>
            </w:pPr>
            <w:r>
              <w:rPr>
                <w:sz w:val="18"/>
              </w:rPr>
              <w:t>FAR</w:t>
            </w:r>
            <w:r>
              <w:rPr>
                <w:spacing w:val="-2"/>
                <w:sz w:val="18"/>
              </w:rPr>
              <w:t xml:space="preserve"> </w:t>
            </w:r>
            <w:r>
              <w:rPr>
                <w:sz w:val="18"/>
              </w:rPr>
              <w:t>52.215-</w:t>
            </w:r>
            <w:r>
              <w:rPr>
                <w:spacing w:val="-5"/>
                <w:sz w:val="18"/>
              </w:rPr>
              <w:t>13</w:t>
            </w:r>
          </w:p>
        </w:tc>
        <w:tc>
          <w:tcPr>
            <w:tcW w:w="8190" w:type="dxa"/>
          </w:tcPr>
          <w:p w14:paraId="3212EF3F" w14:textId="77777777" w:rsidR="00F27A5B" w:rsidRDefault="00000000">
            <w:pPr>
              <w:pStyle w:val="TableParagraph"/>
              <w:spacing w:before="17" w:line="230" w:lineRule="auto"/>
              <w:rPr>
                <w:sz w:val="18"/>
              </w:rPr>
            </w:pPr>
            <w:r>
              <w:rPr>
                <w:sz w:val="18"/>
              </w:rPr>
              <w:t>Subcontractor Certified Cost or Pricing Data-Modifications [June 2020] (Applicable to Purchase Orders that exceed</w:t>
            </w:r>
            <w:r>
              <w:rPr>
                <w:spacing w:val="5"/>
                <w:sz w:val="18"/>
              </w:rPr>
              <w:t xml:space="preserve"> </w:t>
            </w:r>
            <w:r>
              <w:rPr>
                <w:sz w:val="18"/>
              </w:rPr>
              <w:t>the</w:t>
            </w:r>
            <w:r>
              <w:rPr>
                <w:spacing w:val="6"/>
                <w:sz w:val="18"/>
              </w:rPr>
              <w:t xml:space="preserve"> </w:t>
            </w:r>
            <w:r>
              <w:rPr>
                <w:sz w:val="18"/>
              </w:rPr>
              <w:t>threshold</w:t>
            </w:r>
            <w:r>
              <w:rPr>
                <w:spacing w:val="5"/>
                <w:sz w:val="18"/>
              </w:rPr>
              <w:t xml:space="preserve"> </w:t>
            </w:r>
            <w:r>
              <w:rPr>
                <w:sz w:val="18"/>
              </w:rPr>
              <w:t>for</w:t>
            </w:r>
            <w:r>
              <w:rPr>
                <w:spacing w:val="6"/>
                <w:sz w:val="18"/>
              </w:rPr>
              <w:t xml:space="preserve"> </w:t>
            </w:r>
            <w:r>
              <w:rPr>
                <w:sz w:val="18"/>
              </w:rPr>
              <w:t>submission</w:t>
            </w:r>
            <w:r>
              <w:rPr>
                <w:spacing w:val="5"/>
                <w:sz w:val="18"/>
              </w:rPr>
              <w:t xml:space="preserve"> </w:t>
            </w:r>
            <w:r>
              <w:rPr>
                <w:sz w:val="18"/>
              </w:rPr>
              <w:t>of</w:t>
            </w:r>
            <w:r>
              <w:rPr>
                <w:spacing w:val="6"/>
                <w:sz w:val="18"/>
              </w:rPr>
              <w:t xml:space="preserve"> </w:t>
            </w:r>
            <w:r>
              <w:rPr>
                <w:sz w:val="18"/>
              </w:rPr>
              <w:t>certified</w:t>
            </w:r>
            <w:r>
              <w:rPr>
                <w:spacing w:val="4"/>
                <w:sz w:val="18"/>
              </w:rPr>
              <w:t xml:space="preserve"> </w:t>
            </w:r>
            <w:r>
              <w:rPr>
                <w:sz w:val="18"/>
              </w:rPr>
              <w:t>cost</w:t>
            </w:r>
            <w:r>
              <w:rPr>
                <w:spacing w:val="6"/>
                <w:sz w:val="18"/>
              </w:rPr>
              <w:t xml:space="preserve"> </w:t>
            </w:r>
            <w:r>
              <w:rPr>
                <w:sz w:val="18"/>
              </w:rPr>
              <w:t>or</w:t>
            </w:r>
            <w:r>
              <w:rPr>
                <w:spacing w:val="4"/>
                <w:sz w:val="18"/>
              </w:rPr>
              <w:t xml:space="preserve"> </w:t>
            </w:r>
            <w:r>
              <w:rPr>
                <w:sz w:val="18"/>
              </w:rPr>
              <w:t>pricing</w:t>
            </w:r>
            <w:r>
              <w:rPr>
                <w:spacing w:val="6"/>
                <w:sz w:val="18"/>
              </w:rPr>
              <w:t xml:space="preserve"> </w:t>
            </w:r>
            <w:r>
              <w:rPr>
                <w:sz w:val="18"/>
              </w:rPr>
              <w:t>data</w:t>
            </w:r>
            <w:r>
              <w:rPr>
                <w:spacing w:val="5"/>
                <w:sz w:val="18"/>
              </w:rPr>
              <w:t xml:space="preserve"> </w:t>
            </w:r>
            <w:r>
              <w:rPr>
                <w:sz w:val="18"/>
              </w:rPr>
              <w:t>in</w:t>
            </w:r>
            <w:r>
              <w:rPr>
                <w:spacing w:val="5"/>
                <w:sz w:val="18"/>
              </w:rPr>
              <w:t xml:space="preserve"> </w:t>
            </w:r>
            <w:r>
              <w:rPr>
                <w:sz w:val="18"/>
              </w:rPr>
              <w:t>FAR</w:t>
            </w:r>
            <w:r>
              <w:rPr>
                <w:spacing w:val="5"/>
                <w:sz w:val="18"/>
              </w:rPr>
              <w:t xml:space="preserve"> </w:t>
            </w:r>
            <w:r>
              <w:rPr>
                <w:sz w:val="18"/>
              </w:rPr>
              <w:t>15.403-4(a)(1)</w:t>
            </w:r>
            <w:r>
              <w:rPr>
                <w:spacing w:val="6"/>
                <w:sz w:val="18"/>
              </w:rPr>
              <w:t xml:space="preserve"> </w:t>
            </w:r>
            <w:r>
              <w:rPr>
                <w:sz w:val="18"/>
              </w:rPr>
              <w:t>if</w:t>
            </w:r>
            <w:r>
              <w:rPr>
                <w:spacing w:val="4"/>
                <w:sz w:val="18"/>
              </w:rPr>
              <w:t xml:space="preserve"> </w:t>
            </w:r>
            <w:r>
              <w:rPr>
                <w:sz w:val="18"/>
              </w:rPr>
              <w:t>certified</w:t>
            </w:r>
            <w:r>
              <w:rPr>
                <w:spacing w:val="5"/>
                <w:sz w:val="18"/>
              </w:rPr>
              <w:t xml:space="preserve"> </w:t>
            </w:r>
            <w:r>
              <w:rPr>
                <w:sz w:val="18"/>
              </w:rPr>
              <w:t>cost</w:t>
            </w:r>
            <w:r>
              <w:rPr>
                <w:spacing w:val="6"/>
                <w:sz w:val="18"/>
              </w:rPr>
              <w:t xml:space="preserve"> </w:t>
            </w:r>
            <w:r>
              <w:rPr>
                <w:spacing w:val="-5"/>
                <w:sz w:val="18"/>
              </w:rPr>
              <w:t>or</w:t>
            </w:r>
          </w:p>
          <w:p w14:paraId="3212EF40" w14:textId="77777777" w:rsidR="00F27A5B" w:rsidRDefault="00000000">
            <w:pPr>
              <w:pStyle w:val="TableParagraph"/>
              <w:spacing w:before="0" w:line="183" w:lineRule="exact"/>
              <w:rPr>
                <w:sz w:val="18"/>
              </w:rPr>
            </w:pPr>
            <w:r>
              <w:rPr>
                <w:sz w:val="18"/>
              </w:rPr>
              <w:t>pricing</w:t>
            </w:r>
            <w:r>
              <w:rPr>
                <w:spacing w:val="-4"/>
                <w:sz w:val="18"/>
              </w:rPr>
              <w:t xml:space="preserve"> </w:t>
            </w:r>
            <w:r>
              <w:rPr>
                <w:sz w:val="18"/>
              </w:rPr>
              <w:t>data</w:t>
            </w:r>
            <w:r>
              <w:rPr>
                <w:spacing w:val="-2"/>
                <w:sz w:val="18"/>
              </w:rPr>
              <w:t xml:space="preserve"> </w:t>
            </w:r>
            <w:r>
              <w:rPr>
                <w:sz w:val="18"/>
              </w:rPr>
              <w:t>are</w:t>
            </w:r>
            <w:r>
              <w:rPr>
                <w:spacing w:val="-2"/>
                <w:sz w:val="18"/>
              </w:rPr>
              <w:t xml:space="preserve"> </w:t>
            </w:r>
            <w:r>
              <w:rPr>
                <w:sz w:val="18"/>
              </w:rPr>
              <w:t>not</w:t>
            </w:r>
            <w:r>
              <w:rPr>
                <w:spacing w:val="-1"/>
                <w:sz w:val="18"/>
              </w:rPr>
              <w:t xml:space="preserve"> </w:t>
            </w:r>
            <w:r>
              <w:rPr>
                <w:sz w:val="18"/>
              </w:rPr>
              <w:t>required</w:t>
            </w:r>
            <w:r>
              <w:rPr>
                <w:spacing w:val="-2"/>
                <w:sz w:val="18"/>
              </w:rPr>
              <w:t xml:space="preserve"> </w:t>
            </w:r>
            <w:r>
              <w:rPr>
                <w:sz w:val="18"/>
              </w:rPr>
              <w:t>for</w:t>
            </w:r>
            <w:r>
              <w:rPr>
                <w:spacing w:val="-2"/>
                <w:sz w:val="18"/>
              </w:rPr>
              <w:t xml:space="preserve"> </w:t>
            </w:r>
            <w:r>
              <w:rPr>
                <w:sz w:val="18"/>
              </w:rPr>
              <w:t>the</w:t>
            </w:r>
            <w:r>
              <w:rPr>
                <w:spacing w:val="-1"/>
                <w:sz w:val="18"/>
              </w:rPr>
              <w:t xml:space="preserve"> </w:t>
            </w:r>
            <w:r>
              <w:rPr>
                <w:sz w:val="18"/>
              </w:rPr>
              <w:t>original</w:t>
            </w:r>
            <w:r>
              <w:rPr>
                <w:spacing w:val="-1"/>
                <w:sz w:val="18"/>
              </w:rPr>
              <w:t xml:space="preserve"> </w:t>
            </w:r>
            <w:r>
              <w:rPr>
                <w:sz w:val="18"/>
              </w:rPr>
              <w:t>Purchase</w:t>
            </w:r>
            <w:r>
              <w:rPr>
                <w:spacing w:val="-1"/>
                <w:sz w:val="18"/>
              </w:rPr>
              <w:t xml:space="preserve"> </w:t>
            </w:r>
            <w:r>
              <w:rPr>
                <w:sz w:val="18"/>
              </w:rPr>
              <w:t>Order, but</w:t>
            </w:r>
            <w:r>
              <w:rPr>
                <w:spacing w:val="-2"/>
                <w:sz w:val="18"/>
              </w:rPr>
              <w:t xml:space="preserve"> </w:t>
            </w:r>
            <w:r>
              <w:rPr>
                <w:sz w:val="18"/>
              </w:rPr>
              <w:t>may</w:t>
            </w:r>
            <w:r>
              <w:rPr>
                <w:spacing w:val="-1"/>
                <w:sz w:val="18"/>
              </w:rPr>
              <w:t xml:space="preserve"> </w:t>
            </w:r>
            <w:r>
              <w:rPr>
                <w:sz w:val="18"/>
              </w:rPr>
              <w:t>be</w:t>
            </w:r>
            <w:r>
              <w:rPr>
                <w:spacing w:val="-1"/>
                <w:sz w:val="18"/>
              </w:rPr>
              <w:t xml:space="preserve"> </w:t>
            </w:r>
            <w:r>
              <w:rPr>
                <w:sz w:val="18"/>
              </w:rPr>
              <w:t>required</w:t>
            </w:r>
            <w:r>
              <w:rPr>
                <w:spacing w:val="-2"/>
                <w:sz w:val="18"/>
              </w:rPr>
              <w:t xml:space="preserve"> </w:t>
            </w:r>
            <w:r>
              <w:rPr>
                <w:sz w:val="18"/>
              </w:rPr>
              <w:t>for</w:t>
            </w:r>
            <w:r>
              <w:rPr>
                <w:spacing w:val="-1"/>
                <w:sz w:val="18"/>
              </w:rPr>
              <w:t xml:space="preserve"> </w:t>
            </w:r>
            <w:r>
              <w:rPr>
                <w:spacing w:val="-2"/>
                <w:sz w:val="18"/>
              </w:rPr>
              <w:t>modifications)</w:t>
            </w:r>
          </w:p>
        </w:tc>
      </w:tr>
      <w:tr w:rsidR="00F27A5B" w14:paraId="3212EF45" w14:textId="77777777">
        <w:trPr>
          <w:trHeight w:val="816"/>
        </w:trPr>
        <w:tc>
          <w:tcPr>
            <w:tcW w:w="1890" w:type="dxa"/>
          </w:tcPr>
          <w:p w14:paraId="3212EF42" w14:textId="77777777" w:rsidR="00F27A5B" w:rsidRDefault="00000000">
            <w:pPr>
              <w:pStyle w:val="TableParagraph"/>
              <w:rPr>
                <w:sz w:val="18"/>
              </w:rPr>
            </w:pPr>
            <w:r>
              <w:rPr>
                <w:sz w:val="18"/>
              </w:rPr>
              <w:t>FAR</w:t>
            </w:r>
            <w:r>
              <w:rPr>
                <w:spacing w:val="-2"/>
                <w:sz w:val="18"/>
              </w:rPr>
              <w:t xml:space="preserve"> </w:t>
            </w:r>
            <w:r>
              <w:rPr>
                <w:sz w:val="18"/>
              </w:rPr>
              <w:t>52.215-</w:t>
            </w:r>
            <w:r>
              <w:rPr>
                <w:spacing w:val="-5"/>
                <w:sz w:val="18"/>
              </w:rPr>
              <w:t>14</w:t>
            </w:r>
          </w:p>
        </w:tc>
        <w:tc>
          <w:tcPr>
            <w:tcW w:w="8190" w:type="dxa"/>
          </w:tcPr>
          <w:p w14:paraId="3212EF43" w14:textId="77777777" w:rsidR="00F27A5B" w:rsidRDefault="00000000">
            <w:pPr>
              <w:pStyle w:val="TableParagraph"/>
              <w:spacing w:before="14" w:line="232" w:lineRule="auto"/>
              <w:ind w:right="94"/>
              <w:jc w:val="both"/>
              <w:rPr>
                <w:sz w:val="18"/>
              </w:rPr>
            </w:pPr>
            <w:r>
              <w:rPr>
                <w:sz w:val="18"/>
              </w:rPr>
              <w:t>Integrity</w:t>
            </w:r>
            <w:r>
              <w:rPr>
                <w:spacing w:val="-12"/>
                <w:sz w:val="18"/>
              </w:rPr>
              <w:t xml:space="preserve"> </w:t>
            </w:r>
            <w:r>
              <w:rPr>
                <w:sz w:val="18"/>
              </w:rPr>
              <w:t>of</w:t>
            </w:r>
            <w:r>
              <w:rPr>
                <w:spacing w:val="-11"/>
                <w:sz w:val="18"/>
              </w:rPr>
              <w:t xml:space="preserve"> </w:t>
            </w:r>
            <w:r>
              <w:rPr>
                <w:sz w:val="18"/>
              </w:rPr>
              <w:t>Unit</w:t>
            </w:r>
            <w:r>
              <w:rPr>
                <w:spacing w:val="-11"/>
                <w:sz w:val="18"/>
              </w:rPr>
              <w:t xml:space="preserve"> </w:t>
            </w:r>
            <w:r>
              <w:rPr>
                <w:sz w:val="18"/>
              </w:rPr>
              <w:t>Prices</w:t>
            </w:r>
            <w:r>
              <w:rPr>
                <w:spacing w:val="-11"/>
                <w:sz w:val="18"/>
              </w:rPr>
              <w:t xml:space="preserve"> </w:t>
            </w:r>
            <w:r>
              <w:rPr>
                <w:sz w:val="18"/>
              </w:rPr>
              <w:t>[June</w:t>
            </w:r>
            <w:r>
              <w:rPr>
                <w:spacing w:val="-12"/>
                <w:sz w:val="18"/>
              </w:rPr>
              <w:t xml:space="preserve"> </w:t>
            </w:r>
            <w:r>
              <w:rPr>
                <w:sz w:val="18"/>
              </w:rPr>
              <w:t>2020]</w:t>
            </w:r>
            <w:r>
              <w:rPr>
                <w:spacing w:val="-11"/>
                <w:sz w:val="18"/>
              </w:rPr>
              <w:t xml:space="preserve"> </w:t>
            </w:r>
            <w:r>
              <w:rPr>
                <w:sz w:val="18"/>
              </w:rPr>
              <w:t>(The</w:t>
            </w:r>
            <w:r>
              <w:rPr>
                <w:spacing w:val="-11"/>
                <w:sz w:val="18"/>
              </w:rPr>
              <w:t xml:space="preserve"> </w:t>
            </w:r>
            <w:r>
              <w:rPr>
                <w:sz w:val="18"/>
              </w:rPr>
              <w:t>substance</w:t>
            </w:r>
            <w:r>
              <w:rPr>
                <w:spacing w:val="-11"/>
                <w:sz w:val="18"/>
              </w:rPr>
              <w:t xml:space="preserve"> </w:t>
            </w:r>
            <w:r>
              <w:rPr>
                <w:sz w:val="18"/>
              </w:rPr>
              <w:t>of</w:t>
            </w:r>
            <w:r>
              <w:rPr>
                <w:spacing w:val="-12"/>
                <w:sz w:val="18"/>
              </w:rPr>
              <w:t xml:space="preserve"> </w:t>
            </w:r>
            <w:r>
              <w:rPr>
                <w:sz w:val="18"/>
              </w:rPr>
              <w:t>this</w:t>
            </w:r>
            <w:r>
              <w:rPr>
                <w:spacing w:val="-11"/>
                <w:sz w:val="18"/>
              </w:rPr>
              <w:t xml:space="preserve"> </w:t>
            </w:r>
            <w:r>
              <w:rPr>
                <w:sz w:val="18"/>
              </w:rPr>
              <w:t>clause,</w:t>
            </w:r>
            <w:r>
              <w:rPr>
                <w:spacing w:val="-11"/>
                <w:sz w:val="18"/>
              </w:rPr>
              <w:t xml:space="preserve"> </w:t>
            </w:r>
            <w:r>
              <w:rPr>
                <w:sz w:val="18"/>
              </w:rPr>
              <w:t>less</w:t>
            </w:r>
            <w:r>
              <w:rPr>
                <w:spacing w:val="-11"/>
                <w:sz w:val="18"/>
              </w:rPr>
              <w:t xml:space="preserve"> </w:t>
            </w:r>
            <w:r>
              <w:rPr>
                <w:sz w:val="18"/>
              </w:rPr>
              <w:t>paragraph</w:t>
            </w:r>
            <w:r>
              <w:rPr>
                <w:spacing w:val="-12"/>
                <w:sz w:val="18"/>
              </w:rPr>
              <w:t xml:space="preserve"> </w:t>
            </w:r>
            <w:r>
              <w:rPr>
                <w:sz w:val="18"/>
              </w:rPr>
              <w:t>(b),</w:t>
            </w:r>
            <w:r>
              <w:rPr>
                <w:spacing w:val="-11"/>
                <w:sz w:val="18"/>
              </w:rPr>
              <w:t xml:space="preserve"> </w:t>
            </w:r>
            <w:r>
              <w:rPr>
                <w:sz w:val="18"/>
              </w:rPr>
              <w:t>is</w:t>
            </w:r>
            <w:r>
              <w:rPr>
                <w:spacing w:val="-11"/>
                <w:sz w:val="18"/>
              </w:rPr>
              <w:t xml:space="preserve"> </w:t>
            </w:r>
            <w:r>
              <w:rPr>
                <w:sz w:val="18"/>
              </w:rPr>
              <w:t>applicable</w:t>
            </w:r>
            <w:r>
              <w:rPr>
                <w:spacing w:val="-11"/>
                <w:sz w:val="18"/>
              </w:rPr>
              <w:t xml:space="preserve"> </w:t>
            </w:r>
            <w:r>
              <w:rPr>
                <w:sz w:val="18"/>
              </w:rPr>
              <w:t>to</w:t>
            </w:r>
            <w:r>
              <w:rPr>
                <w:spacing w:val="-12"/>
                <w:sz w:val="18"/>
              </w:rPr>
              <w:t xml:space="preserve"> </w:t>
            </w:r>
            <w:r>
              <w:rPr>
                <w:sz w:val="18"/>
              </w:rPr>
              <w:t>all</w:t>
            </w:r>
            <w:r>
              <w:rPr>
                <w:spacing w:val="-11"/>
                <w:sz w:val="18"/>
              </w:rPr>
              <w:t xml:space="preserve"> </w:t>
            </w:r>
            <w:r>
              <w:rPr>
                <w:sz w:val="18"/>
              </w:rPr>
              <w:t>Purchase Orders or other than: acquisitions at or below the simplified acquisition threshold in FAR Part 2; construction or</w:t>
            </w:r>
            <w:r>
              <w:rPr>
                <w:spacing w:val="5"/>
                <w:sz w:val="18"/>
              </w:rPr>
              <w:t xml:space="preserve"> </w:t>
            </w:r>
            <w:r>
              <w:rPr>
                <w:sz w:val="18"/>
              </w:rPr>
              <w:t>architect-engineer</w:t>
            </w:r>
            <w:r>
              <w:rPr>
                <w:spacing w:val="5"/>
                <w:sz w:val="18"/>
              </w:rPr>
              <w:t xml:space="preserve"> </w:t>
            </w:r>
            <w:r>
              <w:rPr>
                <w:sz w:val="18"/>
              </w:rPr>
              <w:t>services</w:t>
            </w:r>
            <w:r>
              <w:rPr>
                <w:spacing w:val="4"/>
                <w:sz w:val="18"/>
              </w:rPr>
              <w:t xml:space="preserve"> </w:t>
            </w:r>
            <w:r>
              <w:rPr>
                <w:sz w:val="18"/>
              </w:rPr>
              <w:t>under</w:t>
            </w:r>
            <w:r>
              <w:rPr>
                <w:spacing w:val="5"/>
                <w:sz w:val="18"/>
              </w:rPr>
              <w:t xml:space="preserve"> </w:t>
            </w:r>
            <w:r>
              <w:rPr>
                <w:sz w:val="18"/>
              </w:rPr>
              <w:t>FAR</w:t>
            </w:r>
            <w:r>
              <w:rPr>
                <w:spacing w:val="5"/>
                <w:sz w:val="18"/>
              </w:rPr>
              <w:t xml:space="preserve"> </w:t>
            </w:r>
            <w:r>
              <w:rPr>
                <w:sz w:val="18"/>
              </w:rPr>
              <w:t>Part</w:t>
            </w:r>
            <w:r>
              <w:rPr>
                <w:spacing w:val="5"/>
                <w:sz w:val="18"/>
              </w:rPr>
              <w:t xml:space="preserve"> </w:t>
            </w:r>
            <w:r>
              <w:rPr>
                <w:sz w:val="18"/>
              </w:rPr>
              <w:t>36;</w:t>
            </w:r>
            <w:r>
              <w:rPr>
                <w:spacing w:val="5"/>
                <w:sz w:val="18"/>
              </w:rPr>
              <w:t xml:space="preserve"> </w:t>
            </w:r>
            <w:r>
              <w:rPr>
                <w:sz w:val="18"/>
              </w:rPr>
              <w:t>utility</w:t>
            </w:r>
            <w:r>
              <w:rPr>
                <w:spacing w:val="4"/>
                <w:sz w:val="18"/>
              </w:rPr>
              <w:t xml:space="preserve"> </w:t>
            </w:r>
            <w:r>
              <w:rPr>
                <w:sz w:val="18"/>
              </w:rPr>
              <w:t>services</w:t>
            </w:r>
            <w:r>
              <w:rPr>
                <w:spacing w:val="5"/>
                <w:sz w:val="18"/>
              </w:rPr>
              <w:t xml:space="preserve"> </w:t>
            </w:r>
            <w:r>
              <w:rPr>
                <w:sz w:val="18"/>
              </w:rPr>
              <w:t>under</w:t>
            </w:r>
            <w:r>
              <w:rPr>
                <w:spacing w:val="5"/>
                <w:sz w:val="18"/>
              </w:rPr>
              <w:t xml:space="preserve"> </w:t>
            </w:r>
            <w:r>
              <w:rPr>
                <w:sz w:val="18"/>
              </w:rPr>
              <w:t>FAR</w:t>
            </w:r>
            <w:r>
              <w:rPr>
                <w:spacing w:val="5"/>
                <w:sz w:val="18"/>
              </w:rPr>
              <w:t xml:space="preserve"> </w:t>
            </w:r>
            <w:r>
              <w:rPr>
                <w:sz w:val="18"/>
              </w:rPr>
              <w:t>Part</w:t>
            </w:r>
            <w:r>
              <w:rPr>
                <w:spacing w:val="4"/>
                <w:sz w:val="18"/>
              </w:rPr>
              <w:t xml:space="preserve"> </w:t>
            </w:r>
            <w:r>
              <w:rPr>
                <w:sz w:val="18"/>
              </w:rPr>
              <w:t>41;</w:t>
            </w:r>
            <w:r>
              <w:rPr>
                <w:spacing w:val="5"/>
                <w:sz w:val="18"/>
              </w:rPr>
              <w:t xml:space="preserve"> </w:t>
            </w:r>
            <w:r>
              <w:rPr>
                <w:sz w:val="18"/>
              </w:rPr>
              <w:t>services</w:t>
            </w:r>
            <w:r>
              <w:rPr>
                <w:spacing w:val="5"/>
                <w:sz w:val="18"/>
              </w:rPr>
              <w:t xml:space="preserve"> </w:t>
            </w:r>
            <w:r>
              <w:rPr>
                <w:sz w:val="18"/>
              </w:rPr>
              <w:t>where</w:t>
            </w:r>
            <w:r>
              <w:rPr>
                <w:spacing w:val="5"/>
                <w:sz w:val="18"/>
              </w:rPr>
              <w:t xml:space="preserve"> </w:t>
            </w:r>
            <w:proofErr w:type="gramStart"/>
            <w:r>
              <w:rPr>
                <w:spacing w:val="-2"/>
                <w:sz w:val="18"/>
              </w:rPr>
              <w:t>supplies</w:t>
            </w:r>
            <w:proofErr w:type="gramEnd"/>
          </w:p>
          <w:p w14:paraId="3212EF44" w14:textId="77777777" w:rsidR="00F27A5B" w:rsidRDefault="00000000">
            <w:pPr>
              <w:pStyle w:val="TableParagraph"/>
              <w:spacing w:before="0" w:line="180" w:lineRule="exact"/>
              <w:jc w:val="both"/>
              <w:rPr>
                <w:sz w:val="18"/>
              </w:rPr>
            </w:pPr>
            <w:r>
              <w:rPr>
                <w:sz w:val="18"/>
              </w:rPr>
              <w:t>are</w:t>
            </w:r>
            <w:r>
              <w:rPr>
                <w:spacing w:val="-2"/>
                <w:sz w:val="18"/>
              </w:rPr>
              <w:t xml:space="preserve"> </w:t>
            </w:r>
            <w:r>
              <w:rPr>
                <w:sz w:val="18"/>
              </w:rPr>
              <w:t>not</w:t>
            </w:r>
            <w:r>
              <w:rPr>
                <w:spacing w:val="-1"/>
                <w:sz w:val="18"/>
              </w:rPr>
              <w:t xml:space="preserve"> </w:t>
            </w:r>
            <w:r>
              <w:rPr>
                <w:sz w:val="18"/>
              </w:rPr>
              <w:t>required;</w:t>
            </w:r>
            <w:r>
              <w:rPr>
                <w:spacing w:val="-1"/>
                <w:sz w:val="18"/>
              </w:rPr>
              <w:t xml:space="preserve"> </w:t>
            </w:r>
            <w:r>
              <w:rPr>
                <w:sz w:val="18"/>
              </w:rPr>
              <w:t>commercial</w:t>
            </w:r>
            <w:r>
              <w:rPr>
                <w:spacing w:val="-1"/>
                <w:sz w:val="18"/>
              </w:rPr>
              <w:t xml:space="preserve"> </w:t>
            </w:r>
            <w:r>
              <w:rPr>
                <w:sz w:val="18"/>
              </w:rPr>
              <w:t>items;</w:t>
            </w:r>
            <w:r>
              <w:rPr>
                <w:spacing w:val="-1"/>
                <w:sz w:val="18"/>
              </w:rPr>
              <w:t xml:space="preserve"> </w:t>
            </w:r>
            <w:r>
              <w:rPr>
                <w:sz w:val="18"/>
              </w:rPr>
              <w:t>and</w:t>
            </w:r>
            <w:r>
              <w:rPr>
                <w:spacing w:val="-2"/>
                <w:sz w:val="18"/>
              </w:rPr>
              <w:t xml:space="preserve"> </w:t>
            </w:r>
            <w:r>
              <w:rPr>
                <w:sz w:val="18"/>
              </w:rPr>
              <w:t>petroleum</w:t>
            </w:r>
            <w:r>
              <w:rPr>
                <w:spacing w:val="-1"/>
                <w:sz w:val="18"/>
              </w:rPr>
              <w:t xml:space="preserve"> </w:t>
            </w:r>
            <w:r>
              <w:rPr>
                <w:spacing w:val="-2"/>
                <w:sz w:val="18"/>
              </w:rPr>
              <w:t>products.)</w:t>
            </w:r>
          </w:p>
        </w:tc>
      </w:tr>
    </w:tbl>
    <w:p w14:paraId="3212EF46" w14:textId="77777777" w:rsidR="00F27A5B" w:rsidRDefault="00F27A5B">
      <w:pPr>
        <w:spacing w:line="180" w:lineRule="exact"/>
        <w:jc w:val="both"/>
        <w:rPr>
          <w:sz w:val="18"/>
        </w:rPr>
        <w:sectPr w:rsidR="00F27A5B">
          <w:pgSz w:w="12240" w:h="15840"/>
          <w:pgMar w:top="580" w:right="500" w:bottom="1100" w:left="620" w:header="0" w:footer="922" w:gutter="0"/>
          <w:cols w:space="720"/>
        </w:sect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8190"/>
      </w:tblGrid>
      <w:tr w:rsidR="00F27A5B" w14:paraId="3212EF49" w14:textId="77777777">
        <w:trPr>
          <w:trHeight w:val="417"/>
        </w:trPr>
        <w:tc>
          <w:tcPr>
            <w:tcW w:w="1890" w:type="dxa"/>
          </w:tcPr>
          <w:p w14:paraId="3212EF47" w14:textId="77777777" w:rsidR="00F27A5B" w:rsidRDefault="00000000">
            <w:pPr>
              <w:pStyle w:val="TableParagraph"/>
              <w:rPr>
                <w:sz w:val="18"/>
              </w:rPr>
            </w:pPr>
            <w:r>
              <w:rPr>
                <w:sz w:val="18"/>
              </w:rPr>
              <w:lastRenderedPageBreak/>
              <w:t>FAR</w:t>
            </w:r>
            <w:r>
              <w:rPr>
                <w:spacing w:val="-2"/>
                <w:sz w:val="18"/>
              </w:rPr>
              <w:t xml:space="preserve"> </w:t>
            </w:r>
            <w:r>
              <w:rPr>
                <w:sz w:val="18"/>
              </w:rPr>
              <w:t>52.222-</w:t>
            </w:r>
            <w:r>
              <w:rPr>
                <w:spacing w:val="-5"/>
                <w:sz w:val="18"/>
              </w:rPr>
              <w:t>21</w:t>
            </w:r>
          </w:p>
        </w:tc>
        <w:tc>
          <w:tcPr>
            <w:tcW w:w="8190" w:type="dxa"/>
          </w:tcPr>
          <w:p w14:paraId="3212EF48" w14:textId="77777777" w:rsidR="00F27A5B" w:rsidRDefault="00000000">
            <w:pPr>
              <w:pStyle w:val="TableParagraph"/>
              <w:spacing w:before="0" w:line="200" w:lineRule="exact"/>
              <w:rPr>
                <w:sz w:val="18"/>
              </w:rPr>
            </w:pPr>
            <w:r>
              <w:rPr>
                <w:sz w:val="18"/>
              </w:rPr>
              <w:t>Prohibition of Segregated Facilities [Apr 2015] (Applicable to Purchase Orders that are subject to the Equal Opportunity clause of this Agreement)</w:t>
            </w:r>
          </w:p>
        </w:tc>
      </w:tr>
      <w:tr w:rsidR="00F27A5B" w14:paraId="3212EF4E" w14:textId="77777777">
        <w:trPr>
          <w:trHeight w:val="1433"/>
        </w:trPr>
        <w:tc>
          <w:tcPr>
            <w:tcW w:w="1890" w:type="dxa"/>
          </w:tcPr>
          <w:p w14:paraId="3212EF4A" w14:textId="77777777" w:rsidR="00F27A5B" w:rsidRDefault="00000000">
            <w:pPr>
              <w:pStyle w:val="TableParagraph"/>
              <w:rPr>
                <w:sz w:val="18"/>
              </w:rPr>
            </w:pPr>
            <w:r>
              <w:rPr>
                <w:sz w:val="18"/>
              </w:rPr>
              <w:t>FAR</w:t>
            </w:r>
            <w:r>
              <w:rPr>
                <w:spacing w:val="-9"/>
                <w:sz w:val="18"/>
              </w:rPr>
              <w:t xml:space="preserve"> </w:t>
            </w:r>
            <w:r>
              <w:rPr>
                <w:sz w:val="18"/>
              </w:rPr>
              <w:t>52.222-</w:t>
            </w:r>
            <w:r>
              <w:rPr>
                <w:spacing w:val="-5"/>
                <w:sz w:val="18"/>
              </w:rPr>
              <w:t>26</w:t>
            </w:r>
          </w:p>
        </w:tc>
        <w:tc>
          <w:tcPr>
            <w:tcW w:w="8190" w:type="dxa"/>
          </w:tcPr>
          <w:p w14:paraId="3212EF4B" w14:textId="77777777" w:rsidR="00F27A5B" w:rsidRDefault="00000000">
            <w:pPr>
              <w:pStyle w:val="TableParagraph"/>
              <w:spacing w:before="14" w:line="232" w:lineRule="auto"/>
              <w:ind w:right="95" w:hanging="1"/>
              <w:jc w:val="both"/>
              <w:rPr>
                <w:sz w:val="18"/>
              </w:rPr>
            </w:pPr>
            <w:r>
              <w:rPr>
                <w:sz w:val="18"/>
              </w:rPr>
              <w:t>Equal Opportunity [Sep 2016] (Applicable to all Purchase Orders unless exempt. Alternate I [Feb 1999] is applicable if included in Buyer’s subcontract)</w:t>
            </w:r>
          </w:p>
          <w:p w14:paraId="3212EF4C" w14:textId="77777777" w:rsidR="00F27A5B" w:rsidRDefault="00000000">
            <w:pPr>
              <w:pStyle w:val="TableParagraph"/>
              <w:spacing w:before="16" w:line="232" w:lineRule="auto"/>
              <w:ind w:right="95"/>
              <w:jc w:val="both"/>
              <w:rPr>
                <w:b/>
                <w:sz w:val="18"/>
              </w:rPr>
            </w:pPr>
            <w:r>
              <w:rPr>
                <w:b/>
                <w:sz w:val="18"/>
              </w:rPr>
              <w:t xml:space="preserve">This contractor and subcontractor shall abide by the requirements of 41 CFR 60-1.4, which prohibits discrimination on the basis of race, color, religion, sex, national origin, sexual orientation or gender identity, against any employee or applicant for employment, and further requires affirmative action by covered entities to ensure employees and applicants for employment are treated equally without </w:t>
            </w:r>
            <w:proofErr w:type="gramStart"/>
            <w:r>
              <w:rPr>
                <w:b/>
                <w:sz w:val="18"/>
              </w:rPr>
              <w:t>regard</w:t>
            </w:r>
            <w:proofErr w:type="gramEnd"/>
          </w:p>
          <w:p w14:paraId="3212EF4D" w14:textId="77777777" w:rsidR="00F27A5B" w:rsidRDefault="00000000">
            <w:pPr>
              <w:pStyle w:val="TableParagraph"/>
              <w:spacing w:before="0" w:line="179" w:lineRule="exact"/>
              <w:jc w:val="both"/>
              <w:rPr>
                <w:b/>
                <w:sz w:val="18"/>
              </w:rPr>
            </w:pPr>
            <w:r>
              <w:rPr>
                <w:b/>
                <w:sz w:val="18"/>
              </w:rPr>
              <w:t>to</w:t>
            </w:r>
            <w:r>
              <w:rPr>
                <w:b/>
                <w:spacing w:val="-3"/>
                <w:sz w:val="18"/>
              </w:rPr>
              <w:t xml:space="preserve"> </w:t>
            </w:r>
            <w:r>
              <w:rPr>
                <w:b/>
                <w:sz w:val="18"/>
              </w:rPr>
              <w:t>their</w:t>
            </w:r>
            <w:r>
              <w:rPr>
                <w:b/>
                <w:spacing w:val="-3"/>
                <w:sz w:val="18"/>
              </w:rPr>
              <w:t xml:space="preserve"> </w:t>
            </w:r>
            <w:r>
              <w:rPr>
                <w:b/>
                <w:sz w:val="18"/>
              </w:rPr>
              <w:t>race,</w:t>
            </w:r>
            <w:r>
              <w:rPr>
                <w:b/>
                <w:spacing w:val="-3"/>
                <w:sz w:val="18"/>
              </w:rPr>
              <w:t xml:space="preserve"> </w:t>
            </w:r>
            <w:r>
              <w:rPr>
                <w:b/>
                <w:sz w:val="18"/>
              </w:rPr>
              <w:t>color,</w:t>
            </w:r>
            <w:r>
              <w:rPr>
                <w:b/>
                <w:spacing w:val="-3"/>
                <w:sz w:val="18"/>
              </w:rPr>
              <w:t xml:space="preserve"> </w:t>
            </w:r>
            <w:r>
              <w:rPr>
                <w:b/>
                <w:sz w:val="18"/>
              </w:rPr>
              <w:t>religion,</w:t>
            </w:r>
            <w:r>
              <w:rPr>
                <w:b/>
                <w:spacing w:val="-1"/>
                <w:sz w:val="18"/>
              </w:rPr>
              <w:t xml:space="preserve"> </w:t>
            </w:r>
            <w:r>
              <w:rPr>
                <w:b/>
                <w:sz w:val="18"/>
              </w:rPr>
              <w:t>sex,</w:t>
            </w:r>
            <w:r>
              <w:rPr>
                <w:b/>
                <w:spacing w:val="-3"/>
                <w:sz w:val="18"/>
              </w:rPr>
              <w:t xml:space="preserve"> </w:t>
            </w:r>
            <w:r>
              <w:rPr>
                <w:b/>
                <w:sz w:val="18"/>
              </w:rPr>
              <w:t>national</w:t>
            </w:r>
            <w:r>
              <w:rPr>
                <w:b/>
                <w:spacing w:val="-4"/>
                <w:sz w:val="18"/>
              </w:rPr>
              <w:t xml:space="preserve"> </w:t>
            </w:r>
            <w:r>
              <w:rPr>
                <w:b/>
                <w:sz w:val="18"/>
              </w:rPr>
              <w:t>origin,</w:t>
            </w:r>
            <w:r>
              <w:rPr>
                <w:b/>
                <w:spacing w:val="-2"/>
                <w:sz w:val="18"/>
              </w:rPr>
              <w:t xml:space="preserve"> </w:t>
            </w:r>
            <w:r>
              <w:rPr>
                <w:b/>
                <w:sz w:val="18"/>
              </w:rPr>
              <w:t>sexual</w:t>
            </w:r>
            <w:r>
              <w:rPr>
                <w:b/>
                <w:spacing w:val="-2"/>
                <w:sz w:val="18"/>
              </w:rPr>
              <w:t xml:space="preserve"> </w:t>
            </w:r>
            <w:proofErr w:type="gramStart"/>
            <w:r>
              <w:rPr>
                <w:b/>
                <w:sz w:val="18"/>
              </w:rPr>
              <w:t>orientation</w:t>
            </w:r>
            <w:proofErr w:type="gramEnd"/>
            <w:r>
              <w:rPr>
                <w:b/>
                <w:spacing w:val="-3"/>
                <w:sz w:val="18"/>
              </w:rPr>
              <w:t xml:space="preserve"> </w:t>
            </w:r>
            <w:r>
              <w:rPr>
                <w:b/>
                <w:sz w:val="18"/>
              </w:rPr>
              <w:t>or</w:t>
            </w:r>
            <w:r>
              <w:rPr>
                <w:b/>
                <w:spacing w:val="-2"/>
                <w:sz w:val="18"/>
              </w:rPr>
              <w:t xml:space="preserve"> </w:t>
            </w:r>
            <w:r>
              <w:rPr>
                <w:b/>
                <w:sz w:val="18"/>
              </w:rPr>
              <w:t>gender</w:t>
            </w:r>
            <w:r>
              <w:rPr>
                <w:b/>
                <w:spacing w:val="-3"/>
                <w:sz w:val="18"/>
              </w:rPr>
              <w:t xml:space="preserve"> </w:t>
            </w:r>
            <w:r>
              <w:rPr>
                <w:b/>
                <w:spacing w:val="-2"/>
                <w:sz w:val="18"/>
              </w:rPr>
              <w:t>identity.</w:t>
            </w:r>
          </w:p>
        </w:tc>
      </w:tr>
      <w:tr w:rsidR="00F27A5B" w14:paraId="3212EF53" w14:textId="77777777">
        <w:trPr>
          <w:trHeight w:val="1234"/>
        </w:trPr>
        <w:tc>
          <w:tcPr>
            <w:tcW w:w="1890" w:type="dxa"/>
          </w:tcPr>
          <w:p w14:paraId="3212EF4F" w14:textId="77777777" w:rsidR="00F27A5B" w:rsidRDefault="00000000">
            <w:pPr>
              <w:pStyle w:val="TableParagraph"/>
              <w:rPr>
                <w:sz w:val="18"/>
              </w:rPr>
            </w:pPr>
            <w:r>
              <w:rPr>
                <w:sz w:val="18"/>
              </w:rPr>
              <w:t>FAR</w:t>
            </w:r>
            <w:r>
              <w:rPr>
                <w:spacing w:val="-2"/>
                <w:sz w:val="18"/>
              </w:rPr>
              <w:t xml:space="preserve"> </w:t>
            </w:r>
            <w:r>
              <w:rPr>
                <w:sz w:val="18"/>
              </w:rPr>
              <w:t>52.222-</w:t>
            </w:r>
            <w:r>
              <w:rPr>
                <w:spacing w:val="-5"/>
                <w:sz w:val="18"/>
              </w:rPr>
              <w:t>35</w:t>
            </w:r>
          </w:p>
        </w:tc>
        <w:tc>
          <w:tcPr>
            <w:tcW w:w="8190" w:type="dxa"/>
          </w:tcPr>
          <w:p w14:paraId="3212EF50" w14:textId="77777777" w:rsidR="00F27A5B" w:rsidRDefault="00000000">
            <w:pPr>
              <w:pStyle w:val="TableParagraph"/>
              <w:spacing w:before="14" w:line="232" w:lineRule="auto"/>
              <w:ind w:right="95"/>
              <w:jc w:val="both"/>
              <w:rPr>
                <w:sz w:val="18"/>
              </w:rPr>
            </w:pPr>
            <w:r>
              <w:rPr>
                <w:sz w:val="18"/>
              </w:rPr>
              <w:t>Equal Opportunity for Veterans</w:t>
            </w:r>
            <w:r>
              <w:rPr>
                <w:spacing w:val="-2"/>
                <w:sz w:val="18"/>
              </w:rPr>
              <w:t xml:space="preserve"> </w:t>
            </w:r>
            <w:r>
              <w:rPr>
                <w:sz w:val="18"/>
              </w:rPr>
              <w:t>[June 2020] (Applicable to Purchase</w:t>
            </w:r>
            <w:r>
              <w:rPr>
                <w:spacing w:val="-1"/>
                <w:sz w:val="18"/>
              </w:rPr>
              <w:t xml:space="preserve"> </w:t>
            </w:r>
            <w:r>
              <w:rPr>
                <w:sz w:val="18"/>
              </w:rPr>
              <w:t>Orders</w:t>
            </w:r>
            <w:r>
              <w:rPr>
                <w:spacing w:val="-1"/>
                <w:sz w:val="18"/>
              </w:rPr>
              <w:t xml:space="preserve"> </w:t>
            </w:r>
            <w:r>
              <w:rPr>
                <w:sz w:val="18"/>
              </w:rPr>
              <w:t>$150,000 or more unless exempt. Alternate I [Jul 2014] is applicable if included in Buyer’s subcontract))</w:t>
            </w:r>
          </w:p>
          <w:p w14:paraId="3212EF51" w14:textId="77777777" w:rsidR="00F27A5B" w:rsidRDefault="00000000">
            <w:pPr>
              <w:pStyle w:val="TableParagraph"/>
              <w:spacing w:before="16" w:line="232" w:lineRule="auto"/>
              <w:ind w:right="93"/>
              <w:jc w:val="both"/>
              <w:rPr>
                <w:b/>
                <w:sz w:val="18"/>
              </w:rPr>
            </w:pPr>
            <w:r>
              <w:rPr>
                <w:b/>
                <w:sz w:val="18"/>
              </w:rPr>
              <w:t>This</w:t>
            </w:r>
            <w:r>
              <w:rPr>
                <w:b/>
                <w:spacing w:val="-12"/>
                <w:sz w:val="18"/>
              </w:rPr>
              <w:t xml:space="preserve"> </w:t>
            </w:r>
            <w:r>
              <w:rPr>
                <w:b/>
                <w:sz w:val="18"/>
              </w:rPr>
              <w:t>contractor</w:t>
            </w:r>
            <w:r>
              <w:rPr>
                <w:b/>
                <w:spacing w:val="-11"/>
                <w:sz w:val="18"/>
              </w:rPr>
              <w:t xml:space="preserve"> </w:t>
            </w:r>
            <w:r>
              <w:rPr>
                <w:b/>
                <w:sz w:val="18"/>
              </w:rPr>
              <w:t>and</w:t>
            </w:r>
            <w:r>
              <w:rPr>
                <w:b/>
                <w:spacing w:val="-11"/>
                <w:sz w:val="18"/>
              </w:rPr>
              <w:t xml:space="preserve"> </w:t>
            </w:r>
            <w:r>
              <w:rPr>
                <w:b/>
                <w:sz w:val="18"/>
              </w:rPr>
              <w:t>subcontractor</w:t>
            </w:r>
            <w:r>
              <w:rPr>
                <w:b/>
                <w:spacing w:val="-11"/>
                <w:sz w:val="18"/>
              </w:rPr>
              <w:t xml:space="preserve"> </w:t>
            </w:r>
            <w:r>
              <w:rPr>
                <w:b/>
                <w:sz w:val="18"/>
              </w:rPr>
              <w:t>shall</w:t>
            </w:r>
            <w:r>
              <w:rPr>
                <w:b/>
                <w:spacing w:val="-12"/>
                <w:sz w:val="18"/>
              </w:rPr>
              <w:t xml:space="preserve"> </w:t>
            </w:r>
            <w:r>
              <w:rPr>
                <w:b/>
                <w:sz w:val="18"/>
              </w:rPr>
              <w:t>abide</w:t>
            </w:r>
            <w:r>
              <w:rPr>
                <w:b/>
                <w:spacing w:val="-11"/>
                <w:sz w:val="18"/>
              </w:rPr>
              <w:t xml:space="preserve"> </w:t>
            </w:r>
            <w:r>
              <w:rPr>
                <w:b/>
                <w:sz w:val="18"/>
              </w:rPr>
              <w:t>by</w:t>
            </w:r>
            <w:r>
              <w:rPr>
                <w:b/>
                <w:spacing w:val="-11"/>
                <w:sz w:val="18"/>
              </w:rPr>
              <w:t xml:space="preserve"> </w:t>
            </w:r>
            <w:r>
              <w:rPr>
                <w:b/>
                <w:sz w:val="18"/>
              </w:rPr>
              <w:t>the</w:t>
            </w:r>
            <w:r>
              <w:rPr>
                <w:b/>
                <w:spacing w:val="-11"/>
                <w:sz w:val="18"/>
              </w:rPr>
              <w:t xml:space="preserve"> </w:t>
            </w:r>
            <w:r>
              <w:rPr>
                <w:b/>
                <w:sz w:val="18"/>
              </w:rPr>
              <w:t>requirements</w:t>
            </w:r>
            <w:r>
              <w:rPr>
                <w:b/>
                <w:spacing w:val="-12"/>
                <w:sz w:val="18"/>
              </w:rPr>
              <w:t xml:space="preserve"> </w:t>
            </w:r>
            <w:r>
              <w:rPr>
                <w:b/>
                <w:sz w:val="18"/>
              </w:rPr>
              <w:t>of</w:t>
            </w:r>
            <w:r>
              <w:rPr>
                <w:b/>
                <w:spacing w:val="-11"/>
                <w:sz w:val="18"/>
              </w:rPr>
              <w:t xml:space="preserve"> </w:t>
            </w:r>
            <w:r>
              <w:rPr>
                <w:b/>
                <w:sz w:val="18"/>
              </w:rPr>
              <w:t>41</w:t>
            </w:r>
            <w:r>
              <w:rPr>
                <w:b/>
                <w:spacing w:val="-11"/>
                <w:sz w:val="18"/>
              </w:rPr>
              <w:t xml:space="preserve"> </w:t>
            </w:r>
            <w:r>
              <w:rPr>
                <w:b/>
                <w:sz w:val="18"/>
              </w:rPr>
              <w:t>CFR</w:t>
            </w:r>
            <w:r>
              <w:rPr>
                <w:b/>
                <w:spacing w:val="-11"/>
                <w:sz w:val="18"/>
              </w:rPr>
              <w:t xml:space="preserve"> </w:t>
            </w:r>
            <w:r>
              <w:rPr>
                <w:b/>
                <w:sz w:val="18"/>
              </w:rPr>
              <w:t>60-300.5(a).</w:t>
            </w:r>
            <w:r>
              <w:rPr>
                <w:b/>
                <w:spacing w:val="-12"/>
                <w:sz w:val="18"/>
              </w:rPr>
              <w:t xml:space="preserve"> </w:t>
            </w:r>
            <w:r>
              <w:rPr>
                <w:b/>
                <w:sz w:val="18"/>
              </w:rPr>
              <w:t>This</w:t>
            </w:r>
            <w:r>
              <w:rPr>
                <w:b/>
                <w:spacing w:val="-11"/>
                <w:sz w:val="18"/>
              </w:rPr>
              <w:t xml:space="preserve"> </w:t>
            </w:r>
            <w:r>
              <w:rPr>
                <w:b/>
                <w:sz w:val="18"/>
              </w:rPr>
              <w:t>regulation prohibits</w:t>
            </w:r>
            <w:r>
              <w:rPr>
                <w:b/>
                <w:spacing w:val="-3"/>
                <w:sz w:val="18"/>
              </w:rPr>
              <w:t xml:space="preserve"> </w:t>
            </w:r>
            <w:r>
              <w:rPr>
                <w:b/>
                <w:sz w:val="18"/>
              </w:rPr>
              <w:t>discrimination</w:t>
            </w:r>
            <w:r>
              <w:rPr>
                <w:b/>
                <w:spacing w:val="-3"/>
                <w:sz w:val="18"/>
              </w:rPr>
              <w:t xml:space="preserve"> </w:t>
            </w:r>
            <w:r>
              <w:rPr>
                <w:b/>
                <w:sz w:val="18"/>
              </w:rPr>
              <w:t>against</w:t>
            </w:r>
            <w:r>
              <w:rPr>
                <w:b/>
                <w:spacing w:val="-3"/>
                <w:sz w:val="18"/>
              </w:rPr>
              <w:t xml:space="preserve"> </w:t>
            </w:r>
            <w:r>
              <w:rPr>
                <w:b/>
                <w:sz w:val="18"/>
              </w:rPr>
              <w:t>qualified</w:t>
            </w:r>
            <w:r>
              <w:rPr>
                <w:b/>
                <w:spacing w:val="-3"/>
                <w:sz w:val="18"/>
              </w:rPr>
              <w:t xml:space="preserve"> </w:t>
            </w:r>
            <w:r>
              <w:rPr>
                <w:b/>
                <w:sz w:val="18"/>
              </w:rPr>
              <w:t>protected</w:t>
            </w:r>
            <w:r>
              <w:rPr>
                <w:b/>
                <w:spacing w:val="-3"/>
                <w:sz w:val="18"/>
              </w:rPr>
              <w:t xml:space="preserve"> </w:t>
            </w:r>
            <w:r>
              <w:rPr>
                <w:b/>
                <w:sz w:val="18"/>
              </w:rPr>
              <w:t>veterans</w:t>
            </w:r>
            <w:r>
              <w:rPr>
                <w:b/>
                <w:spacing w:val="-4"/>
                <w:sz w:val="18"/>
              </w:rPr>
              <w:t xml:space="preserve"> </w:t>
            </w:r>
            <w:r>
              <w:rPr>
                <w:b/>
                <w:sz w:val="18"/>
              </w:rPr>
              <w:t>and</w:t>
            </w:r>
            <w:r>
              <w:rPr>
                <w:b/>
                <w:spacing w:val="-3"/>
                <w:sz w:val="18"/>
              </w:rPr>
              <w:t xml:space="preserve"> </w:t>
            </w:r>
            <w:r>
              <w:rPr>
                <w:b/>
                <w:sz w:val="18"/>
              </w:rPr>
              <w:t>requires</w:t>
            </w:r>
            <w:r>
              <w:rPr>
                <w:b/>
                <w:spacing w:val="-3"/>
                <w:sz w:val="18"/>
              </w:rPr>
              <w:t xml:space="preserve"> </w:t>
            </w:r>
            <w:r>
              <w:rPr>
                <w:b/>
                <w:sz w:val="18"/>
              </w:rPr>
              <w:t>affirmative</w:t>
            </w:r>
            <w:r>
              <w:rPr>
                <w:b/>
                <w:spacing w:val="-3"/>
                <w:sz w:val="18"/>
              </w:rPr>
              <w:t xml:space="preserve"> </w:t>
            </w:r>
            <w:r>
              <w:rPr>
                <w:b/>
                <w:sz w:val="18"/>
              </w:rPr>
              <w:t>action</w:t>
            </w:r>
            <w:r>
              <w:rPr>
                <w:b/>
                <w:spacing w:val="-5"/>
                <w:sz w:val="18"/>
              </w:rPr>
              <w:t xml:space="preserve"> </w:t>
            </w:r>
            <w:r>
              <w:rPr>
                <w:b/>
                <w:sz w:val="18"/>
              </w:rPr>
              <w:t>by</w:t>
            </w:r>
            <w:r>
              <w:rPr>
                <w:b/>
                <w:spacing w:val="-3"/>
                <w:sz w:val="18"/>
              </w:rPr>
              <w:t xml:space="preserve"> </w:t>
            </w:r>
            <w:r>
              <w:rPr>
                <w:b/>
                <w:sz w:val="18"/>
              </w:rPr>
              <w:t>covered prime</w:t>
            </w:r>
            <w:r>
              <w:rPr>
                <w:b/>
                <w:spacing w:val="40"/>
                <w:sz w:val="18"/>
              </w:rPr>
              <w:t xml:space="preserve"> </w:t>
            </w:r>
            <w:r>
              <w:rPr>
                <w:b/>
                <w:sz w:val="18"/>
              </w:rPr>
              <w:t>contractors</w:t>
            </w:r>
            <w:r>
              <w:rPr>
                <w:b/>
                <w:spacing w:val="40"/>
                <w:sz w:val="18"/>
              </w:rPr>
              <w:t xml:space="preserve"> </w:t>
            </w:r>
            <w:r>
              <w:rPr>
                <w:b/>
                <w:sz w:val="18"/>
              </w:rPr>
              <w:t>and</w:t>
            </w:r>
            <w:r>
              <w:rPr>
                <w:b/>
                <w:spacing w:val="40"/>
                <w:sz w:val="18"/>
              </w:rPr>
              <w:t xml:space="preserve"> </w:t>
            </w:r>
            <w:r>
              <w:rPr>
                <w:b/>
                <w:sz w:val="18"/>
              </w:rPr>
              <w:t>subcontractors</w:t>
            </w:r>
            <w:r>
              <w:rPr>
                <w:b/>
                <w:spacing w:val="40"/>
                <w:sz w:val="18"/>
              </w:rPr>
              <w:t xml:space="preserve"> </w:t>
            </w:r>
            <w:r>
              <w:rPr>
                <w:b/>
                <w:sz w:val="18"/>
              </w:rPr>
              <w:t>to</w:t>
            </w:r>
            <w:r>
              <w:rPr>
                <w:b/>
                <w:spacing w:val="40"/>
                <w:sz w:val="18"/>
              </w:rPr>
              <w:t xml:space="preserve"> </w:t>
            </w:r>
            <w:r>
              <w:rPr>
                <w:b/>
                <w:sz w:val="18"/>
              </w:rPr>
              <w:t>employ</w:t>
            </w:r>
            <w:r>
              <w:rPr>
                <w:b/>
                <w:spacing w:val="40"/>
                <w:sz w:val="18"/>
              </w:rPr>
              <w:t xml:space="preserve"> </w:t>
            </w:r>
            <w:r>
              <w:rPr>
                <w:b/>
                <w:sz w:val="18"/>
              </w:rPr>
              <w:t>and</w:t>
            </w:r>
            <w:r>
              <w:rPr>
                <w:b/>
                <w:spacing w:val="40"/>
                <w:sz w:val="18"/>
              </w:rPr>
              <w:t xml:space="preserve"> </w:t>
            </w:r>
            <w:r>
              <w:rPr>
                <w:b/>
                <w:sz w:val="18"/>
              </w:rPr>
              <w:t>advance</w:t>
            </w:r>
            <w:r>
              <w:rPr>
                <w:b/>
                <w:spacing w:val="40"/>
                <w:sz w:val="18"/>
              </w:rPr>
              <w:t xml:space="preserve"> </w:t>
            </w:r>
            <w:r>
              <w:rPr>
                <w:b/>
                <w:sz w:val="18"/>
              </w:rPr>
              <w:t>in</w:t>
            </w:r>
            <w:r>
              <w:rPr>
                <w:b/>
                <w:spacing w:val="40"/>
                <w:sz w:val="18"/>
              </w:rPr>
              <w:t xml:space="preserve"> </w:t>
            </w:r>
            <w:r>
              <w:rPr>
                <w:b/>
                <w:sz w:val="18"/>
              </w:rPr>
              <w:t>employment</w:t>
            </w:r>
            <w:r>
              <w:rPr>
                <w:b/>
                <w:spacing w:val="40"/>
                <w:sz w:val="18"/>
              </w:rPr>
              <w:t xml:space="preserve"> </w:t>
            </w:r>
            <w:r>
              <w:rPr>
                <w:b/>
                <w:sz w:val="18"/>
              </w:rPr>
              <w:t>qualified</w:t>
            </w:r>
            <w:r>
              <w:rPr>
                <w:b/>
                <w:spacing w:val="40"/>
                <w:sz w:val="18"/>
              </w:rPr>
              <w:t xml:space="preserve"> </w:t>
            </w:r>
            <w:proofErr w:type="gramStart"/>
            <w:r>
              <w:rPr>
                <w:b/>
                <w:sz w:val="18"/>
              </w:rPr>
              <w:t>protected</w:t>
            </w:r>
            <w:proofErr w:type="gramEnd"/>
          </w:p>
          <w:p w14:paraId="3212EF52" w14:textId="77777777" w:rsidR="00F27A5B" w:rsidRDefault="00000000">
            <w:pPr>
              <w:pStyle w:val="TableParagraph"/>
              <w:spacing w:before="0" w:line="180" w:lineRule="exact"/>
              <w:rPr>
                <w:b/>
                <w:sz w:val="18"/>
              </w:rPr>
            </w:pPr>
            <w:r>
              <w:rPr>
                <w:b/>
                <w:spacing w:val="-2"/>
                <w:sz w:val="18"/>
              </w:rPr>
              <w:t>veterans.</w:t>
            </w:r>
          </w:p>
        </w:tc>
      </w:tr>
      <w:tr w:rsidR="00F27A5B" w14:paraId="3212EF58" w14:textId="77777777">
        <w:trPr>
          <w:trHeight w:val="1234"/>
        </w:trPr>
        <w:tc>
          <w:tcPr>
            <w:tcW w:w="1890" w:type="dxa"/>
          </w:tcPr>
          <w:p w14:paraId="3212EF54" w14:textId="77777777" w:rsidR="00F27A5B" w:rsidRDefault="00000000">
            <w:pPr>
              <w:pStyle w:val="TableParagraph"/>
              <w:rPr>
                <w:sz w:val="18"/>
              </w:rPr>
            </w:pPr>
            <w:r>
              <w:rPr>
                <w:sz w:val="18"/>
              </w:rPr>
              <w:t>FAR</w:t>
            </w:r>
            <w:r>
              <w:rPr>
                <w:spacing w:val="-2"/>
                <w:sz w:val="18"/>
              </w:rPr>
              <w:t xml:space="preserve"> </w:t>
            </w:r>
            <w:r>
              <w:rPr>
                <w:sz w:val="18"/>
              </w:rPr>
              <w:t>52.222-</w:t>
            </w:r>
            <w:r>
              <w:rPr>
                <w:spacing w:val="-5"/>
                <w:sz w:val="18"/>
              </w:rPr>
              <w:t>36</w:t>
            </w:r>
          </w:p>
        </w:tc>
        <w:tc>
          <w:tcPr>
            <w:tcW w:w="8190" w:type="dxa"/>
          </w:tcPr>
          <w:p w14:paraId="3212EF55" w14:textId="77777777" w:rsidR="00F27A5B" w:rsidRDefault="00000000">
            <w:pPr>
              <w:pStyle w:val="TableParagraph"/>
              <w:spacing w:before="14" w:line="232" w:lineRule="auto"/>
              <w:ind w:right="93"/>
              <w:jc w:val="both"/>
              <w:rPr>
                <w:sz w:val="18"/>
              </w:rPr>
            </w:pPr>
            <w:r>
              <w:rPr>
                <w:sz w:val="18"/>
              </w:rPr>
              <w:t>Equal</w:t>
            </w:r>
            <w:r>
              <w:rPr>
                <w:spacing w:val="-12"/>
                <w:sz w:val="18"/>
              </w:rPr>
              <w:t xml:space="preserve"> </w:t>
            </w:r>
            <w:r>
              <w:rPr>
                <w:sz w:val="18"/>
              </w:rPr>
              <w:t>Opportunity</w:t>
            </w:r>
            <w:r>
              <w:rPr>
                <w:spacing w:val="-11"/>
                <w:sz w:val="18"/>
              </w:rPr>
              <w:t xml:space="preserve"> </w:t>
            </w:r>
            <w:r>
              <w:rPr>
                <w:sz w:val="18"/>
              </w:rPr>
              <w:t>for</w:t>
            </w:r>
            <w:r>
              <w:rPr>
                <w:spacing w:val="-11"/>
                <w:sz w:val="18"/>
              </w:rPr>
              <w:t xml:space="preserve"> </w:t>
            </w:r>
            <w:r>
              <w:rPr>
                <w:sz w:val="18"/>
              </w:rPr>
              <w:t>Workers</w:t>
            </w:r>
            <w:r>
              <w:rPr>
                <w:spacing w:val="-11"/>
                <w:sz w:val="18"/>
              </w:rPr>
              <w:t xml:space="preserve"> </w:t>
            </w:r>
            <w:r>
              <w:rPr>
                <w:sz w:val="18"/>
              </w:rPr>
              <w:t>with</w:t>
            </w:r>
            <w:r>
              <w:rPr>
                <w:spacing w:val="-12"/>
                <w:sz w:val="18"/>
              </w:rPr>
              <w:t xml:space="preserve"> </w:t>
            </w:r>
            <w:r>
              <w:rPr>
                <w:sz w:val="18"/>
              </w:rPr>
              <w:t>Disabilities</w:t>
            </w:r>
            <w:r>
              <w:rPr>
                <w:spacing w:val="-11"/>
                <w:sz w:val="18"/>
              </w:rPr>
              <w:t xml:space="preserve"> </w:t>
            </w:r>
            <w:r>
              <w:rPr>
                <w:sz w:val="18"/>
              </w:rPr>
              <w:t>[June</w:t>
            </w:r>
            <w:r>
              <w:rPr>
                <w:spacing w:val="-11"/>
                <w:sz w:val="18"/>
              </w:rPr>
              <w:t xml:space="preserve"> </w:t>
            </w:r>
            <w:r>
              <w:rPr>
                <w:sz w:val="18"/>
              </w:rPr>
              <w:t>2020]</w:t>
            </w:r>
            <w:r>
              <w:rPr>
                <w:spacing w:val="-11"/>
                <w:sz w:val="18"/>
              </w:rPr>
              <w:t xml:space="preserve"> </w:t>
            </w:r>
            <w:r>
              <w:rPr>
                <w:sz w:val="18"/>
              </w:rPr>
              <w:t>(Applicable</w:t>
            </w:r>
            <w:r>
              <w:rPr>
                <w:spacing w:val="-12"/>
                <w:sz w:val="18"/>
              </w:rPr>
              <w:t xml:space="preserve"> </w:t>
            </w:r>
            <w:r>
              <w:rPr>
                <w:sz w:val="18"/>
              </w:rPr>
              <w:t>to</w:t>
            </w:r>
            <w:r>
              <w:rPr>
                <w:spacing w:val="-11"/>
                <w:sz w:val="18"/>
              </w:rPr>
              <w:t xml:space="preserve"> </w:t>
            </w:r>
            <w:r>
              <w:rPr>
                <w:sz w:val="18"/>
              </w:rPr>
              <w:t>Purchase</w:t>
            </w:r>
            <w:r>
              <w:rPr>
                <w:spacing w:val="-11"/>
                <w:sz w:val="18"/>
              </w:rPr>
              <w:t xml:space="preserve"> </w:t>
            </w:r>
            <w:r>
              <w:rPr>
                <w:sz w:val="18"/>
              </w:rPr>
              <w:t>Orders</w:t>
            </w:r>
            <w:r>
              <w:rPr>
                <w:spacing w:val="-11"/>
                <w:sz w:val="18"/>
              </w:rPr>
              <w:t xml:space="preserve"> </w:t>
            </w:r>
            <w:r>
              <w:rPr>
                <w:sz w:val="18"/>
              </w:rPr>
              <w:t>more</w:t>
            </w:r>
            <w:r>
              <w:rPr>
                <w:spacing w:val="-12"/>
                <w:sz w:val="18"/>
              </w:rPr>
              <w:t xml:space="preserve"> </w:t>
            </w:r>
            <w:r>
              <w:rPr>
                <w:sz w:val="18"/>
              </w:rPr>
              <w:t>than</w:t>
            </w:r>
            <w:r>
              <w:rPr>
                <w:spacing w:val="-11"/>
                <w:sz w:val="18"/>
              </w:rPr>
              <w:t xml:space="preserve"> </w:t>
            </w:r>
            <w:r>
              <w:rPr>
                <w:sz w:val="18"/>
              </w:rPr>
              <w:t>$15,000 unless exempt. Alternate I [Jul 2014] is applicable if included in Buyer’s subcontract))</w:t>
            </w:r>
          </w:p>
          <w:p w14:paraId="3212EF56" w14:textId="77777777" w:rsidR="00F27A5B" w:rsidRDefault="00000000">
            <w:pPr>
              <w:pStyle w:val="TableParagraph"/>
              <w:spacing w:before="16" w:line="232" w:lineRule="auto"/>
              <w:ind w:right="93"/>
              <w:jc w:val="both"/>
              <w:rPr>
                <w:b/>
                <w:sz w:val="18"/>
              </w:rPr>
            </w:pPr>
            <w:r>
              <w:rPr>
                <w:b/>
                <w:sz w:val="18"/>
              </w:rPr>
              <w:t>This</w:t>
            </w:r>
            <w:r>
              <w:rPr>
                <w:b/>
                <w:spacing w:val="-12"/>
                <w:sz w:val="18"/>
              </w:rPr>
              <w:t xml:space="preserve"> </w:t>
            </w:r>
            <w:r>
              <w:rPr>
                <w:b/>
                <w:sz w:val="18"/>
              </w:rPr>
              <w:t>contractor</w:t>
            </w:r>
            <w:r>
              <w:rPr>
                <w:b/>
                <w:spacing w:val="-11"/>
                <w:sz w:val="18"/>
              </w:rPr>
              <w:t xml:space="preserve"> </w:t>
            </w:r>
            <w:r>
              <w:rPr>
                <w:b/>
                <w:sz w:val="18"/>
              </w:rPr>
              <w:t>and</w:t>
            </w:r>
            <w:r>
              <w:rPr>
                <w:b/>
                <w:spacing w:val="-11"/>
                <w:sz w:val="18"/>
              </w:rPr>
              <w:t xml:space="preserve"> </w:t>
            </w:r>
            <w:r>
              <w:rPr>
                <w:b/>
                <w:sz w:val="18"/>
              </w:rPr>
              <w:t>subcontractor</w:t>
            </w:r>
            <w:r>
              <w:rPr>
                <w:b/>
                <w:spacing w:val="-11"/>
                <w:sz w:val="18"/>
              </w:rPr>
              <w:t xml:space="preserve"> </w:t>
            </w:r>
            <w:r>
              <w:rPr>
                <w:b/>
                <w:sz w:val="18"/>
              </w:rPr>
              <w:t>shall</w:t>
            </w:r>
            <w:r>
              <w:rPr>
                <w:b/>
                <w:spacing w:val="-12"/>
                <w:sz w:val="18"/>
              </w:rPr>
              <w:t xml:space="preserve"> </w:t>
            </w:r>
            <w:r>
              <w:rPr>
                <w:b/>
                <w:sz w:val="18"/>
              </w:rPr>
              <w:t>abide</w:t>
            </w:r>
            <w:r>
              <w:rPr>
                <w:b/>
                <w:spacing w:val="-11"/>
                <w:sz w:val="18"/>
              </w:rPr>
              <w:t xml:space="preserve"> </w:t>
            </w:r>
            <w:r>
              <w:rPr>
                <w:b/>
                <w:sz w:val="18"/>
              </w:rPr>
              <w:t>by</w:t>
            </w:r>
            <w:r>
              <w:rPr>
                <w:b/>
                <w:spacing w:val="-11"/>
                <w:sz w:val="18"/>
              </w:rPr>
              <w:t xml:space="preserve"> </w:t>
            </w:r>
            <w:r>
              <w:rPr>
                <w:b/>
                <w:sz w:val="18"/>
              </w:rPr>
              <w:t>the</w:t>
            </w:r>
            <w:r>
              <w:rPr>
                <w:b/>
                <w:spacing w:val="-11"/>
                <w:sz w:val="18"/>
              </w:rPr>
              <w:t xml:space="preserve"> </w:t>
            </w:r>
            <w:r>
              <w:rPr>
                <w:b/>
                <w:sz w:val="18"/>
              </w:rPr>
              <w:t>requirements</w:t>
            </w:r>
            <w:r>
              <w:rPr>
                <w:b/>
                <w:spacing w:val="-12"/>
                <w:sz w:val="18"/>
              </w:rPr>
              <w:t xml:space="preserve"> </w:t>
            </w:r>
            <w:r>
              <w:rPr>
                <w:b/>
                <w:sz w:val="18"/>
              </w:rPr>
              <w:t>of</w:t>
            </w:r>
            <w:r>
              <w:rPr>
                <w:b/>
                <w:spacing w:val="-11"/>
                <w:sz w:val="18"/>
              </w:rPr>
              <w:t xml:space="preserve"> </w:t>
            </w:r>
            <w:r>
              <w:rPr>
                <w:b/>
                <w:sz w:val="18"/>
              </w:rPr>
              <w:t>41</w:t>
            </w:r>
            <w:r>
              <w:rPr>
                <w:b/>
                <w:spacing w:val="-11"/>
                <w:sz w:val="18"/>
              </w:rPr>
              <w:t xml:space="preserve"> </w:t>
            </w:r>
            <w:r>
              <w:rPr>
                <w:b/>
                <w:sz w:val="18"/>
              </w:rPr>
              <w:t>CFR</w:t>
            </w:r>
            <w:r>
              <w:rPr>
                <w:b/>
                <w:spacing w:val="-11"/>
                <w:sz w:val="18"/>
              </w:rPr>
              <w:t xml:space="preserve"> </w:t>
            </w:r>
            <w:r>
              <w:rPr>
                <w:b/>
                <w:sz w:val="18"/>
              </w:rPr>
              <w:t>60-741.5(a).</w:t>
            </w:r>
            <w:r>
              <w:rPr>
                <w:b/>
                <w:spacing w:val="-12"/>
                <w:sz w:val="18"/>
              </w:rPr>
              <w:t xml:space="preserve"> </w:t>
            </w:r>
            <w:r>
              <w:rPr>
                <w:b/>
                <w:sz w:val="18"/>
              </w:rPr>
              <w:t>This</w:t>
            </w:r>
            <w:r>
              <w:rPr>
                <w:b/>
                <w:spacing w:val="-11"/>
                <w:sz w:val="18"/>
              </w:rPr>
              <w:t xml:space="preserve"> </w:t>
            </w:r>
            <w:r>
              <w:rPr>
                <w:b/>
                <w:sz w:val="18"/>
              </w:rPr>
              <w:t>regulation prohibits discrimination against qualified individuals on the basis of disability and requires affirmative action</w:t>
            </w:r>
            <w:r>
              <w:rPr>
                <w:b/>
                <w:spacing w:val="-8"/>
                <w:sz w:val="18"/>
              </w:rPr>
              <w:t xml:space="preserve"> </w:t>
            </w:r>
            <w:r>
              <w:rPr>
                <w:b/>
                <w:sz w:val="18"/>
              </w:rPr>
              <w:t>by</w:t>
            </w:r>
            <w:r>
              <w:rPr>
                <w:b/>
                <w:spacing w:val="-8"/>
                <w:sz w:val="18"/>
              </w:rPr>
              <w:t xml:space="preserve"> </w:t>
            </w:r>
            <w:r>
              <w:rPr>
                <w:b/>
                <w:sz w:val="18"/>
              </w:rPr>
              <w:t>covered</w:t>
            </w:r>
            <w:r>
              <w:rPr>
                <w:b/>
                <w:spacing w:val="-8"/>
                <w:sz w:val="18"/>
              </w:rPr>
              <w:t xml:space="preserve"> </w:t>
            </w:r>
            <w:r>
              <w:rPr>
                <w:b/>
                <w:sz w:val="18"/>
              </w:rPr>
              <w:t>prime</w:t>
            </w:r>
            <w:r>
              <w:rPr>
                <w:b/>
                <w:spacing w:val="-8"/>
                <w:sz w:val="18"/>
              </w:rPr>
              <w:t xml:space="preserve"> </w:t>
            </w:r>
            <w:r>
              <w:rPr>
                <w:b/>
                <w:sz w:val="18"/>
              </w:rPr>
              <w:t>contractors</w:t>
            </w:r>
            <w:r>
              <w:rPr>
                <w:b/>
                <w:spacing w:val="-8"/>
                <w:sz w:val="18"/>
              </w:rPr>
              <w:t xml:space="preserve"> </w:t>
            </w:r>
            <w:r>
              <w:rPr>
                <w:b/>
                <w:sz w:val="18"/>
              </w:rPr>
              <w:t>and</w:t>
            </w:r>
            <w:r>
              <w:rPr>
                <w:b/>
                <w:spacing w:val="-8"/>
                <w:sz w:val="18"/>
              </w:rPr>
              <w:t xml:space="preserve"> </w:t>
            </w:r>
            <w:r>
              <w:rPr>
                <w:b/>
                <w:sz w:val="18"/>
              </w:rPr>
              <w:t>subcontractors</w:t>
            </w:r>
            <w:r>
              <w:rPr>
                <w:b/>
                <w:spacing w:val="-8"/>
                <w:sz w:val="18"/>
              </w:rPr>
              <w:t xml:space="preserve"> </w:t>
            </w:r>
            <w:r>
              <w:rPr>
                <w:b/>
                <w:sz w:val="18"/>
              </w:rPr>
              <w:t>to</w:t>
            </w:r>
            <w:r>
              <w:rPr>
                <w:b/>
                <w:spacing w:val="-9"/>
                <w:sz w:val="18"/>
              </w:rPr>
              <w:t xml:space="preserve"> </w:t>
            </w:r>
            <w:r>
              <w:rPr>
                <w:b/>
                <w:sz w:val="18"/>
              </w:rPr>
              <w:t>employ</w:t>
            </w:r>
            <w:r>
              <w:rPr>
                <w:b/>
                <w:spacing w:val="-8"/>
                <w:sz w:val="18"/>
              </w:rPr>
              <w:t xml:space="preserve"> </w:t>
            </w:r>
            <w:r>
              <w:rPr>
                <w:b/>
                <w:sz w:val="18"/>
              </w:rPr>
              <w:t>and</w:t>
            </w:r>
            <w:r>
              <w:rPr>
                <w:b/>
                <w:spacing w:val="-8"/>
                <w:sz w:val="18"/>
              </w:rPr>
              <w:t xml:space="preserve"> </w:t>
            </w:r>
            <w:r>
              <w:rPr>
                <w:b/>
                <w:sz w:val="18"/>
              </w:rPr>
              <w:t>advance</w:t>
            </w:r>
            <w:r>
              <w:rPr>
                <w:b/>
                <w:spacing w:val="-9"/>
                <w:sz w:val="18"/>
              </w:rPr>
              <w:t xml:space="preserve"> </w:t>
            </w:r>
            <w:r>
              <w:rPr>
                <w:b/>
                <w:sz w:val="18"/>
              </w:rPr>
              <w:t>in</w:t>
            </w:r>
            <w:r>
              <w:rPr>
                <w:b/>
                <w:spacing w:val="-8"/>
                <w:sz w:val="18"/>
              </w:rPr>
              <w:t xml:space="preserve"> </w:t>
            </w:r>
            <w:r>
              <w:rPr>
                <w:b/>
                <w:sz w:val="18"/>
              </w:rPr>
              <w:t>employment</w:t>
            </w:r>
            <w:r>
              <w:rPr>
                <w:b/>
                <w:spacing w:val="-8"/>
                <w:sz w:val="18"/>
              </w:rPr>
              <w:t xml:space="preserve"> </w:t>
            </w:r>
            <w:proofErr w:type="gramStart"/>
            <w:r>
              <w:rPr>
                <w:b/>
                <w:sz w:val="18"/>
              </w:rPr>
              <w:t>qualified</w:t>
            </w:r>
            <w:proofErr w:type="gramEnd"/>
          </w:p>
          <w:p w14:paraId="3212EF57" w14:textId="77777777" w:rsidR="00F27A5B" w:rsidRDefault="00000000">
            <w:pPr>
              <w:pStyle w:val="TableParagraph"/>
              <w:spacing w:before="0" w:line="180" w:lineRule="exact"/>
              <w:jc w:val="both"/>
              <w:rPr>
                <w:b/>
                <w:sz w:val="18"/>
              </w:rPr>
            </w:pPr>
            <w:r>
              <w:rPr>
                <w:b/>
                <w:sz w:val="18"/>
              </w:rPr>
              <w:t>individuals</w:t>
            </w:r>
            <w:r>
              <w:rPr>
                <w:b/>
                <w:spacing w:val="-2"/>
                <w:sz w:val="18"/>
              </w:rPr>
              <w:t xml:space="preserve"> </w:t>
            </w:r>
            <w:r>
              <w:rPr>
                <w:b/>
                <w:sz w:val="18"/>
              </w:rPr>
              <w:t>with</w:t>
            </w:r>
            <w:r>
              <w:rPr>
                <w:b/>
                <w:spacing w:val="-1"/>
                <w:sz w:val="18"/>
              </w:rPr>
              <w:t xml:space="preserve"> </w:t>
            </w:r>
            <w:r>
              <w:rPr>
                <w:b/>
                <w:spacing w:val="-2"/>
                <w:sz w:val="18"/>
              </w:rPr>
              <w:t>disabilities.</w:t>
            </w:r>
          </w:p>
        </w:tc>
      </w:tr>
      <w:tr w:rsidR="00F27A5B" w14:paraId="3212EF5B" w14:textId="77777777">
        <w:trPr>
          <w:trHeight w:val="415"/>
        </w:trPr>
        <w:tc>
          <w:tcPr>
            <w:tcW w:w="1890" w:type="dxa"/>
          </w:tcPr>
          <w:p w14:paraId="3212EF59" w14:textId="77777777" w:rsidR="00F27A5B" w:rsidRDefault="00000000">
            <w:pPr>
              <w:pStyle w:val="TableParagraph"/>
              <w:rPr>
                <w:sz w:val="18"/>
              </w:rPr>
            </w:pPr>
            <w:r>
              <w:rPr>
                <w:sz w:val="18"/>
              </w:rPr>
              <w:t>FAR</w:t>
            </w:r>
            <w:r>
              <w:rPr>
                <w:spacing w:val="-9"/>
                <w:sz w:val="18"/>
              </w:rPr>
              <w:t xml:space="preserve"> </w:t>
            </w:r>
            <w:r>
              <w:rPr>
                <w:sz w:val="18"/>
              </w:rPr>
              <w:t>52.222-</w:t>
            </w:r>
            <w:r>
              <w:rPr>
                <w:spacing w:val="-5"/>
                <w:sz w:val="18"/>
              </w:rPr>
              <w:t>37</w:t>
            </w:r>
          </w:p>
        </w:tc>
        <w:tc>
          <w:tcPr>
            <w:tcW w:w="8190" w:type="dxa"/>
          </w:tcPr>
          <w:p w14:paraId="3212EF5A" w14:textId="77777777" w:rsidR="00F27A5B" w:rsidRDefault="00000000">
            <w:pPr>
              <w:pStyle w:val="TableParagraph"/>
              <w:spacing w:before="0" w:line="200" w:lineRule="exact"/>
              <w:ind w:hanging="1"/>
              <w:rPr>
                <w:sz w:val="18"/>
              </w:rPr>
            </w:pPr>
            <w:r>
              <w:rPr>
                <w:sz w:val="18"/>
              </w:rPr>
              <w:t>Employment</w:t>
            </w:r>
            <w:r>
              <w:rPr>
                <w:spacing w:val="24"/>
                <w:sz w:val="18"/>
              </w:rPr>
              <w:t xml:space="preserve"> </w:t>
            </w:r>
            <w:r>
              <w:rPr>
                <w:sz w:val="18"/>
              </w:rPr>
              <w:t>Reports</w:t>
            </w:r>
            <w:r>
              <w:rPr>
                <w:spacing w:val="23"/>
                <w:sz w:val="18"/>
              </w:rPr>
              <w:t xml:space="preserve"> </w:t>
            </w:r>
            <w:r>
              <w:rPr>
                <w:sz w:val="18"/>
              </w:rPr>
              <w:t>on</w:t>
            </w:r>
            <w:r>
              <w:rPr>
                <w:spacing w:val="22"/>
                <w:sz w:val="18"/>
              </w:rPr>
              <w:t xml:space="preserve"> </w:t>
            </w:r>
            <w:r>
              <w:rPr>
                <w:sz w:val="18"/>
              </w:rPr>
              <w:t>Veterans</w:t>
            </w:r>
            <w:r>
              <w:rPr>
                <w:spacing w:val="24"/>
                <w:sz w:val="18"/>
              </w:rPr>
              <w:t xml:space="preserve"> </w:t>
            </w:r>
            <w:r>
              <w:rPr>
                <w:sz w:val="18"/>
              </w:rPr>
              <w:t>[June</w:t>
            </w:r>
            <w:r>
              <w:rPr>
                <w:spacing w:val="24"/>
                <w:sz w:val="18"/>
              </w:rPr>
              <w:t xml:space="preserve"> </w:t>
            </w:r>
            <w:r>
              <w:rPr>
                <w:sz w:val="18"/>
              </w:rPr>
              <w:t>2020]</w:t>
            </w:r>
            <w:r>
              <w:rPr>
                <w:spacing w:val="21"/>
                <w:sz w:val="18"/>
              </w:rPr>
              <w:t xml:space="preserve"> </w:t>
            </w:r>
            <w:r>
              <w:rPr>
                <w:sz w:val="18"/>
              </w:rPr>
              <w:t>(Applicable</w:t>
            </w:r>
            <w:r>
              <w:rPr>
                <w:spacing w:val="24"/>
                <w:sz w:val="18"/>
              </w:rPr>
              <w:t xml:space="preserve"> </w:t>
            </w:r>
            <w:r>
              <w:rPr>
                <w:sz w:val="18"/>
              </w:rPr>
              <w:t>to</w:t>
            </w:r>
            <w:r>
              <w:rPr>
                <w:spacing w:val="21"/>
                <w:sz w:val="18"/>
              </w:rPr>
              <w:t xml:space="preserve"> </w:t>
            </w:r>
            <w:r>
              <w:rPr>
                <w:sz w:val="18"/>
              </w:rPr>
              <w:t>Purchase</w:t>
            </w:r>
            <w:r>
              <w:rPr>
                <w:spacing w:val="22"/>
                <w:sz w:val="18"/>
              </w:rPr>
              <w:t xml:space="preserve"> </w:t>
            </w:r>
            <w:r>
              <w:rPr>
                <w:sz w:val="18"/>
              </w:rPr>
              <w:t>Orders</w:t>
            </w:r>
            <w:r>
              <w:rPr>
                <w:spacing w:val="24"/>
                <w:sz w:val="18"/>
              </w:rPr>
              <w:t xml:space="preserve"> </w:t>
            </w:r>
            <w:r>
              <w:rPr>
                <w:sz w:val="18"/>
              </w:rPr>
              <w:t>more</w:t>
            </w:r>
            <w:r>
              <w:rPr>
                <w:spacing w:val="23"/>
                <w:sz w:val="18"/>
              </w:rPr>
              <w:t xml:space="preserve"> </w:t>
            </w:r>
            <w:r>
              <w:rPr>
                <w:sz w:val="18"/>
              </w:rPr>
              <w:t>than</w:t>
            </w:r>
            <w:r>
              <w:rPr>
                <w:spacing w:val="22"/>
                <w:sz w:val="18"/>
              </w:rPr>
              <w:t xml:space="preserve"> </w:t>
            </w:r>
            <w:r>
              <w:rPr>
                <w:sz w:val="18"/>
              </w:rPr>
              <w:t>$150,000</w:t>
            </w:r>
            <w:r>
              <w:rPr>
                <w:spacing w:val="24"/>
                <w:sz w:val="18"/>
              </w:rPr>
              <w:t xml:space="preserve"> </w:t>
            </w:r>
            <w:r>
              <w:rPr>
                <w:sz w:val="18"/>
              </w:rPr>
              <w:t xml:space="preserve">unless </w:t>
            </w:r>
            <w:r>
              <w:rPr>
                <w:spacing w:val="-2"/>
                <w:sz w:val="18"/>
              </w:rPr>
              <w:t>exempt)</w:t>
            </w:r>
          </w:p>
        </w:tc>
      </w:tr>
      <w:tr w:rsidR="00F27A5B" w14:paraId="3212EF5F" w14:textId="77777777">
        <w:trPr>
          <w:trHeight w:val="617"/>
        </w:trPr>
        <w:tc>
          <w:tcPr>
            <w:tcW w:w="1890" w:type="dxa"/>
          </w:tcPr>
          <w:p w14:paraId="3212EF5C" w14:textId="77777777" w:rsidR="00F27A5B" w:rsidRDefault="00000000">
            <w:pPr>
              <w:pStyle w:val="TableParagraph"/>
              <w:spacing w:before="10"/>
              <w:rPr>
                <w:sz w:val="18"/>
              </w:rPr>
            </w:pPr>
            <w:r>
              <w:rPr>
                <w:sz w:val="18"/>
              </w:rPr>
              <w:t>FAR</w:t>
            </w:r>
            <w:r>
              <w:rPr>
                <w:spacing w:val="-2"/>
                <w:sz w:val="18"/>
              </w:rPr>
              <w:t xml:space="preserve"> </w:t>
            </w:r>
            <w:r>
              <w:rPr>
                <w:sz w:val="18"/>
              </w:rPr>
              <w:t>52.222-</w:t>
            </w:r>
            <w:r>
              <w:rPr>
                <w:spacing w:val="-5"/>
                <w:sz w:val="18"/>
              </w:rPr>
              <w:t>40</w:t>
            </w:r>
          </w:p>
        </w:tc>
        <w:tc>
          <w:tcPr>
            <w:tcW w:w="8190" w:type="dxa"/>
          </w:tcPr>
          <w:p w14:paraId="3212EF5D" w14:textId="77777777" w:rsidR="00F27A5B" w:rsidRDefault="00000000">
            <w:pPr>
              <w:pStyle w:val="TableParagraph"/>
              <w:spacing w:before="17" w:line="230" w:lineRule="auto"/>
              <w:rPr>
                <w:sz w:val="18"/>
              </w:rPr>
            </w:pPr>
            <w:r>
              <w:rPr>
                <w:sz w:val="18"/>
              </w:rPr>
              <w:t>Notification of Employee Rights Under the National Labor Relations Act, 29 CFR part 471, appendix A to</w:t>
            </w:r>
            <w:r>
              <w:rPr>
                <w:spacing w:val="40"/>
                <w:sz w:val="18"/>
              </w:rPr>
              <w:t xml:space="preserve"> </w:t>
            </w:r>
            <w:r>
              <w:rPr>
                <w:sz w:val="18"/>
              </w:rPr>
              <w:t>subpart</w:t>
            </w:r>
            <w:r>
              <w:rPr>
                <w:spacing w:val="-7"/>
                <w:sz w:val="18"/>
              </w:rPr>
              <w:t xml:space="preserve"> </w:t>
            </w:r>
            <w:r>
              <w:rPr>
                <w:sz w:val="18"/>
              </w:rPr>
              <w:t>A</w:t>
            </w:r>
            <w:r>
              <w:rPr>
                <w:spacing w:val="-6"/>
                <w:sz w:val="18"/>
              </w:rPr>
              <w:t xml:space="preserve"> </w:t>
            </w:r>
            <w:r>
              <w:rPr>
                <w:sz w:val="18"/>
              </w:rPr>
              <w:t>[Dec</w:t>
            </w:r>
            <w:r>
              <w:rPr>
                <w:spacing w:val="-4"/>
                <w:sz w:val="18"/>
              </w:rPr>
              <w:t xml:space="preserve"> </w:t>
            </w:r>
            <w:r>
              <w:rPr>
                <w:sz w:val="18"/>
              </w:rPr>
              <w:t>2010]</w:t>
            </w:r>
            <w:r>
              <w:rPr>
                <w:spacing w:val="-4"/>
                <w:sz w:val="18"/>
              </w:rPr>
              <w:t xml:space="preserve"> </w:t>
            </w:r>
            <w:r>
              <w:rPr>
                <w:sz w:val="18"/>
              </w:rPr>
              <w:t>(Applicable</w:t>
            </w:r>
            <w:r>
              <w:rPr>
                <w:spacing w:val="-5"/>
                <w:sz w:val="18"/>
              </w:rPr>
              <w:t xml:space="preserve"> </w:t>
            </w:r>
            <w:r>
              <w:rPr>
                <w:sz w:val="18"/>
              </w:rPr>
              <w:t>to</w:t>
            </w:r>
            <w:r>
              <w:rPr>
                <w:spacing w:val="-5"/>
                <w:sz w:val="18"/>
              </w:rPr>
              <w:t xml:space="preserve"> </w:t>
            </w:r>
            <w:r>
              <w:rPr>
                <w:sz w:val="18"/>
              </w:rPr>
              <w:t>Purchase</w:t>
            </w:r>
            <w:r>
              <w:rPr>
                <w:spacing w:val="-4"/>
                <w:sz w:val="18"/>
              </w:rPr>
              <w:t xml:space="preserve"> </w:t>
            </w:r>
            <w:r>
              <w:rPr>
                <w:sz w:val="18"/>
              </w:rPr>
              <w:t>Orders</w:t>
            </w:r>
            <w:r>
              <w:rPr>
                <w:spacing w:val="-4"/>
                <w:sz w:val="18"/>
              </w:rPr>
              <w:t xml:space="preserve"> </w:t>
            </w:r>
            <w:r>
              <w:rPr>
                <w:sz w:val="18"/>
              </w:rPr>
              <w:t>that</w:t>
            </w:r>
            <w:r>
              <w:rPr>
                <w:spacing w:val="-5"/>
                <w:sz w:val="18"/>
              </w:rPr>
              <w:t xml:space="preserve"> </w:t>
            </w:r>
            <w:r>
              <w:rPr>
                <w:sz w:val="18"/>
              </w:rPr>
              <w:t>(i)</w:t>
            </w:r>
            <w:r>
              <w:rPr>
                <w:spacing w:val="-5"/>
                <w:sz w:val="18"/>
              </w:rPr>
              <w:t xml:space="preserve"> </w:t>
            </w:r>
            <w:r>
              <w:rPr>
                <w:sz w:val="18"/>
              </w:rPr>
              <w:t>are</w:t>
            </w:r>
            <w:r>
              <w:rPr>
                <w:spacing w:val="-5"/>
                <w:sz w:val="18"/>
              </w:rPr>
              <w:t xml:space="preserve"> </w:t>
            </w:r>
            <w:r>
              <w:rPr>
                <w:sz w:val="18"/>
              </w:rPr>
              <w:t>more</w:t>
            </w:r>
            <w:r>
              <w:rPr>
                <w:spacing w:val="-5"/>
                <w:sz w:val="18"/>
              </w:rPr>
              <w:t xml:space="preserve"> </w:t>
            </w:r>
            <w:r>
              <w:rPr>
                <w:sz w:val="18"/>
              </w:rPr>
              <w:t>than</w:t>
            </w:r>
            <w:r>
              <w:rPr>
                <w:spacing w:val="-8"/>
                <w:sz w:val="18"/>
              </w:rPr>
              <w:t xml:space="preserve"> </w:t>
            </w:r>
            <w:r>
              <w:rPr>
                <w:sz w:val="18"/>
              </w:rPr>
              <w:t>$10,000;</w:t>
            </w:r>
            <w:r>
              <w:rPr>
                <w:spacing w:val="-5"/>
                <w:sz w:val="18"/>
              </w:rPr>
              <w:t xml:space="preserve"> </w:t>
            </w:r>
            <w:r>
              <w:rPr>
                <w:sz w:val="18"/>
              </w:rPr>
              <w:t>and</w:t>
            </w:r>
            <w:r>
              <w:rPr>
                <w:spacing w:val="-4"/>
                <w:sz w:val="18"/>
              </w:rPr>
              <w:t xml:space="preserve"> </w:t>
            </w:r>
            <w:r>
              <w:rPr>
                <w:sz w:val="18"/>
              </w:rPr>
              <w:t>(ii)</w:t>
            </w:r>
            <w:r>
              <w:rPr>
                <w:spacing w:val="-5"/>
                <w:sz w:val="18"/>
              </w:rPr>
              <w:t xml:space="preserve"> </w:t>
            </w:r>
            <w:r>
              <w:rPr>
                <w:sz w:val="18"/>
              </w:rPr>
              <w:t>will</w:t>
            </w:r>
            <w:r>
              <w:rPr>
                <w:spacing w:val="-4"/>
                <w:sz w:val="18"/>
              </w:rPr>
              <w:t xml:space="preserve"> </w:t>
            </w:r>
            <w:r>
              <w:rPr>
                <w:sz w:val="18"/>
              </w:rPr>
              <w:t>be</w:t>
            </w:r>
            <w:r>
              <w:rPr>
                <w:spacing w:val="-5"/>
                <w:sz w:val="18"/>
              </w:rPr>
              <w:t xml:space="preserve"> </w:t>
            </w:r>
            <w:proofErr w:type="gramStart"/>
            <w:r>
              <w:rPr>
                <w:spacing w:val="-2"/>
                <w:sz w:val="18"/>
              </w:rPr>
              <w:t>performed</w:t>
            </w:r>
            <w:proofErr w:type="gramEnd"/>
          </w:p>
          <w:p w14:paraId="3212EF5E" w14:textId="77777777" w:rsidR="00F27A5B" w:rsidRDefault="00000000">
            <w:pPr>
              <w:pStyle w:val="TableParagraph"/>
              <w:spacing w:before="0" w:line="183" w:lineRule="exact"/>
              <w:rPr>
                <w:sz w:val="18"/>
              </w:rPr>
            </w:pPr>
            <w:r>
              <w:rPr>
                <w:sz w:val="18"/>
              </w:rPr>
              <w:t>wholly</w:t>
            </w:r>
            <w:r>
              <w:rPr>
                <w:spacing w:val="-1"/>
                <w:sz w:val="18"/>
              </w:rPr>
              <w:t xml:space="preserve"> </w:t>
            </w:r>
            <w:r>
              <w:rPr>
                <w:sz w:val="18"/>
              </w:rPr>
              <w:t>or partially in</w:t>
            </w:r>
            <w:r>
              <w:rPr>
                <w:spacing w:val="-1"/>
                <w:sz w:val="18"/>
              </w:rPr>
              <w:t xml:space="preserve"> </w:t>
            </w:r>
            <w:r>
              <w:rPr>
                <w:sz w:val="18"/>
              </w:rPr>
              <w:t>the</w:t>
            </w:r>
            <w:r>
              <w:rPr>
                <w:spacing w:val="-1"/>
                <w:sz w:val="18"/>
              </w:rPr>
              <w:t xml:space="preserve"> </w:t>
            </w:r>
            <w:r>
              <w:rPr>
                <w:sz w:val="18"/>
              </w:rPr>
              <w:t>United</w:t>
            </w:r>
            <w:r>
              <w:rPr>
                <w:spacing w:val="-1"/>
                <w:sz w:val="18"/>
              </w:rPr>
              <w:t xml:space="preserve"> </w:t>
            </w:r>
            <w:r>
              <w:rPr>
                <w:sz w:val="18"/>
              </w:rPr>
              <w:t>States, unless</w:t>
            </w:r>
            <w:r>
              <w:rPr>
                <w:spacing w:val="-1"/>
                <w:sz w:val="18"/>
              </w:rPr>
              <w:t xml:space="preserve"> </w:t>
            </w:r>
            <w:r>
              <w:rPr>
                <w:spacing w:val="-2"/>
                <w:sz w:val="18"/>
              </w:rPr>
              <w:t>exempt)</w:t>
            </w:r>
          </w:p>
        </w:tc>
      </w:tr>
      <w:tr w:rsidR="00F27A5B" w14:paraId="3212EF62" w14:textId="77777777">
        <w:trPr>
          <w:trHeight w:val="417"/>
        </w:trPr>
        <w:tc>
          <w:tcPr>
            <w:tcW w:w="1890" w:type="dxa"/>
          </w:tcPr>
          <w:p w14:paraId="3212EF60" w14:textId="77777777" w:rsidR="00F27A5B" w:rsidRDefault="00000000">
            <w:pPr>
              <w:pStyle w:val="TableParagraph"/>
              <w:rPr>
                <w:sz w:val="18"/>
              </w:rPr>
            </w:pPr>
            <w:r>
              <w:rPr>
                <w:sz w:val="18"/>
              </w:rPr>
              <w:t>FAR</w:t>
            </w:r>
            <w:r>
              <w:rPr>
                <w:spacing w:val="-9"/>
                <w:sz w:val="18"/>
              </w:rPr>
              <w:t xml:space="preserve"> </w:t>
            </w:r>
            <w:r>
              <w:rPr>
                <w:sz w:val="18"/>
              </w:rPr>
              <w:t>52.222-</w:t>
            </w:r>
            <w:r>
              <w:rPr>
                <w:spacing w:val="-5"/>
                <w:sz w:val="18"/>
              </w:rPr>
              <w:t>41</w:t>
            </w:r>
          </w:p>
        </w:tc>
        <w:tc>
          <w:tcPr>
            <w:tcW w:w="8190" w:type="dxa"/>
          </w:tcPr>
          <w:p w14:paraId="3212EF61" w14:textId="77777777" w:rsidR="00F27A5B" w:rsidRDefault="00000000">
            <w:pPr>
              <w:pStyle w:val="TableParagraph"/>
              <w:spacing w:before="0" w:line="200" w:lineRule="exact"/>
              <w:ind w:hanging="2"/>
              <w:rPr>
                <w:sz w:val="18"/>
              </w:rPr>
            </w:pPr>
            <w:r>
              <w:rPr>
                <w:sz w:val="18"/>
              </w:rPr>
              <w:t>Service</w:t>
            </w:r>
            <w:r>
              <w:rPr>
                <w:spacing w:val="-1"/>
                <w:sz w:val="18"/>
              </w:rPr>
              <w:t xml:space="preserve"> </w:t>
            </w:r>
            <w:r>
              <w:rPr>
                <w:sz w:val="18"/>
              </w:rPr>
              <w:t>Contract</w:t>
            </w:r>
            <w:r>
              <w:rPr>
                <w:spacing w:val="-1"/>
                <w:sz w:val="18"/>
              </w:rPr>
              <w:t xml:space="preserve"> </w:t>
            </w:r>
            <w:r>
              <w:rPr>
                <w:sz w:val="18"/>
              </w:rPr>
              <w:t>Labor</w:t>
            </w:r>
            <w:r>
              <w:rPr>
                <w:spacing w:val="-2"/>
                <w:sz w:val="18"/>
              </w:rPr>
              <w:t xml:space="preserve"> </w:t>
            </w:r>
            <w:r>
              <w:rPr>
                <w:sz w:val="18"/>
              </w:rPr>
              <w:t>Standards</w:t>
            </w:r>
            <w:r>
              <w:rPr>
                <w:spacing w:val="-1"/>
                <w:sz w:val="18"/>
              </w:rPr>
              <w:t xml:space="preserve"> </w:t>
            </w:r>
            <w:r>
              <w:rPr>
                <w:sz w:val="18"/>
              </w:rPr>
              <w:t>[Aug</w:t>
            </w:r>
            <w:r>
              <w:rPr>
                <w:spacing w:val="-1"/>
                <w:sz w:val="18"/>
              </w:rPr>
              <w:t xml:space="preserve"> </w:t>
            </w:r>
            <w:r>
              <w:rPr>
                <w:sz w:val="18"/>
              </w:rPr>
              <w:t>2018]</w:t>
            </w:r>
            <w:r>
              <w:rPr>
                <w:spacing w:val="-2"/>
                <w:sz w:val="18"/>
              </w:rPr>
              <w:t xml:space="preserve"> </w:t>
            </w:r>
            <w:r>
              <w:rPr>
                <w:sz w:val="18"/>
              </w:rPr>
              <w:t>(Applicable</w:t>
            </w:r>
            <w:r>
              <w:rPr>
                <w:spacing w:val="-2"/>
                <w:sz w:val="18"/>
              </w:rPr>
              <w:t xml:space="preserve"> </w:t>
            </w:r>
            <w:r>
              <w:rPr>
                <w:sz w:val="18"/>
              </w:rPr>
              <w:t>to Purchase Orders</w:t>
            </w:r>
            <w:r>
              <w:rPr>
                <w:spacing w:val="-1"/>
                <w:sz w:val="18"/>
              </w:rPr>
              <w:t xml:space="preserve"> </w:t>
            </w:r>
            <w:r>
              <w:rPr>
                <w:sz w:val="18"/>
              </w:rPr>
              <w:t>subject</w:t>
            </w:r>
            <w:r>
              <w:rPr>
                <w:spacing w:val="-1"/>
                <w:sz w:val="18"/>
              </w:rPr>
              <w:t xml:space="preserve"> </w:t>
            </w:r>
            <w:r>
              <w:rPr>
                <w:sz w:val="18"/>
              </w:rPr>
              <w:t>to</w:t>
            </w:r>
            <w:r>
              <w:rPr>
                <w:spacing w:val="-3"/>
                <w:sz w:val="18"/>
              </w:rPr>
              <w:t xml:space="preserve"> </w:t>
            </w:r>
            <w:r>
              <w:rPr>
                <w:sz w:val="18"/>
              </w:rPr>
              <w:t>the Service</w:t>
            </w:r>
            <w:r>
              <w:rPr>
                <w:spacing w:val="-1"/>
                <w:sz w:val="18"/>
              </w:rPr>
              <w:t xml:space="preserve"> </w:t>
            </w:r>
            <w:r>
              <w:rPr>
                <w:sz w:val="18"/>
              </w:rPr>
              <w:t>Contracts Labor Standards statute)</w:t>
            </w:r>
          </w:p>
        </w:tc>
      </w:tr>
      <w:tr w:rsidR="00F27A5B" w14:paraId="3212EF65" w14:textId="77777777">
        <w:trPr>
          <w:trHeight w:val="417"/>
        </w:trPr>
        <w:tc>
          <w:tcPr>
            <w:tcW w:w="1890" w:type="dxa"/>
          </w:tcPr>
          <w:p w14:paraId="3212EF63" w14:textId="77777777" w:rsidR="00F27A5B" w:rsidRDefault="00000000">
            <w:pPr>
              <w:pStyle w:val="TableParagraph"/>
              <w:rPr>
                <w:sz w:val="18"/>
              </w:rPr>
            </w:pPr>
            <w:r>
              <w:rPr>
                <w:sz w:val="18"/>
              </w:rPr>
              <w:t>FAR 52.222-</w:t>
            </w:r>
            <w:r>
              <w:rPr>
                <w:spacing w:val="-5"/>
                <w:sz w:val="18"/>
              </w:rPr>
              <w:t>50</w:t>
            </w:r>
          </w:p>
        </w:tc>
        <w:tc>
          <w:tcPr>
            <w:tcW w:w="8190" w:type="dxa"/>
          </w:tcPr>
          <w:p w14:paraId="3212EF64" w14:textId="77777777" w:rsidR="00F27A5B" w:rsidRDefault="00000000">
            <w:pPr>
              <w:pStyle w:val="TableParagraph"/>
              <w:spacing w:before="0" w:line="200" w:lineRule="exact"/>
              <w:ind w:firstLine="1"/>
              <w:rPr>
                <w:sz w:val="18"/>
              </w:rPr>
            </w:pPr>
            <w:r>
              <w:rPr>
                <w:sz w:val="18"/>
              </w:rPr>
              <w:t>Combating Trafficking in Persons [Oct 2020] (Applicable to all Purchase Orders.</w:t>
            </w:r>
            <w:r>
              <w:rPr>
                <w:spacing w:val="40"/>
                <w:sz w:val="18"/>
              </w:rPr>
              <w:t xml:space="preserve"> </w:t>
            </w:r>
            <w:r>
              <w:rPr>
                <w:sz w:val="18"/>
              </w:rPr>
              <w:t>Alternate I is applicable if included in Buyer’s subcontract)</w:t>
            </w:r>
          </w:p>
        </w:tc>
      </w:tr>
      <w:tr w:rsidR="00F27A5B" w14:paraId="3212EF69" w14:textId="77777777">
        <w:trPr>
          <w:trHeight w:val="616"/>
        </w:trPr>
        <w:tc>
          <w:tcPr>
            <w:tcW w:w="1890" w:type="dxa"/>
          </w:tcPr>
          <w:p w14:paraId="3212EF66" w14:textId="77777777" w:rsidR="00F27A5B" w:rsidRDefault="00000000">
            <w:pPr>
              <w:pStyle w:val="TableParagraph"/>
              <w:rPr>
                <w:sz w:val="18"/>
              </w:rPr>
            </w:pPr>
            <w:r>
              <w:rPr>
                <w:sz w:val="18"/>
              </w:rPr>
              <w:t>FAR 52.222-</w:t>
            </w:r>
            <w:r>
              <w:rPr>
                <w:spacing w:val="-5"/>
                <w:sz w:val="18"/>
              </w:rPr>
              <w:t>51</w:t>
            </w:r>
          </w:p>
        </w:tc>
        <w:tc>
          <w:tcPr>
            <w:tcW w:w="8190" w:type="dxa"/>
          </w:tcPr>
          <w:p w14:paraId="3212EF67" w14:textId="77777777" w:rsidR="00F27A5B" w:rsidRDefault="00000000">
            <w:pPr>
              <w:pStyle w:val="TableParagraph"/>
              <w:spacing w:before="16" w:line="230" w:lineRule="auto"/>
              <w:ind w:right="90"/>
              <w:rPr>
                <w:sz w:val="18"/>
              </w:rPr>
            </w:pPr>
            <w:r>
              <w:rPr>
                <w:sz w:val="18"/>
              </w:rPr>
              <w:t>Exemption</w:t>
            </w:r>
            <w:r>
              <w:rPr>
                <w:spacing w:val="-12"/>
                <w:sz w:val="18"/>
              </w:rPr>
              <w:t xml:space="preserve"> </w:t>
            </w:r>
            <w:r>
              <w:rPr>
                <w:sz w:val="18"/>
              </w:rPr>
              <w:t>from</w:t>
            </w:r>
            <w:r>
              <w:rPr>
                <w:spacing w:val="-12"/>
                <w:sz w:val="18"/>
              </w:rPr>
              <w:t xml:space="preserve"> </w:t>
            </w:r>
            <w:r>
              <w:rPr>
                <w:sz w:val="18"/>
              </w:rPr>
              <w:t>Application</w:t>
            </w:r>
            <w:r>
              <w:rPr>
                <w:spacing w:val="-11"/>
                <w:sz w:val="18"/>
              </w:rPr>
              <w:t xml:space="preserve"> </w:t>
            </w:r>
            <w:r>
              <w:rPr>
                <w:sz w:val="18"/>
              </w:rPr>
              <w:t>of</w:t>
            </w:r>
            <w:r>
              <w:rPr>
                <w:spacing w:val="-12"/>
                <w:sz w:val="18"/>
              </w:rPr>
              <w:t xml:space="preserve"> </w:t>
            </w:r>
            <w:r>
              <w:rPr>
                <w:sz w:val="18"/>
              </w:rPr>
              <w:t>the</w:t>
            </w:r>
            <w:r>
              <w:rPr>
                <w:spacing w:val="-11"/>
                <w:sz w:val="18"/>
              </w:rPr>
              <w:t xml:space="preserve"> </w:t>
            </w:r>
            <w:r>
              <w:rPr>
                <w:sz w:val="18"/>
              </w:rPr>
              <w:t>Service</w:t>
            </w:r>
            <w:r>
              <w:rPr>
                <w:spacing w:val="-11"/>
                <w:sz w:val="18"/>
              </w:rPr>
              <w:t xml:space="preserve"> </w:t>
            </w:r>
            <w:r>
              <w:rPr>
                <w:sz w:val="18"/>
              </w:rPr>
              <w:t>Contract</w:t>
            </w:r>
            <w:r>
              <w:rPr>
                <w:spacing w:val="-12"/>
                <w:sz w:val="18"/>
              </w:rPr>
              <w:t xml:space="preserve"> </w:t>
            </w:r>
            <w:r>
              <w:rPr>
                <w:sz w:val="18"/>
              </w:rPr>
              <w:t>Labor</w:t>
            </w:r>
            <w:r>
              <w:rPr>
                <w:spacing w:val="-12"/>
                <w:sz w:val="18"/>
              </w:rPr>
              <w:t xml:space="preserve"> </w:t>
            </w:r>
            <w:r>
              <w:rPr>
                <w:sz w:val="18"/>
              </w:rPr>
              <w:t>Standards</w:t>
            </w:r>
            <w:r>
              <w:rPr>
                <w:spacing w:val="-11"/>
                <w:sz w:val="18"/>
              </w:rPr>
              <w:t xml:space="preserve"> </w:t>
            </w:r>
            <w:r>
              <w:rPr>
                <w:sz w:val="18"/>
              </w:rPr>
              <w:t>to</w:t>
            </w:r>
            <w:r>
              <w:rPr>
                <w:spacing w:val="-11"/>
                <w:sz w:val="18"/>
              </w:rPr>
              <w:t xml:space="preserve"> </w:t>
            </w:r>
            <w:r>
              <w:rPr>
                <w:sz w:val="18"/>
              </w:rPr>
              <w:t>Contracts</w:t>
            </w:r>
            <w:r>
              <w:rPr>
                <w:spacing w:val="-11"/>
                <w:sz w:val="18"/>
              </w:rPr>
              <w:t xml:space="preserve"> </w:t>
            </w:r>
            <w:r>
              <w:rPr>
                <w:sz w:val="18"/>
              </w:rPr>
              <w:t>for</w:t>
            </w:r>
            <w:r>
              <w:rPr>
                <w:spacing w:val="-12"/>
                <w:sz w:val="18"/>
              </w:rPr>
              <w:t xml:space="preserve"> </w:t>
            </w:r>
            <w:r>
              <w:rPr>
                <w:sz w:val="18"/>
              </w:rPr>
              <w:t>Maintenance,</w:t>
            </w:r>
            <w:r>
              <w:rPr>
                <w:spacing w:val="-12"/>
                <w:sz w:val="18"/>
              </w:rPr>
              <w:t xml:space="preserve"> </w:t>
            </w:r>
            <w:r>
              <w:rPr>
                <w:sz w:val="18"/>
              </w:rPr>
              <w:t>Calibration, or</w:t>
            </w:r>
            <w:r>
              <w:rPr>
                <w:spacing w:val="-6"/>
                <w:sz w:val="18"/>
              </w:rPr>
              <w:t xml:space="preserve"> </w:t>
            </w:r>
            <w:r>
              <w:rPr>
                <w:sz w:val="18"/>
              </w:rPr>
              <w:t>Repair</w:t>
            </w:r>
            <w:r>
              <w:rPr>
                <w:spacing w:val="-4"/>
                <w:sz w:val="18"/>
              </w:rPr>
              <w:t xml:space="preserve"> </w:t>
            </w:r>
            <w:r>
              <w:rPr>
                <w:sz w:val="18"/>
              </w:rPr>
              <w:t>of</w:t>
            </w:r>
            <w:r>
              <w:rPr>
                <w:spacing w:val="-4"/>
                <w:sz w:val="18"/>
              </w:rPr>
              <w:t xml:space="preserve"> </w:t>
            </w:r>
            <w:r>
              <w:rPr>
                <w:sz w:val="18"/>
              </w:rPr>
              <w:t>Certain</w:t>
            </w:r>
            <w:r>
              <w:rPr>
                <w:spacing w:val="-4"/>
                <w:sz w:val="18"/>
              </w:rPr>
              <w:t xml:space="preserve"> </w:t>
            </w:r>
            <w:r>
              <w:rPr>
                <w:sz w:val="18"/>
              </w:rPr>
              <w:t>Equipment-Requirements</w:t>
            </w:r>
            <w:r>
              <w:rPr>
                <w:spacing w:val="-4"/>
                <w:sz w:val="18"/>
              </w:rPr>
              <w:t xml:space="preserve"> </w:t>
            </w:r>
            <w:r>
              <w:rPr>
                <w:sz w:val="18"/>
              </w:rPr>
              <w:t>[May</w:t>
            </w:r>
            <w:r>
              <w:rPr>
                <w:spacing w:val="-4"/>
                <w:sz w:val="18"/>
              </w:rPr>
              <w:t xml:space="preserve"> </w:t>
            </w:r>
            <w:r>
              <w:rPr>
                <w:sz w:val="18"/>
              </w:rPr>
              <w:t>2014]</w:t>
            </w:r>
            <w:r>
              <w:rPr>
                <w:spacing w:val="-4"/>
                <w:sz w:val="18"/>
              </w:rPr>
              <w:t xml:space="preserve"> </w:t>
            </w:r>
            <w:r>
              <w:rPr>
                <w:sz w:val="18"/>
              </w:rPr>
              <w:t>(Applicable</w:t>
            </w:r>
            <w:r>
              <w:rPr>
                <w:spacing w:val="-4"/>
                <w:sz w:val="18"/>
              </w:rPr>
              <w:t xml:space="preserve"> </w:t>
            </w:r>
            <w:r>
              <w:rPr>
                <w:sz w:val="18"/>
              </w:rPr>
              <w:t>to</w:t>
            </w:r>
            <w:r>
              <w:rPr>
                <w:spacing w:val="-4"/>
                <w:sz w:val="18"/>
              </w:rPr>
              <w:t xml:space="preserve"> </w:t>
            </w:r>
            <w:r>
              <w:rPr>
                <w:sz w:val="18"/>
              </w:rPr>
              <w:t>Purchase</w:t>
            </w:r>
            <w:r>
              <w:rPr>
                <w:spacing w:val="-4"/>
                <w:sz w:val="18"/>
              </w:rPr>
              <w:t xml:space="preserve"> </w:t>
            </w:r>
            <w:r>
              <w:rPr>
                <w:sz w:val="18"/>
              </w:rPr>
              <w:t>Orders</w:t>
            </w:r>
            <w:r>
              <w:rPr>
                <w:spacing w:val="-4"/>
                <w:sz w:val="18"/>
              </w:rPr>
              <w:t xml:space="preserve"> </w:t>
            </w:r>
            <w:r>
              <w:rPr>
                <w:sz w:val="18"/>
              </w:rPr>
              <w:t>for</w:t>
            </w:r>
            <w:r>
              <w:rPr>
                <w:spacing w:val="-4"/>
                <w:sz w:val="18"/>
              </w:rPr>
              <w:t xml:space="preserve"> </w:t>
            </w:r>
            <w:r>
              <w:rPr>
                <w:sz w:val="18"/>
              </w:rPr>
              <w:t>exempt</w:t>
            </w:r>
            <w:r>
              <w:rPr>
                <w:spacing w:val="-3"/>
                <w:sz w:val="18"/>
              </w:rPr>
              <w:t xml:space="preserve"> </w:t>
            </w:r>
            <w:r>
              <w:rPr>
                <w:spacing w:val="-2"/>
                <w:sz w:val="18"/>
              </w:rPr>
              <w:t>services</w:t>
            </w:r>
          </w:p>
          <w:p w14:paraId="3212EF68" w14:textId="77777777" w:rsidR="00F27A5B" w:rsidRDefault="00000000">
            <w:pPr>
              <w:pStyle w:val="TableParagraph"/>
              <w:spacing w:before="0" w:line="183" w:lineRule="exact"/>
              <w:rPr>
                <w:sz w:val="18"/>
              </w:rPr>
            </w:pPr>
            <w:r>
              <w:rPr>
                <w:sz w:val="18"/>
              </w:rPr>
              <w:t>under</w:t>
            </w:r>
            <w:r>
              <w:rPr>
                <w:spacing w:val="-1"/>
                <w:sz w:val="18"/>
              </w:rPr>
              <w:t xml:space="preserve"> </w:t>
            </w:r>
            <w:r>
              <w:rPr>
                <w:sz w:val="18"/>
              </w:rPr>
              <w:t>this</w:t>
            </w:r>
            <w:r>
              <w:rPr>
                <w:spacing w:val="-1"/>
                <w:sz w:val="18"/>
              </w:rPr>
              <w:t xml:space="preserve"> </w:t>
            </w:r>
            <w:r>
              <w:rPr>
                <w:spacing w:val="-2"/>
                <w:sz w:val="18"/>
              </w:rPr>
              <w:t>Agreement)</w:t>
            </w:r>
          </w:p>
        </w:tc>
      </w:tr>
      <w:tr w:rsidR="00F27A5B" w14:paraId="3212EF6C" w14:textId="77777777">
        <w:trPr>
          <w:trHeight w:val="417"/>
        </w:trPr>
        <w:tc>
          <w:tcPr>
            <w:tcW w:w="1890" w:type="dxa"/>
          </w:tcPr>
          <w:p w14:paraId="3212EF6A" w14:textId="77777777" w:rsidR="00F27A5B" w:rsidRDefault="00000000">
            <w:pPr>
              <w:pStyle w:val="TableParagraph"/>
              <w:rPr>
                <w:sz w:val="18"/>
              </w:rPr>
            </w:pPr>
            <w:r>
              <w:rPr>
                <w:sz w:val="18"/>
              </w:rPr>
              <w:t>FAR</w:t>
            </w:r>
            <w:r>
              <w:rPr>
                <w:spacing w:val="-2"/>
                <w:sz w:val="18"/>
              </w:rPr>
              <w:t xml:space="preserve"> </w:t>
            </w:r>
            <w:r>
              <w:rPr>
                <w:sz w:val="18"/>
              </w:rPr>
              <w:t>52.222-</w:t>
            </w:r>
            <w:r>
              <w:rPr>
                <w:spacing w:val="-5"/>
                <w:sz w:val="18"/>
              </w:rPr>
              <w:t>53</w:t>
            </w:r>
          </w:p>
        </w:tc>
        <w:tc>
          <w:tcPr>
            <w:tcW w:w="8190" w:type="dxa"/>
          </w:tcPr>
          <w:p w14:paraId="3212EF6B" w14:textId="77777777" w:rsidR="00F27A5B" w:rsidRDefault="00000000">
            <w:pPr>
              <w:pStyle w:val="TableParagraph"/>
              <w:spacing w:before="0" w:line="200" w:lineRule="exact"/>
              <w:rPr>
                <w:sz w:val="18"/>
              </w:rPr>
            </w:pPr>
            <w:r>
              <w:rPr>
                <w:sz w:val="18"/>
              </w:rPr>
              <w:t>Exemption</w:t>
            </w:r>
            <w:r>
              <w:rPr>
                <w:spacing w:val="35"/>
                <w:sz w:val="18"/>
              </w:rPr>
              <w:t xml:space="preserve"> </w:t>
            </w:r>
            <w:r>
              <w:rPr>
                <w:sz w:val="18"/>
              </w:rPr>
              <w:t>from</w:t>
            </w:r>
            <w:r>
              <w:rPr>
                <w:spacing w:val="35"/>
                <w:sz w:val="18"/>
              </w:rPr>
              <w:t xml:space="preserve"> </w:t>
            </w:r>
            <w:r>
              <w:rPr>
                <w:sz w:val="18"/>
              </w:rPr>
              <w:t>Application</w:t>
            </w:r>
            <w:r>
              <w:rPr>
                <w:spacing w:val="35"/>
                <w:sz w:val="18"/>
              </w:rPr>
              <w:t xml:space="preserve"> </w:t>
            </w:r>
            <w:r>
              <w:rPr>
                <w:sz w:val="18"/>
              </w:rPr>
              <w:t>of</w:t>
            </w:r>
            <w:r>
              <w:rPr>
                <w:spacing w:val="34"/>
                <w:sz w:val="18"/>
              </w:rPr>
              <w:t xml:space="preserve"> </w:t>
            </w:r>
            <w:r>
              <w:rPr>
                <w:sz w:val="18"/>
              </w:rPr>
              <w:t>the</w:t>
            </w:r>
            <w:r>
              <w:rPr>
                <w:spacing w:val="35"/>
                <w:sz w:val="18"/>
              </w:rPr>
              <w:t xml:space="preserve"> </w:t>
            </w:r>
            <w:r>
              <w:rPr>
                <w:sz w:val="18"/>
              </w:rPr>
              <w:t>Service</w:t>
            </w:r>
            <w:r>
              <w:rPr>
                <w:spacing w:val="35"/>
                <w:sz w:val="18"/>
              </w:rPr>
              <w:t xml:space="preserve"> </w:t>
            </w:r>
            <w:r>
              <w:rPr>
                <w:sz w:val="18"/>
              </w:rPr>
              <w:t>Contract</w:t>
            </w:r>
            <w:r>
              <w:rPr>
                <w:spacing w:val="35"/>
                <w:sz w:val="18"/>
              </w:rPr>
              <w:t xml:space="preserve"> </w:t>
            </w:r>
            <w:r>
              <w:rPr>
                <w:sz w:val="18"/>
              </w:rPr>
              <w:t>Labor</w:t>
            </w:r>
            <w:r>
              <w:rPr>
                <w:spacing w:val="35"/>
                <w:sz w:val="18"/>
              </w:rPr>
              <w:t xml:space="preserve"> </w:t>
            </w:r>
            <w:r>
              <w:rPr>
                <w:sz w:val="18"/>
              </w:rPr>
              <w:t>Standards</w:t>
            </w:r>
            <w:r>
              <w:rPr>
                <w:spacing w:val="35"/>
                <w:sz w:val="18"/>
              </w:rPr>
              <w:t xml:space="preserve"> </w:t>
            </w:r>
            <w:r>
              <w:rPr>
                <w:sz w:val="18"/>
              </w:rPr>
              <w:t>to</w:t>
            </w:r>
            <w:r>
              <w:rPr>
                <w:spacing w:val="35"/>
                <w:sz w:val="18"/>
              </w:rPr>
              <w:t xml:space="preserve"> </w:t>
            </w:r>
            <w:r>
              <w:rPr>
                <w:sz w:val="18"/>
              </w:rPr>
              <w:t>Contracts</w:t>
            </w:r>
            <w:r>
              <w:rPr>
                <w:spacing w:val="35"/>
                <w:sz w:val="18"/>
              </w:rPr>
              <w:t xml:space="preserve"> </w:t>
            </w:r>
            <w:r>
              <w:rPr>
                <w:sz w:val="18"/>
              </w:rPr>
              <w:t>for</w:t>
            </w:r>
            <w:r>
              <w:rPr>
                <w:spacing w:val="35"/>
                <w:sz w:val="18"/>
              </w:rPr>
              <w:t xml:space="preserve"> </w:t>
            </w:r>
            <w:r>
              <w:rPr>
                <w:sz w:val="18"/>
              </w:rPr>
              <w:t>Certain</w:t>
            </w:r>
            <w:r>
              <w:rPr>
                <w:spacing w:val="35"/>
                <w:sz w:val="18"/>
              </w:rPr>
              <w:t xml:space="preserve"> </w:t>
            </w:r>
            <w:r>
              <w:rPr>
                <w:sz w:val="18"/>
              </w:rPr>
              <w:t>Services- Requirements [May 2014] (Applicable to Purchase Orders for exempt services under this Agreement)</w:t>
            </w:r>
          </w:p>
        </w:tc>
      </w:tr>
      <w:tr w:rsidR="00F27A5B" w14:paraId="3212EF70" w14:textId="77777777">
        <w:trPr>
          <w:trHeight w:val="1017"/>
        </w:trPr>
        <w:tc>
          <w:tcPr>
            <w:tcW w:w="1890" w:type="dxa"/>
          </w:tcPr>
          <w:p w14:paraId="3212EF6D" w14:textId="77777777" w:rsidR="00F27A5B" w:rsidRDefault="00000000">
            <w:pPr>
              <w:pStyle w:val="TableParagraph"/>
              <w:rPr>
                <w:sz w:val="18"/>
              </w:rPr>
            </w:pPr>
            <w:r>
              <w:rPr>
                <w:sz w:val="18"/>
              </w:rPr>
              <w:t>FAR</w:t>
            </w:r>
            <w:r>
              <w:rPr>
                <w:spacing w:val="-9"/>
                <w:sz w:val="18"/>
              </w:rPr>
              <w:t xml:space="preserve"> </w:t>
            </w:r>
            <w:r>
              <w:rPr>
                <w:sz w:val="18"/>
              </w:rPr>
              <w:t>52.222-</w:t>
            </w:r>
            <w:r>
              <w:rPr>
                <w:spacing w:val="-5"/>
                <w:sz w:val="18"/>
              </w:rPr>
              <w:t>54</w:t>
            </w:r>
          </w:p>
        </w:tc>
        <w:tc>
          <w:tcPr>
            <w:tcW w:w="8190" w:type="dxa"/>
          </w:tcPr>
          <w:p w14:paraId="3212EF6E" w14:textId="77777777" w:rsidR="00F27A5B" w:rsidRDefault="00000000">
            <w:pPr>
              <w:pStyle w:val="TableParagraph"/>
              <w:spacing w:before="14" w:line="232" w:lineRule="auto"/>
              <w:ind w:right="93" w:hanging="1"/>
              <w:jc w:val="both"/>
              <w:rPr>
                <w:sz w:val="18"/>
              </w:rPr>
            </w:pPr>
            <w:r>
              <w:rPr>
                <w:sz w:val="18"/>
              </w:rPr>
              <w:t>Employment</w:t>
            </w:r>
            <w:r>
              <w:rPr>
                <w:spacing w:val="-1"/>
                <w:sz w:val="18"/>
              </w:rPr>
              <w:t xml:space="preserve"> </w:t>
            </w:r>
            <w:r>
              <w:rPr>
                <w:sz w:val="18"/>
              </w:rPr>
              <w:t>Eligibility</w:t>
            </w:r>
            <w:r>
              <w:rPr>
                <w:spacing w:val="-1"/>
                <w:sz w:val="18"/>
              </w:rPr>
              <w:t xml:space="preserve"> </w:t>
            </w:r>
            <w:r>
              <w:rPr>
                <w:sz w:val="18"/>
              </w:rPr>
              <w:t>Verification</w:t>
            </w:r>
            <w:r>
              <w:rPr>
                <w:spacing w:val="-1"/>
                <w:sz w:val="18"/>
              </w:rPr>
              <w:t xml:space="preserve"> </w:t>
            </w:r>
            <w:r>
              <w:rPr>
                <w:sz w:val="18"/>
              </w:rPr>
              <w:t>[Oct</w:t>
            </w:r>
            <w:r>
              <w:rPr>
                <w:spacing w:val="-1"/>
                <w:sz w:val="18"/>
              </w:rPr>
              <w:t xml:space="preserve"> </w:t>
            </w:r>
            <w:r>
              <w:rPr>
                <w:sz w:val="18"/>
              </w:rPr>
              <w:t>2015]</w:t>
            </w:r>
            <w:r>
              <w:rPr>
                <w:spacing w:val="-1"/>
                <w:sz w:val="18"/>
              </w:rPr>
              <w:t xml:space="preserve"> </w:t>
            </w:r>
            <w:r>
              <w:rPr>
                <w:sz w:val="18"/>
              </w:rPr>
              <w:t>(Applicable</w:t>
            </w:r>
            <w:r>
              <w:rPr>
                <w:spacing w:val="-2"/>
                <w:sz w:val="18"/>
              </w:rPr>
              <w:t xml:space="preserve"> </w:t>
            </w:r>
            <w:r>
              <w:rPr>
                <w:sz w:val="18"/>
              </w:rPr>
              <w:t>to</w:t>
            </w:r>
            <w:r>
              <w:rPr>
                <w:spacing w:val="-1"/>
                <w:sz w:val="18"/>
              </w:rPr>
              <w:t xml:space="preserve"> </w:t>
            </w:r>
            <w:r>
              <w:rPr>
                <w:sz w:val="18"/>
              </w:rPr>
              <w:t>Purchase</w:t>
            </w:r>
            <w:r>
              <w:rPr>
                <w:spacing w:val="-1"/>
                <w:sz w:val="18"/>
              </w:rPr>
              <w:t xml:space="preserve"> </w:t>
            </w:r>
            <w:r>
              <w:rPr>
                <w:sz w:val="18"/>
              </w:rPr>
              <w:t>Orders</w:t>
            </w:r>
            <w:r>
              <w:rPr>
                <w:spacing w:val="-1"/>
                <w:sz w:val="18"/>
              </w:rPr>
              <w:t xml:space="preserve"> </w:t>
            </w:r>
            <w:r>
              <w:rPr>
                <w:sz w:val="18"/>
              </w:rPr>
              <w:t>that</w:t>
            </w:r>
            <w:r>
              <w:rPr>
                <w:spacing w:val="-1"/>
                <w:sz w:val="18"/>
              </w:rPr>
              <w:t xml:space="preserve"> </w:t>
            </w:r>
            <w:r>
              <w:rPr>
                <w:sz w:val="18"/>
              </w:rPr>
              <w:t>(1)</w:t>
            </w:r>
            <w:r>
              <w:rPr>
                <w:spacing w:val="-2"/>
                <w:sz w:val="18"/>
              </w:rPr>
              <w:t xml:space="preserve"> </w:t>
            </w:r>
            <w:r>
              <w:rPr>
                <w:sz w:val="18"/>
              </w:rPr>
              <w:t>are</w:t>
            </w:r>
            <w:r>
              <w:rPr>
                <w:spacing w:val="-1"/>
                <w:sz w:val="18"/>
              </w:rPr>
              <w:t xml:space="preserve"> </w:t>
            </w:r>
            <w:r>
              <w:rPr>
                <w:sz w:val="18"/>
              </w:rPr>
              <w:t>for</w:t>
            </w:r>
            <w:r>
              <w:rPr>
                <w:spacing w:val="-2"/>
                <w:sz w:val="18"/>
              </w:rPr>
              <w:t xml:space="preserve"> </w:t>
            </w:r>
            <w:r>
              <w:rPr>
                <w:sz w:val="18"/>
              </w:rPr>
              <w:t>(i)</w:t>
            </w:r>
            <w:r>
              <w:rPr>
                <w:spacing w:val="-3"/>
                <w:sz w:val="18"/>
              </w:rPr>
              <w:t xml:space="preserve"> </w:t>
            </w:r>
            <w:r>
              <w:rPr>
                <w:sz w:val="18"/>
              </w:rPr>
              <w:t>commercial or</w:t>
            </w:r>
            <w:r>
              <w:rPr>
                <w:spacing w:val="-3"/>
                <w:sz w:val="18"/>
              </w:rPr>
              <w:t xml:space="preserve"> </w:t>
            </w:r>
            <w:r>
              <w:rPr>
                <w:sz w:val="18"/>
              </w:rPr>
              <w:t>noncommercial</w:t>
            </w:r>
            <w:r>
              <w:rPr>
                <w:spacing w:val="-3"/>
                <w:sz w:val="18"/>
              </w:rPr>
              <w:t xml:space="preserve"> </w:t>
            </w:r>
            <w:r>
              <w:rPr>
                <w:sz w:val="18"/>
              </w:rPr>
              <w:t>services</w:t>
            </w:r>
            <w:r>
              <w:rPr>
                <w:spacing w:val="-3"/>
                <w:sz w:val="18"/>
              </w:rPr>
              <w:t xml:space="preserve"> </w:t>
            </w:r>
            <w:r>
              <w:rPr>
                <w:sz w:val="18"/>
              </w:rPr>
              <w:t>(except</w:t>
            </w:r>
            <w:r>
              <w:rPr>
                <w:spacing w:val="-3"/>
                <w:sz w:val="18"/>
              </w:rPr>
              <w:t xml:space="preserve"> </w:t>
            </w:r>
            <w:r>
              <w:rPr>
                <w:sz w:val="18"/>
              </w:rPr>
              <w:t>for</w:t>
            </w:r>
            <w:r>
              <w:rPr>
                <w:spacing w:val="-4"/>
                <w:sz w:val="18"/>
              </w:rPr>
              <w:t xml:space="preserve"> </w:t>
            </w:r>
            <w:r>
              <w:rPr>
                <w:sz w:val="18"/>
              </w:rPr>
              <w:t>commercial</w:t>
            </w:r>
            <w:r>
              <w:rPr>
                <w:spacing w:val="-3"/>
                <w:sz w:val="18"/>
              </w:rPr>
              <w:t xml:space="preserve"> </w:t>
            </w:r>
            <w:r>
              <w:rPr>
                <w:sz w:val="18"/>
              </w:rPr>
              <w:t>services</w:t>
            </w:r>
            <w:r>
              <w:rPr>
                <w:spacing w:val="-3"/>
                <w:sz w:val="18"/>
              </w:rPr>
              <w:t xml:space="preserve"> </w:t>
            </w:r>
            <w:r>
              <w:rPr>
                <w:sz w:val="18"/>
              </w:rPr>
              <w:t>that</w:t>
            </w:r>
            <w:r>
              <w:rPr>
                <w:spacing w:val="-4"/>
                <w:sz w:val="18"/>
              </w:rPr>
              <w:t xml:space="preserve"> </w:t>
            </w:r>
            <w:r>
              <w:rPr>
                <w:sz w:val="18"/>
              </w:rPr>
              <w:t>are</w:t>
            </w:r>
            <w:r>
              <w:rPr>
                <w:spacing w:val="-3"/>
                <w:sz w:val="18"/>
              </w:rPr>
              <w:t xml:space="preserve"> </w:t>
            </w:r>
            <w:r>
              <w:rPr>
                <w:sz w:val="18"/>
              </w:rPr>
              <w:t>part</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purchase</w:t>
            </w:r>
            <w:r>
              <w:rPr>
                <w:spacing w:val="-3"/>
                <w:sz w:val="18"/>
              </w:rPr>
              <w:t xml:space="preserve"> </w:t>
            </w:r>
            <w:r>
              <w:rPr>
                <w:sz w:val="18"/>
              </w:rPr>
              <w:t>of</w:t>
            </w:r>
            <w:r>
              <w:rPr>
                <w:spacing w:val="-3"/>
                <w:sz w:val="18"/>
              </w:rPr>
              <w:t xml:space="preserve"> </w:t>
            </w:r>
            <w:r>
              <w:rPr>
                <w:sz w:val="18"/>
              </w:rPr>
              <w:t>a</w:t>
            </w:r>
            <w:r>
              <w:rPr>
                <w:spacing w:val="-3"/>
                <w:sz w:val="18"/>
              </w:rPr>
              <w:t xml:space="preserve"> </w:t>
            </w:r>
            <w:r>
              <w:rPr>
                <w:sz w:val="18"/>
              </w:rPr>
              <w:t>COTS</w:t>
            </w:r>
            <w:r>
              <w:rPr>
                <w:spacing w:val="-5"/>
                <w:sz w:val="18"/>
              </w:rPr>
              <w:t xml:space="preserve"> </w:t>
            </w:r>
            <w:r>
              <w:rPr>
                <w:sz w:val="18"/>
              </w:rPr>
              <w:t>item</w:t>
            </w:r>
            <w:r>
              <w:rPr>
                <w:spacing w:val="-3"/>
                <w:sz w:val="18"/>
              </w:rPr>
              <w:t xml:space="preserve"> </w:t>
            </w:r>
            <w:r>
              <w:rPr>
                <w:sz w:val="18"/>
              </w:rPr>
              <w:t>(or</w:t>
            </w:r>
            <w:r>
              <w:rPr>
                <w:spacing w:val="-4"/>
                <w:sz w:val="18"/>
              </w:rPr>
              <w:t xml:space="preserve"> </w:t>
            </w:r>
            <w:r>
              <w:rPr>
                <w:sz w:val="18"/>
              </w:rPr>
              <w:t>an item that would be a COTS item, but for minor modifications), performed by the COTS provider, and are normally</w:t>
            </w:r>
            <w:r>
              <w:rPr>
                <w:spacing w:val="14"/>
                <w:sz w:val="18"/>
              </w:rPr>
              <w:t xml:space="preserve"> </w:t>
            </w:r>
            <w:r>
              <w:rPr>
                <w:sz w:val="18"/>
              </w:rPr>
              <w:t>provided</w:t>
            </w:r>
            <w:r>
              <w:rPr>
                <w:spacing w:val="17"/>
                <w:sz w:val="18"/>
              </w:rPr>
              <w:t xml:space="preserve"> </w:t>
            </w:r>
            <w:r>
              <w:rPr>
                <w:sz w:val="18"/>
              </w:rPr>
              <w:t>for</w:t>
            </w:r>
            <w:r>
              <w:rPr>
                <w:spacing w:val="17"/>
                <w:sz w:val="18"/>
              </w:rPr>
              <w:t xml:space="preserve"> </w:t>
            </w:r>
            <w:r>
              <w:rPr>
                <w:sz w:val="18"/>
              </w:rPr>
              <w:t>that</w:t>
            </w:r>
            <w:r>
              <w:rPr>
                <w:spacing w:val="17"/>
                <w:sz w:val="18"/>
              </w:rPr>
              <w:t xml:space="preserve"> </w:t>
            </w:r>
            <w:r>
              <w:rPr>
                <w:sz w:val="18"/>
              </w:rPr>
              <w:t>COTS</w:t>
            </w:r>
            <w:r>
              <w:rPr>
                <w:spacing w:val="17"/>
                <w:sz w:val="18"/>
              </w:rPr>
              <w:t xml:space="preserve"> </w:t>
            </w:r>
            <w:r>
              <w:rPr>
                <w:sz w:val="18"/>
              </w:rPr>
              <w:t>item);</w:t>
            </w:r>
            <w:r>
              <w:rPr>
                <w:spacing w:val="18"/>
                <w:sz w:val="18"/>
              </w:rPr>
              <w:t xml:space="preserve"> </w:t>
            </w:r>
            <w:r>
              <w:rPr>
                <w:sz w:val="18"/>
              </w:rPr>
              <w:t>or</w:t>
            </w:r>
            <w:r>
              <w:rPr>
                <w:spacing w:val="17"/>
                <w:sz w:val="18"/>
              </w:rPr>
              <w:t xml:space="preserve"> </w:t>
            </w:r>
            <w:r>
              <w:rPr>
                <w:sz w:val="18"/>
              </w:rPr>
              <w:t>(ii)</w:t>
            </w:r>
            <w:r>
              <w:rPr>
                <w:spacing w:val="16"/>
                <w:sz w:val="18"/>
              </w:rPr>
              <w:t xml:space="preserve"> </w:t>
            </w:r>
            <w:r>
              <w:rPr>
                <w:sz w:val="18"/>
              </w:rPr>
              <w:t>construction;</w:t>
            </w:r>
            <w:r>
              <w:rPr>
                <w:spacing w:val="17"/>
                <w:sz w:val="18"/>
              </w:rPr>
              <w:t xml:space="preserve"> </w:t>
            </w:r>
            <w:r>
              <w:rPr>
                <w:sz w:val="18"/>
              </w:rPr>
              <w:t>(2)</w:t>
            </w:r>
            <w:r>
              <w:rPr>
                <w:spacing w:val="16"/>
                <w:sz w:val="18"/>
              </w:rPr>
              <w:t xml:space="preserve"> </w:t>
            </w:r>
            <w:r>
              <w:rPr>
                <w:sz w:val="18"/>
              </w:rPr>
              <w:t>have</w:t>
            </w:r>
            <w:r>
              <w:rPr>
                <w:spacing w:val="16"/>
                <w:sz w:val="18"/>
              </w:rPr>
              <w:t xml:space="preserve"> </w:t>
            </w:r>
            <w:r>
              <w:rPr>
                <w:sz w:val="18"/>
              </w:rPr>
              <w:t>a</w:t>
            </w:r>
            <w:r>
              <w:rPr>
                <w:spacing w:val="18"/>
                <w:sz w:val="18"/>
              </w:rPr>
              <w:t xml:space="preserve"> </w:t>
            </w:r>
            <w:r>
              <w:rPr>
                <w:sz w:val="18"/>
              </w:rPr>
              <w:t>value</w:t>
            </w:r>
            <w:r>
              <w:rPr>
                <w:spacing w:val="17"/>
                <w:sz w:val="18"/>
              </w:rPr>
              <w:t xml:space="preserve"> </w:t>
            </w:r>
            <w:r>
              <w:rPr>
                <w:sz w:val="18"/>
              </w:rPr>
              <w:t>of</w:t>
            </w:r>
            <w:r>
              <w:rPr>
                <w:spacing w:val="16"/>
                <w:sz w:val="18"/>
              </w:rPr>
              <w:t xml:space="preserve"> </w:t>
            </w:r>
            <w:r>
              <w:rPr>
                <w:sz w:val="18"/>
              </w:rPr>
              <w:t>more</w:t>
            </w:r>
            <w:r>
              <w:rPr>
                <w:spacing w:val="17"/>
                <w:sz w:val="18"/>
              </w:rPr>
              <w:t xml:space="preserve"> </w:t>
            </w:r>
            <w:r>
              <w:rPr>
                <w:sz w:val="18"/>
              </w:rPr>
              <w:t>than</w:t>
            </w:r>
            <w:r>
              <w:rPr>
                <w:spacing w:val="17"/>
                <w:sz w:val="18"/>
              </w:rPr>
              <w:t xml:space="preserve"> </w:t>
            </w:r>
            <w:r>
              <w:rPr>
                <w:sz w:val="18"/>
              </w:rPr>
              <w:t>$3,500;</w:t>
            </w:r>
            <w:r>
              <w:rPr>
                <w:spacing w:val="17"/>
                <w:sz w:val="18"/>
              </w:rPr>
              <w:t xml:space="preserve"> </w:t>
            </w:r>
            <w:r>
              <w:rPr>
                <w:sz w:val="18"/>
              </w:rPr>
              <w:t>and</w:t>
            </w:r>
            <w:r>
              <w:rPr>
                <w:spacing w:val="18"/>
                <w:sz w:val="18"/>
              </w:rPr>
              <w:t xml:space="preserve"> </w:t>
            </w:r>
            <w:r>
              <w:rPr>
                <w:spacing w:val="-5"/>
                <w:sz w:val="18"/>
              </w:rPr>
              <w:t>(3)</w:t>
            </w:r>
          </w:p>
          <w:p w14:paraId="3212EF6F" w14:textId="77777777" w:rsidR="00F27A5B" w:rsidRDefault="00000000">
            <w:pPr>
              <w:pStyle w:val="TableParagraph"/>
              <w:spacing w:before="0" w:line="180" w:lineRule="exact"/>
              <w:jc w:val="both"/>
              <w:rPr>
                <w:sz w:val="18"/>
              </w:rPr>
            </w:pPr>
            <w:r>
              <w:rPr>
                <w:sz w:val="18"/>
              </w:rPr>
              <w:t>include</w:t>
            </w:r>
            <w:r>
              <w:rPr>
                <w:spacing w:val="-4"/>
                <w:sz w:val="18"/>
              </w:rPr>
              <w:t xml:space="preserve"> </w:t>
            </w:r>
            <w:r>
              <w:rPr>
                <w:sz w:val="18"/>
              </w:rPr>
              <w:t>work</w:t>
            </w:r>
            <w:r>
              <w:rPr>
                <w:spacing w:val="-1"/>
                <w:sz w:val="18"/>
              </w:rPr>
              <w:t xml:space="preserve"> </w:t>
            </w:r>
            <w:r>
              <w:rPr>
                <w:sz w:val="18"/>
              </w:rPr>
              <w:t>performed</w:t>
            </w:r>
            <w:r>
              <w:rPr>
                <w:spacing w:val="-3"/>
                <w:sz w:val="18"/>
              </w:rPr>
              <w:t xml:space="preserve"> </w:t>
            </w:r>
            <w:r>
              <w:rPr>
                <w:sz w:val="18"/>
              </w:rPr>
              <w:t>in</w:t>
            </w:r>
            <w:r>
              <w:rPr>
                <w:spacing w:val="-2"/>
                <w:sz w:val="18"/>
              </w:rPr>
              <w:t xml:space="preserve"> </w:t>
            </w:r>
            <w:r>
              <w:rPr>
                <w:sz w:val="18"/>
              </w:rPr>
              <w:t>the</w:t>
            </w:r>
            <w:r>
              <w:rPr>
                <w:spacing w:val="-1"/>
                <w:sz w:val="18"/>
              </w:rPr>
              <w:t xml:space="preserve"> </w:t>
            </w:r>
            <w:r>
              <w:rPr>
                <w:sz w:val="18"/>
              </w:rPr>
              <w:t>United</w:t>
            </w:r>
            <w:r>
              <w:rPr>
                <w:spacing w:val="-2"/>
                <w:sz w:val="18"/>
              </w:rPr>
              <w:t xml:space="preserve"> States)</w:t>
            </w:r>
          </w:p>
        </w:tc>
      </w:tr>
      <w:tr w:rsidR="00F27A5B" w14:paraId="3212EF74" w14:textId="77777777">
        <w:trPr>
          <w:trHeight w:val="616"/>
        </w:trPr>
        <w:tc>
          <w:tcPr>
            <w:tcW w:w="1890" w:type="dxa"/>
          </w:tcPr>
          <w:p w14:paraId="3212EF71" w14:textId="77777777" w:rsidR="00F27A5B" w:rsidRDefault="00000000">
            <w:pPr>
              <w:pStyle w:val="TableParagraph"/>
              <w:rPr>
                <w:sz w:val="18"/>
              </w:rPr>
            </w:pPr>
            <w:r>
              <w:rPr>
                <w:sz w:val="18"/>
              </w:rPr>
              <w:t>FAR 52.222-</w:t>
            </w:r>
            <w:r>
              <w:rPr>
                <w:spacing w:val="-5"/>
                <w:sz w:val="18"/>
              </w:rPr>
              <w:t>55</w:t>
            </w:r>
          </w:p>
        </w:tc>
        <w:tc>
          <w:tcPr>
            <w:tcW w:w="8190" w:type="dxa"/>
          </w:tcPr>
          <w:p w14:paraId="3212EF72" w14:textId="77777777" w:rsidR="00F27A5B" w:rsidRDefault="00000000">
            <w:pPr>
              <w:pStyle w:val="TableParagraph"/>
              <w:spacing w:line="204" w:lineRule="exact"/>
              <w:rPr>
                <w:sz w:val="18"/>
              </w:rPr>
            </w:pPr>
            <w:r>
              <w:rPr>
                <w:sz w:val="18"/>
              </w:rPr>
              <w:t>Minimum</w:t>
            </w:r>
            <w:r>
              <w:rPr>
                <w:spacing w:val="-9"/>
                <w:sz w:val="18"/>
              </w:rPr>
              <w:t xml:space="preserve"> </w:t>
            </w:r>
            <w:r>
              <w:rPr>
                <w:sz w:val="18"/>
              </w:rPr>
              <w:t>Wages</w:t>
            </w:r>
            <w:r>
              <w:rPr>
                <w:spacing w:val="-4"/>
                <w:sz w:val="18"/>
              </w:rPr>
              <w:t xml:space="preserve"> </w:t>
            </w:r>
            <w:r>
              <w:rPr>
                <w:sz w:val="18"/>
              </w:rPr>
              <w:t>Under</w:t>
            </w:r>
            <w:r>
              <w:rPr>
                <w:spacing w:val="-5"/>
                <w:sz w:val="18"/>
              </w:rPr>
              <w:t xml:space="preserve"> </w:t>
            </w:r>
            <w:r>
              <w:rPr>
                <w:sz w:val="18"/>
              </w:rPr>
              <w:t>Executive</w:t>
            </w:r>
            <w:r>
              <w:rPr>
                <w:spacing w:val="-4"/>
                <w:sz w:val="18"/>
              </w:rPr>
              <w:t xml:space="preserve"> </w:t>
            </w:r>
            <w:r>
              <w:rPr>
                <w:sz w:val="18"/>
              </w:rPr>
              <w:t>Order</w:t>
            </w:r>
            <w:r>
              <w:rPr>
                <w:spacing w:val="-5"/>
                <w:sz w:val="18"/>
              </w:rPr>
              <w:t xml:space="preserve"> </w:t>
            </w:r>
            <w:r>
              <w:rPr>
                <w:sz w:val="18"/>
              </w:rPr>
              <w:t>13658</w:t>
            </w:r>
            <w:r>
              <w:rPr>
                <w:spacing w:val="-4"/>
                <w:sz w:val="18"/>
              </w:rPr>
              <w:t xml:space="preserve"> </w:t>
            </w:r>
            <w:r>
              <w:rPr>
                <w:sz w:val="18"/>
              </w:rPr>
              <w:t>[Nov</w:t>
            </w:r>
            <w:r>
              <w:rPr>
                <w:spacing w:val="-4"/>
                <w:sz w:val="18"/>
              </w:rPr>
              <w:t xml:space="preserve"> </w:t>
            </w:r>
            <w:r>
              <w:rPr>
                <w:sz w:val="18"/>
              </w:rPr>
              <w:t>2020]</w:t>
            </w:r>
            <w:r>
              <w:rPr>
                <w:spacing w:val="-4"/>
                <w:sz w:val="18"/>
              </w:rPr>
              <w:t xml:space="preserve"> </w:t>
            </w:r>
            <w:r>
              <w:rPr>
                <w:sz w:val="18"/>
              </w:rPr>
              <w:t>(Applicable</w:t>
            </w:r>
            <w:r>
              <w:rPr>
                <w:spacing w:val="-6"/>
                <w:sz w:val="18"/>
              </w:rPr>
              <w:t xml:space="preserve"> </w:t>
            </w:r>
            <w:r>
              <w:rPr>
                <w:sz w:val="18"/>
              </w:rPr>
              <w:t>to</w:t>
            </w:r>
            <w:r>
              <w:rPr>
                <w:spacing w:val="-4"/>
                <w:sz w:val="18"/>
              </w:rPr>
              <w:t xml:space="preserve"> </w:t>
            </w:r>
            <w:r>
              <w:rPr>
                <w:sz w:val="18"/>
              </w:rPr>
              <w:t>all</w:t>
            </w:r>
            <w:r>
              <w:rPr>
                <w:spacing w:val="-4"/>
                <w:sz w:val="18"/>
              </w:rPr>
              <w:t xml:space="preserve"> </w:t>
            </w:r>
            <w:r>
              <w:rPr>
                <w:sz w:val="18"/>
              </w:rPr>
              <w:t>Purchase</w:t>
            </w:r>
            <w:r>
              <w:rPr>
                <w:spacing w:val="-4"/>
                <w:sz w:val="18"/>
              </w:rPr>
              <w:t xml:space="preserve"> </w:t>
            </w:r>
            <w:r>
              <w:rPr>
                <w:sz w:val="18"/>
              </w:rPr>
              <w:t>Orders</w:t>
            </w:r>
            <w:r>
              <w:rPr>
                <w:spacing w:val="-5"/>
                <w:sz w:val="18"/>
              </w:rPr>
              <w:t xml:space="preserve"> </w:t>
            </w:r>
            <w:r>
              <w:rPr>
                <w:sz w:val="18"/>
              </w:rPr>
              <w:t>that</w:t>
            </w:r>
            <w:r>
              <w:rPr>
                <w:spacing w:val="-4"/>
                <w:sz w:val="18"/>
              </w:rPr>
              <w:t xml:space="preserve"> </w:t>
            </w:r>
            <w:r>
              <w:rPr>
                <w:sz w:val="18"/>
              </w:rPr>
              <w:t>are</w:t>
            </w:r>
            <w:r>
              <w:rPr>
                <w:spacing w:val="-4"/>
                <w:sz w:val="18"/>
              </w:rPr>
              <w:t xml:space="preserve"> </w:t>
            </w:r>
            <w:r>
              <w:rPr>
                <w:spacing w:val="-2"/>
                <w:sz w:val="18"/>
              </w:rPr>
              <w:t>subject</w:t>
            </w:r>
          </w:p>
          <w:p w14:paraId="3212EF73" w14:textId="77777777" w:rsidR="00F27A5B" w:rsidRDefault="00000000">
            <w:pPr>
              <w:pStyle w:val="TableParagraph"/>
              <w:spacing w:before="0" w:line="200" w:lineRule="exact"/>
              <w:ind w:right="93"/>
              <w:rPr>
                <w:sz w:val="18"/>
              </w:rPr>
            </w:pPr>
            <w:r>
              <w:rPr>
                <w:sz w:val="18"/>
              </w:rPr>
              <w:t>to the Service Contract Labor Standards statute or the</w:t>
            </w:r>
            <w:r>
              <w:rPr>
                <w:spacing w:val="-1"/>
                <w:sz w:val="18"/>
              </w:rPr>
              <w:t xml:space="preserve"> </w:t>
            </w:r>
            <w:r>
              <w:rPr>
                <w:sz w:val="18"/>
              </w:rPr>
              <w:t>Wage Rate</w:t>
            </w:r>
            <w:r>
              <w:rPr>
                <w:spacing w:val="-1"/>
                <w:sz w:val="18"/>
              </w:rPr>
              <w:t xml:space="preserve"> </w:t>
            </w:r>
            <w:r>
              <w:rPr>
                <w:sz w:val="18"/>
              </w:rPr>
              <w:t>Requirements</w:t>
            </w:r>
            <w:r>
              <w:rPr>
                <w:spacing w:val="-1"/>
                <w:sz w:val="18"/>
              </w:rPr>
              <w:t xml:space="preserve"> </w:t>
            </w:r>
            <w:r>
              <w:rPr>
                <w:sz w:val="18"/>
              </w:rPr>
              <w:t>(Construction) statute and are to be performed in whole or in part in the United States.)</w:t>
            </w:r>
          </w:p>
        </w:tc>
      </w:tr>
      <w:tr w:rsidR="00F27A5B" w14:paraId="3212EF77" w14:textId="77777777">
        <w:trPr>
          <w:trHeight w:val="617"/>
        </w:trPr>
        <w:tc>
          <w:tcPr>
            <w:tcW w:w="1890" w:type="dxa"/>
          </w:tcPr>
          <w:p w14:paraId="3212EF75" w14:textId="77777777" w:rsidR="00F27A5B" w:rsidRDefault="00000000">
            <w:pPr>
              <w:pStyle w:val="TableParagraph"/>
              <w:rPr>
                <w:sz w:val="18"/>
              </w:rPr>
            </w:pPr>
            <w:r>
              <w:rPr>
                <w:sz w:val="18"/>
              </w:rPr>
              <w:t>FAR 52.222-</w:t>
            </w:r>
            <w:r>
              <w:rPr>
                <w:spacing w:val="-5"/>
                <w:sz w:val="18"/>
              </w:rPr>
              <w:t>62</w:t>
            </w:r>
          </w:p>
        </w:tc>
        <w:tc>
          <w:tcPr>
            <w:tcW w:w="8190" w:type="dxa"/>
          </w:tcPr>
          <w:p w14:paraId="3212EF76" w14:textId="77777777" w:rsidR="00F27A5B" w:rsidRDefault="00000000">
            <w:pPr>
              <w:pStyle w:val="TableParagraph"/>
              <w:spacing w:before="0" w:line="200" w:lineRule="exact"/>
              <w:ind w:right="95" w:firstLine="1"/>
              <w:jc w:val="both"/>
              <w:rPr>
                <w:sz w:val="18"/>
              </w:rPr>
            </w:pPr>
            <w:r>
              <w:rPr>
                <w:sz w:val="18"/>
              </w:rPr>
              <w:t xml:space="preserve">Paid Sick Leave Under Executive Order 13706 [Jan 2017] (Applicable to all Purchase Orders, regardless of dollar value, that are subject to the Service Contract Labor Standards statute or the Wage Rate Requirements (Construction) </w:t>
            </w:r>
            <w:proofErr w:type="gramStart"/>
            <w:r>
              <w:rPr>
                <w:sz w:val="18"/>
              </w:rPr>
              <w:t>statute, and</w:t>
            </w:r>
            <w:proofErr w:type="gramEnd"/>
            <w:r>
              <w:rPr>
                <w:sz w:val="18"/>
              </w:rPr>
              <w:t xml:space="preserve"> are to be performed in whole or in part in the United States.)</w:t>
            </w:r>
          </w:p>
        </w:tc>
      </w:tr>
      <w:tr w:rsidR="00F27A5B" w14:paraId="3212EF7A" w14:textId="77777777">
        <w:trPr>
          <w:trHeight w:val="417"/>
        </w:trPr>
        <w:tc>
          <w:tcPr>
            <w:tcW w:w="1890" w:type="dxa"/>
          </w:tcPr>
          <w:p w14:paraId="3212EF78" w14:textId="77777777" w:rsidR="00F27A5B" w:rsidRDefault="00000000">
            <w:pPr>
              <w:pStyle w:val="TableParagraph"/>
              <w:rPr>
                <w:sz w:val="18"/>
              </w:rPr>
            </w:pPr>
            <w:r>
              <w:rPr>
                <w:sz w:val="18"/>
              </w:rPr>
              <w:t>FAR 52.223-</w:t>
            </w:r>
            <w:r>
              <w:rPr>
                <w:spacing w:val="-5"/>
                <w:sz w:val="18"/>
              </w:rPr>
              <w:t>18</w:t>
            </w:r>
          </w:p>
        </w:tc>
        <w:tc>
          <w:tcPr>
            <w:tcW w:w="8190" w:type="dxa"/>
          </w:tcPr>
          <w:p w14:paraId="3212EF79" w14:textId="77777777" w:rsidR="00F27A5B" w:rsidRDefault="00000000">
            <w:pPr>
              <w:pStyle w:val="TableParagraph"/>
              <w:spacing w:before="0" w:line="200" w:lineRule="exact"/>
              <w:rPr>
                <w:sz w:val="18"/>
              </w:rPr>
            </w:pPr>
            <w:r>
              <w:rPr>
                <w:sz w:val="18"/>
              </w:rPr>
              <w:t>Encouraging Contractor Policies to Ban Text Messaging While Driving [June 2020] (Applicable to Purchase Orders that exceed the micro-purchase threshold)</w:t>
            </w:r>
          </w:p>
        </w:tc>
      </w:tr>
      <w:tr w:rsidR="00F27A5B" w14:paraId="3212EF7E" w14:textId="77777777">
        <w:trPr>
          <w:trHeight w:val="816"/>
        </w:trPr>
        <w:tc>
          <w:tcPr>
            <w:tcW w:w="1890" w:type="dxa"/>
          </w:tcPr>
          <w:p w14:paraId="3212EF7B" w14:textId="77777777" w:rsidR="00F27A5B" w:rsidRDefault="00000000">
            <w:pPr>
              <w:pStyle w:val="TableParagraph"/>
              <w:rPr>
                <w:sz w:val="18"/>
              </w:rPr>
            </w:pPr>
            <w:r>
              <w:rPr>
                <w:sz w:val="18"/>
              </w:rPr>
              <w:t>FAR 52.224-</w:t>
            </w:r>
            <w:r>
              <w:rPr>
                <w:spacing w:val="-10"/>
                <w:sz w:val="18"/>
              </w:rPr>
              <w:t>3</w:t>
            </w:r>
          </w:p>
        </w:tc>
        <w:tc>
          <w:tcPr>
            <w:tcW w:w="8190" w:type="dxa"/>
          </w:tcPr>
          <w:p w14:paraId="3212EF7C" w14:textId="77777777" w:rsidR="00F27A5B" w:rsidRDefault="00000000">
            <w:pPr>
              <w:pStyle w:val="TableParagraph"/>
              <w:spacing w:before="14" w:line="232" w:lineRule="auto"/>
              <w:ind w:right="92"/>
              <w:jc w:val="both"/>
              <w:rPr>
                <w:sz w:val="18"/>
              </w:rPr>
            </w:pPr>
            <w:r>
              <w:rPr>
                <w:sz w:val="18"/>
              </w:rPr>
              <w:t>Privacy Training [Jan 2017] (Applicable to Purchase Orders when subcontractor employees will - (1) have access</w:t>
            </w:r>
            <w:r>
              <w:rPr>
                <w:spacing w:val="-7"/>
                <w:sz w:val="18"/>
              </w:rPr>
              <w:t xml:space="preserve"> </w:t>
            </w:r>
            <w:r>
              <w:rPr>
                <w:sz w:val="18"/>
              </w:rPr>
              <w:t>to</w:t>
            </w:r>
            <w:r>
              <w:rPr>
                <w:spacing w:val="-7"/>
                <w:sz w:val="18"/>
              </w:rPr>
              <w:t xml:space="preserve"> </w:t>
            </w:r>
            <w:r>
              <w:rPr>
                <w:sz w:val="18"/>
              </w:rPr>
              <w:t>a</w:t>
            </w:r>
            <w:r>
              <w:rPr>
                <w:spacing w:val="-6"/>
                <w:sz w:val="18"/>
              </w:rPr>
              <w:t xml:space="preserve"> </w:t>
            </w:r>
            <w:r>
              <w:rPr>
                <w:sz w:val="18"/>
              </w:rPr>
              <w:t>system</w:t>
            </w:r>
            <w:r>
              <w:rPr>
                <w:spacing w:val="-6"/>
                <w:sz w:val="18"/>
              </w:rPr>
              <w:t xml:space="preserve"> </w:t>
            </w:r>
            <w:r>
              <w:rPr>
                <w:sz w:val="18"/>
              </w:rPr>
              <w:t>of</w:t>
            </w:r>
            <w:r>
              <w:rPr>
                <w:spacing w:val="-7"/>
                <w:sz w:val="18"/>
              </w:rPr>
              <w:t xml:space="preserve"> </w:t>
            </w:r>
            <w:r>
              <w:rPr>
                <w:sz w:val="18"/>
              </w:rPr>
              <w:t>records;</w:t>
            </w:r>
            <w:r>
              <w:rPr>
                <w:spacing w:val="-7"/>
                <w:sz w:val="18"/>
              </w:rPr>
              <w:t xml:space="preserve"> </w:t>
            </w:r>
            <w:r>
              <w:rPr>
                <w:sz w:val="18"/>
              </w:rPr>
              <w:t>(2)</w:t>
            </w:r>
            <w:r>
              <w:rPr>
                <w:spacing w:val="-7"/>
                <w:sz w:val="18"/>
              </w:rPr>
              <w:t xml:space="preserve"> </w:t>
            </w:r>
            <w:r>
              <w:rPr>
                <w:sz w:val="18"/>
              </w:rPr>
              <w:t>create,</w:t>
            </w:r>
            <w:r>
              <w:rPr>
                <w:spacing w:val="-7"/>
                <w:sz w:val="18"/>
              </w:rPr>
              <w:t xml:space="preserve"> </w:t>
            </w:r>
            <w:r>
              <w:rPr>
                <w:sz w:val="18"/>
              </w:rPr>
              <w:t>collect,</w:t>
            </w:r>
            <w:r>
              <w:rPr>
                <w:spacing w:val="-7"/>
                <w:sz w:val="18"/>
              </w:rPr>
              <w:t xml:space="preserve"> </w:t>
            </w:r>
            <w:r>
              <w:rPr>
                <w:sz w:val="18"/>
              </w:rPr>
              <w:t>use,</w:t>
            </w:r>
            <w:r>
              <w:rPr>
                <w:spacing w:val="-6"/>
                <w:sz w:val="18"/>
              </w:rPr>
              <w:t xml:space="preserve"> </w:t>
            </w:r>
            <w:r>
              <w:rPr>
                <w:sz w:val="18"/>
              </w:rPr>
              <w:t>process,</w:t>
            </w:r>
            <w:r>
              <w:rPr>
                <w:spacing w:val="-6"/>
                <w:sz w:val="18"/>
              </w:rPr>
              <w:t xml:space="preserve"> </w:t>
            </w:r>
            <w:r>
              <w:rPr>
                <w:sz w:val="18"/>
              </w:rPr>
              <w:t>store,</w:t>
            </w:r>
            <w:r>
              <w:rPr>
                <w:spacing w:val="-6"/>
                <w:sz w:val="18"/>
              </w:rPr>
              <w:t xml:space="preserve"> </w:t>
            </w:r>
            <w:r>
              <w:rPr>
                <w:sz w:val="18"/>
              </w:rPr>
              <w:t>maintain,</w:t>
            </w:r>
            <w:r>
              <w:rPr>
                <w:spacing w:val="-6"/>
                <w:sz w:val="18"/>
              </w:rPr>
              <w:t xml:space="preserve"> </w:t>
            </w:r>
            <w:r>
              <w:rPr>
                <w:sz w:val="18"/>
              </w:rPr>
              <w:t>disseminate,</w:t>
            </w:r>
            <w:r>
              <w:rPr>
                <w:spacing w:val="-7"/>
                <w:sz w:val="18"/>
              </w:rPr>
              <w:t xml:space="preserve"> </w:t>
            </w:r>
            <w:r>
              <w:rPr>
                <w:sz w:val="18"/>
              </w:rPr>
              <w:t>disclose,</w:t>
            </w:r>
            <w:r>
              <w:rPr>
                <w:spacing w:val="-7"/>
                <w:sz w:val="18"/>
              </w:rPr>
              <w:t xml:space="preserve"> </w:t>
            </w:r>
            <w:r>
              <w:rPr>
                <w:sz w:val="18"/>
              </w:rPr>
              <w:t>dispose,</w:t>
            </w:r>
            <w:r>
              <w:rPr>
                <w:spacing w:val="-7"/>
                <w:sz w:val="18"/>
              </w:rPr>
              <w:t xml:space="preserve"> </w:t>
            </w:r>
            <w:r>
              <w:rPr>
                <w:sz w:val="18"/>
              </w:rPr>
              <w:t>or otherwise</w:t>
            </w:r>
            <w:r>
              <w:rPr>
                <w:spacing w:val="5"/>
                <w:sz w:val="18"/>
              </w:rPr>
              <w:t xml:space="preserve"> </w:t>
            </w:r>
            <w:r>
              <w:rPr>
                <w:sz w:val="18"/>
              </w:rPr>
              <w:t>handle</w:t>
            </w:r>
            <w:r>
              <w:rPr>
                <w:spacing w:val="8"/>
                <w:sz w:val="18"/>
              </w:rPr>
              <w:t xml:space="preserve"> </w:t>
            </w:r>
            <w:r>
              <w:rPr>
                <w:sz w:val="18"/>
              </w:rPr>
              <w:t>personally</w:t>
            </w:r>
            <w:r>
              <w:rPr>
                <w:spacing w:val="6"/>
                <w:sz w:val="18"/>
              </w:rPr>
              <w:t xml:space="preserve"> </w:t>
            </w:r>
            <w:r>
              <w:rPr>
                <w:sz w:val="18"/>
              </w:rPr>
              <w:t>identifiable</w:t>
            </w:r>
            <w:r>
              <w:rPr>
                <w:spacing w:val="6"/>
                <w:sz w:val="18"/>
              </w:rPr>
              <w:t xml:space="preserve"> </w:t>
            </w:r>
            <w:r>
              <w:rPr>
                <w:sz w:val="18"/>
              </w:rPr>
              <w:t>information;</w:t>
            </w:r>
            <w:r>
              <w:rPr>
                <w:spacing w:val="7"/>
                <w:sz w:val="18"/>
              </w:rPr>
              <w:t xml:space="preserve"> </w:t>
            </w:r>
            <w:r>
              <w:rPr>
                <w:sz w:val="18"/>
              </w:rPr>
              <w:t>or</w:t>
            </w:r>
            <w:r>
              <w:rPr>
                <w:spacing w:val="6"/>
                <w:sz w:val="18"/>
              </w:rPr>
              <w:t xml:space="preserve"> </w:t>
            </w:r>
            <w:r>
              <w:rPr>
                <w:sz w:val="18"/>
              </w:rPr>
              <w:t>(3)</w:t>
            </w:r>
            <w:r>
              <w:rPr>
                <w:spacing w:val="8"/>
                <w:sz w:val="18"/>
              </w:rPr>
              <w:t xml:space="preserve"> </w:t>
            </w:r>
            <w:r>
              <w:rPr>
                <w:sz w:val="18"/>
              </w:rPr>
              <w:t>design,</w:t>
            </w:r>
            <w:r>
              <w:rPr>
                <w:spacing w:val="8"/>
                <w:sz w:val="18"/>
              </w:rPr>
              <w:t xml:space="preserve"> </w:t>
            </w:r>
            <w:r>
              <w:rPr>
                <w:sz w:val="18"/>
              </w:rPr>
              <w:t>develop,</w:t>
            </w:r>
            <w:r>
              <w:rPr>
                <w:spacing w:val="8"/>
                <w:sz w:val="18"/>
              </w:rPr>
              <w:t xml:space="preserve"> </w:t>
            </w:r>
            <w:r>
              <w:rPr>
                <w:sz w:val="18"/>
              </w:rPr>
              <w:t>maintain,</w:t>
            </w:r>
            <w:r>
              <w:rPr>
                <w:spacing w:val="7"/>
                <w:sz w:val="18"/>
              </w:rPr>
              <w:t xml:space="preserve"> </w:t>
            </w:r>
            <w:r>
              <w:rPr>
                <w:sz w:val="18"/>
              </w:rPr>
              <w:t>or</w:t>
            </w:r>
            <w:r>
              <w:rPr>
                <w:spacing w:val="8"/>
                <w:sz w:val="18"/>
              </w:rPr>
              <w:t xml:space="preserve"> </w:t>
            </w:r>
            <w:r>
              <w:rPr>
                <w:sz w:val="18"/>
              </w:rPr>
              <w:t>operate</w:t>
            </w:r>
            <w:r>
              <w:rPr>
                <w:spacing w:val="8"/>
                <w:sz w:val="18"/>
              </w:rPr>
              <w:t xml:space="preserve"> </w:t>
            </w:r>
            <w:r>
              <w:rPr>
                <w:sz w:val="18"/>
              </w:rPr>
              <w:t>a</w:t>
            </w:r>
            <w:r>
              <w:rPr>
                <w:spacing w:val="8"/>
                <w:sz w:val="18"/>
              </w:rPr>
              <w:t xml:space="preserve"> </w:t>
            </w:r>
            <w:r>
              <w:rPr>
                <w:sz w:val="18"/>
              </w:rPr>
              <w:t>system</w:t>
            </w:r>
            <w:r>
              <w:rPr>
                <w:spacing w:val="7"/>
                <w:sz w:val="18"/>
              </w:rPr>
              <w:t xml:space="preserve"> </w:t>
            </w:r>
            <w:r>
              <w:rPr>
                <w:spacing w:val="-5"/>
                <w:sz w:val="18"/>
              </w:rPr>
              <w:t>of</w:t>
            </w:r>
          </w:p>
          <w:p w14:paraId="3212EF7D" w14:textId="77777777" w:rsidR="00F27A5B" w:rsidRDefault="00000000">
            <w:pPr>
              <w:pStyle w:val="TableParagraph"/>
              <w:spacing w:before="0" w:line="180" w:lineRule="exact"/>
              <w:jc w:val="both"/>
              <w:rPr>
                <w:sz w:val="18"/>
              </w:rPr>
            </w:pPr>
            <w:proofErr w:type="gramStart"/>
            <w:r>
              <w:rPr>
                <w:sz w:val="18"/>
              </w:rPr>
              <w:t>records;</w:t>
            </w:r>
            <w:proofErr w:type="gramEnd"/>
            <w:r>
              <w:rPr>
                <w:sz w:val="18"/>
              </w:rPr>
              <w:t xml:space="preserve"> or</w:t>
            </w:r>
            <w:r>
              <w:rPr>
                <w:spacing w:val="-2"/>
                <w:sz w:val="18"/>
              </w:rPr>
              <w:t xml:space="preserve"> </w:t>
            </w:r>
            <w:r>
              <w:rPr>
                <w:sz w:val="18"/>
              </w:rPr>
              <w:t>Alt</w:t>
            </w:r>
            <w:r>
              <w:rPr>
                <w:spacing w:val="-1"/>
                <w:sz w:val="18"/>
              </w:rPr>
              <w:t xml:space="preserve"> </w:t>
            </w:r>
            <w:r>
              <w:rPr>
                <w:sz w:val="18"/>
              </w:rPr>
              <w:t>I</w:t>
            </w:r>
            <w:r>
              <w:rPr>
                <w:spacing w:val="-2"/>
                <w:sz w:val="18"/>
              </w:rPr>
              <w:t xml:space="preserve"> </w:t>
            </w:r>
            <w:r>
              <w:rPr>
                <w:sz w:val="18"/>
              </w:rPr>
              <w:t>if</w:t>
            </w:r>
            <w:r>
              <w:rPr>
                <w:spacing w:val="-1"/>
                <w:sz w:val="18"/>
              </w:rPr>
              <w:t xml:space="preserve"> </w:t>
            </w:r>
            <w:r>
              <w:rPr>
                <w:sz w:val="18"/>
              </w:rPr>
              <w:t>specified</w:t>
            </w:r>
            <w:r>
              <w:rPr>
                <w:spacing w:val="-1"/>
                <w:sz w:val="18"/>
              </w:rPr>
              <w:t xml:space="preserve"> </w:t>
            </w:r>
            <w:r>
              <w:rPr>
                <w:sz w:val="18"/>
              </w:rPr>
              <w:t>by</w:t>
            </w:r>
            <w:r>
              <w:rPr>
                <w:spacing w:val="-2"/>
                <w:sz w:val="18"/>
              </w:rPr>
              <w:t xml:space="preserve"> </w:t>
            </w:r>
            <w:r>
              <w:rPr>
                <w:sz w:val="18"/>
              </w:rPr>
              <w:t xml:space="preserve">the </w:t>
            </w:r>
            <w:r>
              <w:rPr>
                <w:spacing w:val="-2"/>
                <w:sz w:val="18"/>
              </w:rPr>
              <w:t>agency)</w:t>
            </w:r>
          </w:p>
        </w:tc>
      </w:tr>
      <w:tr w:rsidR="00F27A5B" w14:paraId="3212EF82" w14:textId="77777777">
        <w:trPr>
          <w:trHeight w:val="616"/>
        </w:trPr>
        <w:tc>
          <w:tcPr>
            <w:tcW w:w="1890" w:type="dxa"/>
          </w:tcPr>
          <w:p w14:paraId="3212EF7F" w14:textId="77777777" w:rsidR="00F27A5B" w:rsidRDefault="00000000">
            <w:pPr>
              <w:pStyle w:val="TableParagraph"/>
              <w:rPr>
                <w:sz w:val="18"/>
              </w:rPr>
            </w:pPr>
            <w:r>
              <w:rPr>
                <w:sz w:val="18"/>
              </w:rPr>
              <w:t>FAR</w:t>
            </w:r>
            <w:r>
              <w:rPr>
                <w:spacing w:val="-2"/>
                <w:sz w:val="18"/>
              </w:rPr>
              <w:t xml:space="preserve"> </w:t>
            </w:r>
            <w:r>
              <w:rPr>
                <w:sz w:val="18"/>
              </w:rPr>
              <w:t>52.225-</w:t>
            </w:r>
            <w:r>
              <w:rPr>
                <w:spacing w:val="-10"/>
                <w:sz w:val="18"/>
              </w:rPr>
              <w:t>8</w:t>
            </w:r>
          </w:p>
        </w:tc>
        <w:tc>
          <w:tcPr>
            <w:tcW w:w="8190" w:type="dxa"/>
          </w:tcPr>
          <w:p w14:paraId="3212EF80" w14:textId="77777777" w:rsidR="00F27A5B" w:rsidRDefault="00000000">
            <w:pPr>
              <w:pStyle w:val="TableParagraph"/>
              <w:spacing w:line="204" w:lineRule="exact"/>
              <w:rPr>
                <w:sz w:val="18"/>
              </w:rPr>
            </w:pPr>
            <w:r>
              <w:rPr>
                <w:sz w:val="18"/>
              </w:rPr>
              <w:t>Duty-Free</w:t>
            </w:r>
            <w:r>
              <w:rPr>
                <w:spacing w:val="13"/>
                <w:sz w:val="18"/>
              </w:rPr>
              <w:t xml:space="preserve"> </w:t>
            </w:r>
            <w:r>
              <w:rPr>
                <w:sz w:val="18"/>
              </w:rPr>
              <w:t>Entry</w:t>
            </w:r>
            <w:r>
              <w:rPr>
                <w:spacing w:val="15"/>
                <w:sz w:val="18"/>
              </w:rPr>
              <w:t xml:space="preserve"> </w:t>
            </w:r>
            <w:r>
              <w:rPr>
                <w:sz w:val="18"/>
              </w:rPr>
              <w:t>[Oct</w:t>
            </w:r>
            <w:r>
              <w:rPr>
                <w:spacing w:val="17"/>
                <w:sz w:val="18"/>
              </w:rPr>
              <w:t xml:space="preserve"> </w:t>
            </w:r>
            <w:r>
              <w:rPr>
                <w:sz w:val="18"/>
              </w:rPr>
              <w:t>2010]</w:t>
            </w:r>
            <w:r>
              <w:rPr>
                <w:spacing w:val="16"/>
                <w:sz w:val="18"/>
              </w:rPr>
              <w:t xml:space="preserve"> </w:t>
            </w:r>
            <w:r>
              <w:rPr>
                <w:sz w:val="18"/>
              </w:rPr>
              <w:t>(Applicable</w:t>
            </w:r>
            <w:r>
              <w:rPr>
                <w:spacing w:val="16"/>
                <w:sz w:val="18"/>
              </w:rPr>
              <w:t xml:space="preserve"> </w:t>
            </w:r>
            <w:r>
              <w:rPr>
                <w:sz w:val="18"/>
              </w:rPr>
              <w:t>to</w:t>
            </w:r>
            <w:r>
              <w:rPr>
                <w:spacing w:val="16"/>
                <w:sz w:val="18"/>
              </w:rPr>
              <w:t xml:space="preserve"> </w:t>
            </w:r>
            <w:r>
              <w:rPr>
                <w:sz w:val="18"/>
              </w:rPr>
              <w:t>Purchase</w:t>
            </w:r>
            <w:r>
              <w:rPr>
                <w:spacing w:val="16"/>
                <w:sz w:val="18"/>
              </w:rPr>
              <w:t xml:space="preserve"> </w:t>
            </w:r>
            <w:r>
              <w:rPr>
                <w:sz w:val="18"/>
              </w:rPr>
              <w:t>Orders</w:t>
            </w:r>
            <w:r>
              <w:rPr>
                <w:spacing w:val="14"/>
                <w:sz w:val="18"/>
              </w:rPr>
              <w:t xml:space="preserve"> </w:t>
            </w:r>
            <w:r>
              <w:rPr>
                <w:sz w:val="18"/>
              </w:rPr>
              <w:t>if</w:t>
            </w:r>
            <w:r>
              <w:rPr>
                <w:spacing w:val="16"/>
                <w:sz w:val="18"/>
              </w:rPr>
              <w:t xml:space="preserve"> </w:t>
            </w:r>
            <w:r>
              <w:rPr>
                <w:sz w:val="18"/>
              </w:rPr>
              <w:t>(1)</w:t>
            </w:r>
            <w:r>
              <w:rPr>
                <w:spacing w:val="16"/>
                <w:sz w:val="18"/>
              </w:rPr>
              <w:t xml:space="preserve"> </w:t>
            </w:r>
            <w:r>
              <w:rPr>
                <w:sz w:val="18"/>
              </w:rPr>
              <w:t>Supplies</w:t>
            </w:r>
            <w:r>
              <w:rPr>
                <w:spacing w:val="15"/>
                <w:sz w:val="18"/>
              </w:rPr>
              <w:t xml:space="preserve"> </w:t>
            </w:r>
            <w:r>
              <w:rPr>
                <w:sz w:val="18"/>
              </w:rPr>
              <w:t>identified</w:t>
            </w:r>
            <w:r>
              <w:rPr>
                <w:spacing w:val="15"/>
                <w:sz w:val="18"/>
              </w:rPr>
              <w:t xml:space="preserve"> </w:t>
            </w:r>
            <w:r>
              <w:rPr>
                <w:sz w:val="18"/>
              </w:rPr>
              <w:t>in</w:t>
            </w:r>
            <w:r>
              <w:rPr>
                <w:spacing w:val="15"/>
                <w:sz w:val="18"/>
              </w:rPr>
              <w:t xml:space="preserve"> </w:t>
            </w:r>
            <w:r>
              <w:rPr>
                <w:sz w:val="18"/>
              </w:rPr>
              <w:t>the</w:t>
            </w:r>
            <w:r>
              <w:rPr>
                <w:spacing w:val="17"/>
                <w:sz w:val="18"/>
              </w:rPr>
              <w:t xml:space="preserve"> </w:t>
            </w:r>
            <w:r>
              <w:rPr>
                <w:sz w:val="18"/>
              </w:rPr>
              <w:t>Schedule</w:t>
            </w:r>
            <w:r>
              <w:rPr>
                <w:spacing w:val="16"/>
                <w:sz w:val="18"/>
              </w:rPr>
              <w:t xml:space="preserve"> </w:t>
            </w:r>
            <w:r>
              <w:rPr>
                <w:sz w:val="18"/>
              </w:rPr>
              <w:t>to</w:t>
            </w:r>
            <w:r>
              <w:rPr>
                <w:spacing w:val="16"/>
                <w:sz w:val="18"/>
              </w:rPr>
              <w:t xml:space="preserve"> </w:t>
            </w:r>
            <w:proofErr w:type="gramStart"/>
            <w:r>
              <w:rPr>
                <w:spacing w:val="-5"/>
                <w:sz w:val="18"/>
              </w:rPr>
              <w:t>be</w:t>
            </w:r>
            <w:proofErr w:type="gramEnd"/>
          </w:p>
          <w:p w14:paraId="3212EF81" w14:textId="77777777" w:rsidR="00F27A5B" w:rsidRDefault="00000000">
            <w:pPr>
              <w:pStyle w:val="TableParagraph"/>
              <w:spacing w:before="0" w:line="200" w:lineRule="exact"/>
              <w:rPr>
                <w:sz w:val="18"/>
              </w:rPr>
            </w:pPr>
            <w:r>
              <w:rPr>
                <w:sz w:val="18"/>
              </w:rPr>
              <w:t xml:space="preserve">accorded duty-free entry will be imported into the customs territory of the United States; or (2) Other foreign supplies </w:t>
            </w:r>
            <w:proofErr w:type="gramStart"/>
            <w:r>
              <w:rPr>
                <w:sz w:val="18"/>
              </w:rPr>
              <w:t>in excess of</w:t>
            </w:r>
            <w:proofErr w:type="gramEnd"/>
            <w:r>
              <w:rPr>
                <w:sz w:val="18"/>
              </w:rPr>
              <w:t xml:space="preserve"> $15,000 may be imported into the customs territory of the United States)</w:t>
            </w:r>
          </w:p>
        </w:tc>
      </w:tr>
      <w:tr w:rsidR="00F27A5B" w14:paraId="3212EF85" w14:textId="77777777">
        <w:trPr>
          <w:trHeight w:val="216"/>
        </w:trPr>
        <w:tc>
          <w:tcPr>
            <w:tcW w:w="1890" w:type="dxa"/>
          </w:tcPr>
          <w:p w14:paraId="3212EF83" w14:textId="77777777" w:rsidR="00F27A5B" w:rsidRDefault="00000000">
            <w:pPr>
              <w:pStyle w:val="TableParagraph"/>
              <w:spacing w:line="187" w:lineRule="exact"/>
              <w:rPr>
                <w:sz w:val="18"/>
              </w:rPr>
            </w:pPr>
            <w:r>
              <w:rPr>
                <w:sz w:val="18"/>
              </w:rPr>
              <w:t>FAR</w:t>
            </w:r>
            <w:r>
              <w:rPr>
                <w:spacing w:val="-2"/>
                <w:sz w:val="18"/>
              </w:rPr>
              <w:t xml:space="preserve"> </w:t>
            </w:r>
            <w:r>
              <w:rPr>
                <w:sz w:val="18"/>
              </w:rPr>
              <w:t>52.225-</w:t>
            </w:r>
            <w:r>
              <w:rPr>
                <w:spacing w:val="-5"/>
                <w:sz w:val="18"/>
              </w:rPr>
              <w:t>13</w:t>
            </w:r>
          </w:p>
        </w:tc>
        <w:tc>
          <w:tcPr>
            <w:tcW w:w="8190" w:type="dxa"/>
          </w:tcPr>
          <w:p w14:paraId="3212EF84" w14:textId="77777777" w:rsidR="00F27A5B" w:rsidRDefault="00000000">
            <w:pPr>
              <w:pStyle w:val="TableParagraph"/>
              <w:spacing w:line="187" w:lineRule="exact"/>
              <w:ind w:left="108"/>
              <w:rPr>
                <w:sz w:val="18"/>
              </w:rPr>
            </w:pPr>
            <w:r>
              <w:rPr>
                <w:sz w:val="18"/>
              </w:rPr>
              <w:t>Restrictions</w:t>
            </w:r>
            <w:r>
              <w:rPr>
                <w:spacing w:val="-2"/>
                <w:sz w:val="18"/>
              </w:rPr>
              <w:t xml:space="preserve"> </w:t>
            </w:r>
            <w:r>
              <w:rPr>
                <w:sz w:val="18"/>
              </w:rPr>
              <w:t>on</w:t>
            </w:r>
            <w:r>
              <w:rPr>
                <w:spacing w:val="-2"/>
                <w:sz w:val="18"/>
              </w:rPr>
              <w:t xml:space="preserve"> </w:t>
            </w:r>
            <w:r>
              <w:rPr>
                <w:sz w:val="18"/>
              </w:rPr>
              <w:t>Certain</w:t>
            </w:r>
            <w:r>
              <w:rPr>
                <w:spacing w:val="-1"/>
                <w:sz w:val="18"/>
              </w:rPr>
              <w:t xml:space="preserve"> </w:t>
            </w:r>
            <w:r>
              <w:rPr>
                <w:sz w:val="18"/>
              </w:rPr>
              <w:t>Foreign</w:t>
            </w:r>
            <w:r>
              <w:rPr>
                <w:spacing w:val="-3"/>
                <w:sz w:val="18"/>
              </w:rPr>
              <w:t xml:space="preserve"> </w:t>
            </w:r>
            <w:r>
              <w:rPr>
                <w:sz w:val="18"/>
              </w:rPr>
              <w:t>Purchases</w:t>
            </w:r>
            <w:r>
              <w:rPr>
                <w:spacing w:val="-1"/>
                <w:sz w:val="18"/>
              </w:rPr>
              <w:t xml:space="preserve"> </w:t>
            </w:r>
            <w:r>
              <w:rPr>
                <w:sz w:val="18"/>
              </w:rPr>
              <w:t>[Feb</w:t>
            </w:r>
            <w:r>
              <w:rPr>
                <w:spacing w:val="-2"/>
                <w:sz w:val="18"/>
              </w:rPr>
              <w:t xml:space="preserve"> </w:t>
            </w:r>
            <w:r>
              <w:rPr>
                <w:sz w:val="18"/>
              </w:rPr>
              <w:t>2021]</w:t>
            </w:r>
            <w:r>
              <w:rPr>
                <w:spacing w:val="-1"/>
                <w:sz w:val="18"/>
              </w:rPr>
              <w:t xml:space="preserve"> </w:t>
            </w:r>
            <w:r>
              <w:rPr>
                <w:sz w:val="18"/>
              </w:rPr>
              <w:t>(Applicable</w:t>
            </w:r>
            <w:r>
              <w:rPr>
                <w:spacing w:val="-2"/>
                <w:sz w:val="18"/>
              </w:rPr>
              <w:t xml:space="preserve"> </w:t>
            </w:r>
            <w:r>
              <w:rPr>
                <w:sz w:val="18"/>
              </w:rPr>
              <w:t>to</w:t>
            </w:r>
            <w:r>
              <w:rPr>
                <w:spacing w:val="-2"/>
                <w:sz w:val="18"/>
              </w:rPr>
              <w:t xml:space="preserve"> </w:t>
            </w:r>
            <w:r>
              <w:rPr>
                <w:sz w:val="18"/>
              </w:rPr>
              <w:t>all</w:t>
            </w:r>
            <w:r>
              <w:rPr>
                <w:spacing w:val="-1"/>
                <w:sz w:val="18"/>
              </w:rPr>
              <w:t xml:space="preserve"> </w:t>
            </w:r>
            <w:r>
              <w:rPr>
                <w:sz w:val="18"/>
              </w:rPr>
              <w:t xml:space="preserve">Purchase </w:t>
            </w:r>
            <w:r>
              <w:rPr>
                <w:spacing w:val="-2"/>
                <w:sz w:val="18"/>
              </w:rPr>
              <w:t>Orders)</w:t>
            </w:r>
          </w:p>
        </w:tc>
      </w:tr>
      <w:tr w:rsidR="00F27A5B" w14:paraId="3212EF89" w14:textId="77777777">
        <w:trPr>
          <w:trHeight w:val="818"/>
        </w:trPr>
        <w:tc>
          <w:tcPr>
            <w:tcW w:w="1890" w:type="dxa"/>
          </w:tcPr>
          <w:p w14:paraId="3212EF86" w14:textId="77777777" w:rsidR="00F27A5B" w:rsidRDefault="00000000">
            <w:pPr>
              <w:pStyle w:val="TableParagraph"/>
              <w:spacing w:before="10"/>
              <w:rPr>
                <w:sz w:val="18"/>
              </w:rPr>
            </w:pPr>
            <w:r>
              <w:rPr>
                <w:sz w:val="18"/>
              </w:rPr>
              <w:t>FAR</w:t>
            </w:r>
            <w:r>
              <w:rPr>
                <w:spacing w:val="-2"/>
                <w:sz w:val="18"/>
              </w:rPr>
              <w:t xml:space="preserve"> </w:t>
            </w:r>
            <w:r>
              <w:rPr>
                <w:sz w:val="18"/>
              </w:rPr>
              <w:t>52.225-</w:t>
            </w:r>
            <w:r>
              <w:rPr>
                <w:spacing w:val="-5"/>
                <w:sz w:val="18"/>
              </w:rPr>
              <w:t>26</w:t>
            </w:r>
          </w:p>
        </w:tc>
        <w:tc>
          <w:tcPr>
            <w:tcW w:w="8190" w:type="dxa"/>
          </w:tcPr>
          <w:p w14:paraId="3212EF87" w14:textId="77777777" w:rsidR="00F27A5B" w:rsidRDefault="00000000">
            <w:pPr>
              <w:pStyle w:val="TableParagraph"/>
              <w:spacing w:before="15" w:line="232" w:lineRule="auto"/>
              <w:ind w:right="93"/>
              <w:jc w:val="both"/>
              <w:rPr>
                <w:sz w:val="18"/>
              </w:rPr>
            </w:pPr>
            <w:r>
              <w:rPr>
                <w:sz w:val="18"/>
              </w:rPr>
              <w:t>Contractors Performing Private Security Functions Outside the United States [Oct 2016] (Applicable to Purchase Orders that will be performed outside the United States in areas of — (1) combat operations, as designated</w:t>
            </w:r>
            <w:r>
              <w:rPr>
                <w:spacing w:val="18"/>
                <w:sz w:val="18"/>
              </w:rPr>
              <w:t xml:space="preserve"> </w:t>
            </w:r>
            <w:r>
              <w:rPr>
                <w:sz w:val="18"/>
              </w:rPr>
              <w:t>by</w:t>
            </w:r>
            <w:r>
              <w:rPr>
                <w:spacing w:val="20"/>
                <w:sz w:val="18"/>
              </w:rPr>
              <w:t xml:space="preserve"> </w:t>
            </w:r>
            <w:r>
              <w:rPr>
                <w:sz w:val="18"/>
              </w:rPr>
              <w:t>the</w:t>
            </w:r>
            <w:r>
              <w:rPr>
                <w:spacing w:val="21"/>
                <w:sz w:val="18"/>
              </w:rPr>
              <w:t xml:space="preserve"> </w:t>
            </w:r>
            <w:r>
              <w:rPr>
                <w:sz w:val="18"/>
              </w:rPr>
              <w:t>Secretary</w:t>
            </w:r>
            <w:r>
              <w:rPr>
                <w:spacing w:val="20"/>
                <w:sz w:val="18"/>
              </w:rPr>
              <w:t xml:space="preserve"> </w:t>
            </w:r>
            <w:r>
              <w:rPr>
                <w:sz w:val="18"/>
              </w:rPr>
              <w:t>of</w:t>
            </w:r>
            <w:r>
              <w:rPr>
                <w:spacing w:val="20"/>
                <w:sz w:val="18"/>
              </w:rPr>
              <w:t xml:space="preserve"> </w:t>
            </w:r>
            <w:r>
              <w:rPr>
                <w:sz w:val="18"/>
              </w:rPr>
              <w:t>Defense;</w:t>
            </w:r>
            <w:r>
              <w:rPr>
                <w:spacing w:val="20"/>
                <w:sz w:val="18"/>
              </w:rPr>
              <w:t xml:space="preserve"> </w:t>
            </w:r>
            <w:r>
              <w:rPr>
                <w:sz w:val="18"/>
              </w:rPr>
              <w:t>or</w:t>
            </w:r>
            <w:r>
              <w:rPr>
                <w:spacing w:val="20"/>
                <w:sz w:val="18"/>
              </w:rPr>
              <w:t xml:space="preserve"> </w:t>
            </w:r>
            <w:r>
              <w:rPr>
                <w:sz w:val="18"/>
              </w:rPr>
              <w:t>(2)</w:t>
            </w:r>
            <w:r>
              <w:rPr>
                <w:spacing w:val="20"/>
                <w:sz w:val="18"/>
              </w:rPr>
              <w:t xml:space="preserve"> </w:t>
            </w:r>
            <w:r>
              <w:rPr>
                <w:sz w:val="18"/>
              </w:rPr>
              <w:t>other</w:t>
            </w:r>
            <w:r>
              <w:rPr>
                <w:spacing w:val="21"/>
                <w:sz w:val="18"/>
              </w:rPr>
              <w:t xml:space="preserve"> </w:t>
            </w:r>
            <w:r>
              <w:rPr>
                <w:sz w:val="18"/>
              </w:rPr>
              <w:t>significant</w:t>
            </w:r>
            <w:r>
              <w:rPr>
                <w:spacing w:val="21"/>
                <w:sz w:val="18"/>
              </w:rPr>
              <w:t xml:space="preserve"> </w:t>
            </w:r>
            <w:r>
              <w:rPr>
                <w:sz w:val="18"/>
              </w:rPr>
              <w:t>military</w:t>
            </w:r>
            <w:r>
              <w:rPr>
                <w:spacing w:val="19"/>
                <w:sz w:val="18"/>
              </w:rPr>
              <w:t xml:space="preserve"> </w:t>
            </w:r>
            <w:r>
              <w:rPr>
                <w:sz w:val="18"/>
              </w:rPr>
              <w:t>operations,</w:t>
            </w:r>
            <w:r>
              <w:rPr>
                <w:spacing w:val="21"/>
                <w:sz w:val="18"/>
              </w:rPr>
              <w:t xml:space="preserve"> </w:t>
            </w:r>
            <w:r>
              <w:rPr>
                <w:sz w:val="18"/>
              </w:rPr>
              <w:t>upon</w:t>
            </w:r>
            <w:r>
              <w:rPr>
                <w:spacing w:val="21"/>
                <w:sz w:val="18"/>
              </w:rPr>
              <w:t xml:space="preserve"> </w:t>
            </w:r>
            <w:r>
              <w:rPr>
                <w:sz w:val="18"/>
              </w:rPr>
              <w:t>agreement</w:t>
            </w:r>
            <w:r>
              <w:rPr>
                <w:spacing w:val="21"/>
                <w:sz w:val="18"/>
              </w:rPr>
              <w:t xml:space="preserve"> </w:t>
            </w:r>
            <w:r>
              <w:rPr>
                <w:sz w:val="18"/>
              </w:rPr>
              <w:t>of</w:t>
            </w:r>
            <w:r>
              <w:rPr>
                <w:spacing w:val="20"/>
                <w:sz w:val="18"/>
              </w:rPr>
              <w:t xml:space="preserve"> </w:t>
            </w:r>
            <w:r>
              <w:rPr>
                <w:spacing w:val="-5"/>
                <w:sz w:val="18"/>
              </w:rPr>
              <w:t>the</w:t>
            </w:r>
          </w:p>
          <w:p w14:paraId="3212EF88" w14:textId="77777777" w:rsidR="00F27A5B" w:rsidRDefault="00000000">
            <w:pPr>
              <w:pStyle w:val="TableParagraph"/>
              <w:spacing w:before="0" w:line="180" w:lineRule="exact"/>
              <w:jc w:val="both"/>
              <w:rPr>
                <w:sz w:val="18"/>
              </w:rPr>
            </w:pPr>
            <w:r>
              <w:rPr>
                <w:sz w:val="18"/>
              </w:rPr>
              <w:t>Secretaries</w:t>
            </w:r>
            <w:r>
              <w:rPr>
                <w:spacing w:val="-6"/>
                <w:sz w:val="18"/>
              </w:rPr>
              <w:t xml:space="preserve"> </w:t>
            </w:r>
            <w:r>
              <w:rPr>
                <w:sz w:val="18"/>
              </w:rPr>
              <w:t>of</w:t>
            </w:r>
            <w:r>
              <w:rPr>
                <w:spacing w:val="-1"/>
                <w:sz w:val="18"/>
              </w:rPr>
              <w:t xml:space="preserve"> </w:t>
            </w:r>
            <w:r>
              <w:rPr>
                <w:sz w:val="18"/>
              </w:rPr>
              <w:t>Defense</w:t>
            </w:r>
            <w:r>
              <w:rPr>
                <w:spacing w:val="-2"/>
                <w:sz w:val="18"/>
              </w:rPr>
              <w:t xml:space="preserve"> </w:t>
            </w:r>
            <w:r>
              <w:rPr>
                <w:sz w:val="18"/>
              </w:rPr>
              <w:t>and</w:t>
            </w:r>
            <w:r>
              <w:rPr>
                <w:spacing w:val="-1"/>
                <w:sz w:val="18"/>
              </w:rPr>
              <w:t xml:space="preserve"> </w:t>
            </w:r>
            <w:r>
              <w:rPr>
                <w:sz w:val="18"/>
              </w:rPr>
              <w:t>State</w:t>
            </w:r>
            <w:r>
              <w:rPr>
                <w:spacing w:val="-3"/>
                <w:sz w:val="18"/>
              </w:rPr>
              <w:t xml:space="preserve"> </w:t>
            </w:r>
            <w:r>
              <w:rPr>
                <w:sz w:val="18"/>
              </w:rPr>
              <w:t>that</w:t>
            </w:r>
            <w:r>
              <w:rPr>
                <w:spacing w:val="-2"/>
                <w:sz w:val="18"/>
              </w:rPr>
              <w:t xml:space="preserve"> </w:t>
            </w:r>
            <w:r>
              <w:rPr>
                <w:sz w:val="18"/>
              </w:rPr>
              <w:t>the</w:t>
            </w:r>
            <w:r>
              <w:rPr>
                <w:spacing w:val="-2"/>
                <w:sz w:val="18"/>
              </w:rPr>
              <w:t xml:space="preserve"> </w:t>
            </w:r>
            <w:r>
              <w:rPr>
                <w:sz w:val="18"/>
              </w:rPr>
              <w:t>clause</w:t>
            </w:r>
            <w:r>
              <w:rPr>
                <w:spacing w:val="-2"/>
                <w:sz w:val="18"/>
              </w:rPr>
              <w:t xml:space="preserve"> </w:t>
            </w:r>
            <w:r>
              <w:rPr>
                <w:sz w:val="18"/>
              </w:rPr>
              <w:t>applies</w:t>
            </w:r>
            <w:r>
              <w:rPr>
                <w:spacing w:val="-3"/>
                <w:sz w:val="18"/>
              </w:rPr>
              <w:t xml:space="preserve"> </w:t>
            </w:r>
            <w:r>
              <w:rPr>
                <w:sz w:val="18"/>
              </w:rPr>
              <w:t>in</w:t>
            </w:r>
            <w:r>
              <w:rPr>
                <w:spacing w:val="-1"/>
                <w:sz w:val="18"/>
              </w:rPr>
              <w:t xml:space="preserve"> </w:t>
            </w:r>
            <w:r>
              <w:rPr>
                <w:sz w:val="18"/>
              </w:rPr>
              <w:t>that</w:t>
            </w:r>
            <w:r>
              <w:rPr>
                <w:spacing w:val="-2"/>
                <w:sz w:val="18"/>
              </w:rPr>
              <w:t xml:space="preserve"> </w:t>
            </w:r>
            <w:r>
              <w:rPr>
                <w:spacing w:val="-4"/>
                <w:sz w:val="18"/>
              </w:rPr>
              <w:t>area)</w:t>
            </w:r>
          </w:p>
        </w:tc>
      </w:tr>
      <w:tr w:rsidR="00F27A5B" w14:paraId="3212EF8C" w14:textId="77777777">
        <w:trPr>
          <w:trHeight w:val="416"/>
        </w:trPr>
        <w:tc>
          <w:tcPr>
            <w:tcW w:w="1890" w:type="dxa"/>
          </w:tcPr>
          <w:p w14:paraId="3212EF8A" w14:textId="77777777" w:rsidR="00F27A5B" w:rsidRDefault="00000000">
            <w:pPr>
              <w:pStyle w:val="TableParagraph"/>
              <w:rPr>
                <w:sz w:val="18"/>
              </w:rPr>
            </w:pPr>
            <w:r>
              <w:rPr>
                <w:sz w:val="18"/>
              </w:rPr>
              <w:t>FAR 52.227-</w:t>
            </w:r>
            <w:r>
              <w:rPr>
                <w:spacing w:val="-10"/>
                <w:sz w:val="18"/>
              </w:rPr>
              <w:t>1</w:t>
            </w:r>
          </w:p>
        </w:tc>
        <w:tc>
          <w:tcPr>
            <w:tcW w:w="8190" w:type="dxa"/>
          </w:tcPr>
          <w:p w14:paraId="3212EF8B" w14:textId="77777777" w:rsidR="00F27A5B" w:rsidRDefault="00000000">
            <w:pPr>
              <w:pStyle w:val="TableParagraph"/>
              <w:spacing w:before="0" w:line="200" w:lineRule="exact"/>
              <w:ind w:firstLine="1"/>
              <w:rPr>
                <w:sz w:val="18"/>
              </w:rPr>
            </w:pPr>
            <w:r>
              <w:rPr>
                <w:sz w:val="18"/>
              </w:rPr>
              <w:t>Authorization</w:t>
            </w:r>
            <w:r>
              <w:rPr>
                <w:spacing w:val="37"/>
                <w:sz w:val="18"/>
              </w:rPr>
              <w:t xml:space="preserve"> </w:t>
            </w:r>
            <w:r>
              <w:rPr>
                <w:sz w:val="18"/>
              </w:rPr>
              <w:t>and</w:t>
            </w:r>
            <w:r>
              <w:rPr>
                <w:spacing w:val="38"/>
                <w:sz w:val="18"/>
              </w:rPr>
              <w:t xml:space="preserve"> </w:t>
            </w:r>
            <w:r>
              <w:rPr>
                <w:sz w:val="18"/>
              </w:rPr>
              <w:t>Consent</w:t>
            </w:r>
            <w:r>
              <w:rPr>
                <w:spacing w:val="37"/>
                <w:sz w:val="18"/>
              </w:rPr>
              <w:t xml:space="preserve"> </w:t>
            </w:r>
            <w:r>
              <w:rPr>
                <w:sz w:val="18"/>
              </w:rPr>
              <w:t>[June</w:t>
            </w:r>
            <w:r>
              <w:rPr>
                <w:spacing w:val="38"/>
                <w:sz w:val="18"/>
              </w:rPr>
              <w:t xml:space="preserve"> </w:t>
            </w:r>
            <w:r>
              <w:rPr>
                <w:sz w:val="18"/>
              </w:rPr>
              <w:t>2020]</w:t>
            </w:r>
            <w:r>
              <w:rPr>
                <w:spacing w:val="37"/>
                <w:sz w:val="18"/>
              </w:rPr>
              <w:t xml:space="preserve"> </w:t>
            </w:r>
            <w:r>
              <w:rPr>
                <w:sz w:val="18"/>
              </w:rPr>
              <w:t>(Applicable</w:t>
            </w:r>
            <w:r>
              <w:rPr>
                <w:spacing w:val="36"/>
                <w:sz w:val="18"/>
              </w:rPr>
              <w:t xml:space="preserve"> </w:t>
            </w:r>
            <w:r>
              <w:rPr>
                <w:sz w:val="18"/>
              </w:rPr>
              <w:t>to</w:t>
            </w:r>
            <w:r>
              <w:rPr>
                <w:spacing w:val="37"/>
                <w:sz w:val="18"/>
              </w:rPr>
              <w:t xml:space="preserve"> </w:t>
            </w:r>
            <w:r>
              <w:rPr>
                <w:sz w:val="18"/>
              </w:rPr>
              <w:t>Purchase</w:t>
            </w:r>
            <w:r>
              <w:rPr>
                <w:spacing w:val="38"/>
                <w:sz w:val="18"/>
              </w:rPr>
              <w:t xml:space="preserve"> </w:t>
            </w:r>
            <w:r>
              <w:rPr>
                <w:sz w:val="18"/>
              </w:rPr>
              <w:t>Orders</w:t>
            </w:r>
            <w:r>
              <w:rPr>
                <w:spacing w:val="36"/>
                <w:sz w:val="18"/>
              </w:rPr>
              <w:t xml:space="preserve"> </w:t>
            </w:r>
            <w:r>
              <w:rPr>
                <w:sz w:val="18"/>
              </w:rPr>
              <w:t>that</w:t>
            </w:r>
            <w:r>
              <w:rPr>
                <w:spacing w:val="37"/>
                <w:sz w:val="18"/>
              </w:rPr>
              <w:t xml:space="preserve"> </w:t>
            </w:r>
            <w:r>
              <w:rPr>
                <w:sz w:val="18"/>
              </w:rPr>
              <w:t>are</w:t>
            </w:r>
            <w:r>
              <w:rPr>
                <w:spacing w:val="37"/>
                <w:sz w:val="18"/>
              </w:rPr>
              <w:t xml:space="preserve"> </w:t>
            </w:r>
            <w:r>
              <w:rPr>
                <w:sz w:val="18"/>
              </w:rPr>
              <w:t>expected</w:t>
            </w:r>
            <w:r>
              <w:rPr>
                <w:spacing w:val="36"/>
                <w:sz w:val="18"/>
              </w:rPr>
              <w:t xml:space="preserve"> </w:t>
            </w:r>
            <w:r>
              <w:rPr>
                <w:sz w:val="18"/>
              </w:rPr>
              <w:t>to</w:t>
            </w:r>
            <w:r>
              <w:rPr>
                <w:spacing w:val="38"/>
                <w:sz w:val="18"/>
              </w:rPr>
              <w:t xml:space="preserve"> </w:t>
            </w:r>
            <w:r>
              <w:rPr>
                <w:sz w:val="18"/>
              </w:rPr>
              <w:t>exceed</w:t>
            </w:r>
            <w:r>
              <w:rPr>
                <w:spacing w:val="36"/>
                <w:sz w:val="18"/>
              </w:rPr>
              <w:t xml:space="preserve"> </w:t>
            </w:r>
            <w:r>
              <w:rPr>
                <w:sz w:val="18"/>
              </w:rPr>
              <w:t>the simplified acquisition threshold)</w:t>
            </w:r>
          </w:p>
        </w:tc>
      </w:tr>
      <w:tr w:rsidR="00F27A5B" w14:paraId="3212EF8F" w14:textId="77777777">
        <w:trPr>
          <w:trHeight w:val="417"/>
        </w:trPr>
        <w:tc>
          <w:tcPr>
            <w:tcW w:w="1890" w:type="dxa"/>
          </w:tcPr>
          <w:p w14:paraId="3212EF8D" w14:textId="77777777" w:rsidR="00F27A5B" w:rsidRDefault="00000000">
            <w:pPr>
              <w:pStyle w:val="TableParagraph"/>
              <w:spacing w:before="10"/>
              <w:rPr>
                <w:sz w:val="18"/>
              </w:rPr>
            </w:pPr>
            <w:r>
              <w:rPr>
                <w:sz w:val="18"/>
              </w:rPr>
              <w:t>FAR</w:t>
            </w:r>
            <w:r>
              <w:rPr>
                <w:spacing w:val="-2"/>
                <w:sz w:val="18"/>
              </w:rPr>
              <w:t xml:space="preserve"> </w:t>
            </w:r>
            <w:r>
              <w:rPr>
                <w:sz w:val="18"/>
              </w:rPr>
              <w:t>52.227-</w:t>
            </w:r>
            <w:r>
              <w:rPr>
                <w:spacing w:val="-10"/>
                <w:sz w:val="18"/>
              </w:rPr>
              <w:t>2</w:t>
            </w:r>
          </w:p>
        </w:tc>
        <w:tc>
          <w:tcPr>
            <w:tcW w:w="8190" w:type="dxa"/>
          </w:tcPr>
          <w:p w14:paraId="3212EF8E" w14:textId="77777777" w:rsidR="00F27A5B" w:rsidRDefault="00000000">
            <w:pPr>
              <w:pStyle w:val="TableParagraph"/>
              <w:spacing w:before="0" w:line="200" w:lineRule="exact"/>
              <w:rPr>
                <w:sz w:val="18"/>
              </w:rPr>
            </w:pPr>
            <w:r>
              <w:rPr>
                <w:sz w:val="18"/>
              </w:rPr>
              <w:t>Notice</w:t>
            </w:r>
            <w:r>
              <w:rPr>
                <w:spacing w:val="25"/>
                <w:sz w:val="18"/>
              </w:rPr>
              <w:t xml:space="preserve"> </w:t>
            </w:r>
            <w:r>
              <w:rPr>
                <w:sz w:val="18"/>
              </w:rPr>
              <w:t>and</w:t>
            </w:r>
            <w:r>
              <w:rPr>
                <w:spacing w:val="24"/>
                <w:sz w:val="18"/>
              </w:rPr>
              <w:t xml:space="preserve"> </w:t>
            </w:r>
            <w:r>
              <w:rPr>
                <w:sz w:val="18"/>
              </w:rPr>
              <w:t>Assistance</w:t>
            </w:r>
            <w:r>
              <w:rPr>
                <w:spacing w:val="25"/>
                <w:sz w:val="18"/>
              </w:rPr>
              <w:t xml:space="preserve"> </w:t>
            </w:r>
            <w:r>
              <w:rPr>
                <w:sz w:val="18"/>
              </w:rPr>
              <w:t>Regarding</w:t>
            </w:r>
            <w:r>
              <w:rPr>
                <w:spacing w:val="25"/>
                <w:sz w:val="18"/>
              </w:rPr>
              <w:t xml:space="preserve"> </w:t>
            </w:r>
            <w:r>
              <w:rPr>
                <w:sz w:val="18"/>
              </w:rPr>
              <w:t>Patent</w:t>
            </w:r>
            <w:r>
              <w:rPr>
                <w:spacing w:val="25"/>
                <w:sz w:val="18"/>
              </w:rPr>
              <w:t xml:space="preserve"> </w:t>
            </w:r>
            <w:r>
              <w:rPr>
                <w:sz w:val="18"/>
              </w:rPr>
              <w:t>and</w:t>
            </w:r>
            <w:r>
              <w:rPr>
                <w:spacing w:val="24"/>
                <w:sz w:val="18"/>
              </w:rPr>
              <w:t xml:space="preserve"> </w:t>
            </w:r>
            <w:r>
              <w:rPr>
                <w:sz w:val="18"/>
              </w:rPr>
              <w:t>Copyright</w:t>
            </w:r>
            <w:r>
              <w:rPr>
                <w:spacing w:val="25"/>
                <w:sz w:val="18"/>
              </w:rPr>
              <w:t xml:space="preserve"> </w:t>
            </w:r>
            <w:r>
              <w:rPr>
                <w:sz w:val="18"/>
              </w:rPr>
              <w:t>Infringement</w:t>
            </w:r>
            <w:r>
              <w:rPr>
                <w:spacing w:val="25"/>
                <w:sz w:val="18"/>
              </w:rPr>
              <w:t xml:space="preserve"> </w:t>
            </w:r>
            <w:r>
              <w:rPr>
                <w:sz w:val="18"/>
              </w:rPr>
              <w:t>[June</w:t>
            </w:r>
            <w:r>
              <w:rPr>
                <w:spacing w:val="25"/>
                <w:sz w:val="18"/>
              </w:rPr>
              <w:t xml:space="preserve"> </w:t>
            </w:r>
            <w:r>
              <w:rPr>
                <w:sz w:val="18"/>
              </w:rPr>
              <w:t>2020]</w:t>
            </w:r>
            <w:r>
              <w:rPr>
                <w:spacing w:val="25"/>
                <w:sz w:val="18"/>
              </w:rPr>
              <w:t xml:space="preserve"> </w:t>
            </w:r>
            <w:r>
              <w:rPr>
                <w:sz w:val="18"/>
              </w:rPr>
              <w:t>(Applicable</w:t>
            </w:r>
            <w:r>
              <w:rPr>
                <w:spacing w:val="25"/>
                <w:sz w:val="18"/>
              </w:rPr>
              <w:t xml:space="preserve"> </w:t>
            </w:r>
            <w:r>
              <w:rPr>
                <w:sz w:val="18"/>
              </w:rPr>
              <w:t>to</w:t>
            </w:r>
            <w:r>
              <w:rPr>
                <w:spacing w:val="25"/>
                <w:sz w:val="18"/>
              </w:rPr>
              <w:t xml:space="preserve"> </w:t>
            </w:r>
            <w:r>
              <w:rPr>
                <w:sz w:val="18"/>
              </w:rPr>
              <w:t>Purchase Orders that are expected to exceed the simplified acquisition threshold)</w:t>
            </w:r>
          </w:p>
        </w:tc>
      </w:tr>
      <w:tr w:rsidR="00F27A5B" w14:paraId="3212EF92" w14:textId="77777777">
        <w:trPr>
          <w:trHeight w:val="417"/>
        </w:trPr>
        <w:tc>
          <w:tcPr>
            <w:tcW w:w="1890" w:type="dxa"/>
          </w:tcPr>
          <w:p w14:paraId="3212EF90" w14:textId="77777777" w:rsidR="00F27A5B" w:rsidRDefault="00000000">
            <w:pPr>
              <w:pStyle w:val="TableParagraph"/>
              <w:rPr>
                <w:sz w:val="18"/>
              </w:rPr>
            </w:pPr>
            <w:r>
              <w:rPr>
                <w:sz w:val="18"/>
              </w:rPr>
              <w:t>FAR 52.227-</w:t>
            </w:r>
            <w:r>
              <w:rPr>
                <w:spacing w:val="-5"/>
                <w:sz w:val="18"/>
              </w:rPr>
              <w:t>11</w:t>
            </w:r>
          </w:p>
        </w:tc>
        <w:tc>
          <w:tcPr>
            <w:tcW w:w="8190" w:type="dxa"/>
          </w:tcPr>
          <w:p w14:paraId="3212EF91" w14:textId="77777777" w:rsidR="00F27A5B" w:rsidRDefault="00000000">
            <w:pPr>
              <w:pStyle w:val="TableParagraph"/>
              <w:spacing w:before="0" w:line="200" w:lineRule="exact"/>
              <w:rPr>
                <w:sz w:val="18"/>
              </w:rPr>
            </w:pPr>
            <w:r>
              <w:rPr>
                <w:sz w:val="18"/>
              </w:rPr>
              <w:t>Patent</w:t>
            </w:r>
            <w:r>
              <w:rPr>
                <w:spacing w:val="40"/>
                <w:sz w:val="18"/>
              </w:rPr>
              <w:t xml:space="preserve"> </w:t>
            </w:r>
            <w:r>
              <w:rPr>
                <w:sz w:val="18"/>
              </w:rPr>
              <w:t>Rights</w:t>
            </w:r>
            <w:r>
              <w:rPr>
                <w:spacing w:val="40"/>
                <w:sz w:val="18"/>
              </w:rPr>
              <w:t xml:space="preserve"> </w:t>
            </w:r>
            <w:r>
              <w:rPr>
                <w:sz w:val="18"/>
              </w:rPr>
              <w:t>–</w:t>
            </w:r>
            <w:r>
              <w:rPr>
                <w:spacing w:val="40"/>
                <w:sz w:val="18"/>
              </w:rPr>
              <w:t xml:space="preserve"> </w:t>
            </w:r>
            <w:r>
              <w:rPr>
                <w:sz w:val="18"/>
              </w:rPr>
              <w:t>Ownership</w:t>
            </w:r>
            <w:r>
              <w:rPr>
                <w:spacing w:val="40"/>
                <w:sz w:val="18"/>
              </w:rPr>
              <w:t xml:space="preserve"> </w:t>
            </w:r>
            <w:r>
              <w:rPr>
                <w:sz w:val="18"/>
              </w:rPr>
              <w:t>by</w:t>
            </w:r>
            <w:r>
              <w:rPr>
                <w:spacing w:val="40"/>
                <w:sz w:val="18"/>
              </w:rPr>
              <w:t xml:space="preserve"> </w:t>
            </w:r>
            <w:r>
              <w:rPr>
                <w:sz w:val="18"/>
              </w:rPr>
              <w:t>the</w:t>
            </w:r>
            <w:r>
              <w:rPr>
                <w:spacing w:val="40"/>
                <w:sz w:val="18"/>
              </w:rPr>
              <w:t xml:space="preserve"> </w:t>
            </w:r>
            <w:r>
              <w:rPr>
                <w:sz w:val="18"/>
              </w:rPr>
              <w:t>Contractor</w:t>
            </w:r>
            <w:r>
              <w:rPr>
                <w:spacing w:val="40"/>
                <w:sz w:val="18"/>
              </w:rPr>
              <w:t xml:space="preserve"> </w:t>
            </w:r>
            <w:r>
              <w:rPr>
                <w:sz w:val="18"/>
              </w:rPr>
              <w:t>[May</w:t>
            </w:r>
            <w:r>
              <w:rPr>
                <w:spacing w:val="40"/>
                <w:sz w:val="18"/>
              </w:rPr>
              <w:t xml:space="preserve"> </w:t>
            </w:r>
            <w:r>
              <w:rPr>
                <w:sz w:val="18"/>
              </w:rPr>
              <w:t>2014]</w:t>
            </w:r>
            <w:r>
              <w:rPr>
                <w:spacing w:val="40"/>
                <w:sz w:val="18"/>
              </w:rPr>
              <w:t xml:space="preserve"> </w:t>
            </w:r>
            <w:r>
              <w:rPr>
                <w:sz w:val="18"/>
              </w:rPr>
              <w:t>(Applicable</w:t>
            </w:r>
            <w:r>
              <w:rPr>
                <w:spacing w:val="40"/>
                <w:sz w:val="18"/>
              </w:rPr>
              <w:t xml:space="preserve"> </w:t>
            </w:r>
            <w:r>
              <w:rPr>
                <w:sz w:val="18"/>
              </w:rPr>
              <w:t>to</w:t>
            </w:r>
            <w:r>
              <w:rPr>
                <w:spacing w:val="40"/>
                <w:sz w:val="18"/>
              </w:rPr>
              <w:t xml:space="preserve"> </w:t>
            </w:r>
            <w:r>
              <w:rPr>
                <w:sz w:val="18"/>
              </w:rPr>
              <w:t>Purchase</w:t>
            </w:r>
            <w:r>
              <w:rPr>
                <w:spacing w:val="40"/>
                <w:sz w:val="18"/>
              </w:rPr>
              <w:t xml:space="preserve"> </w:t>
            </w:r>
            <w:r>
              <w:rPr>
                <w:sz w:val="18"/>
              </w:rPr>
              <w:t>Orders</w:t>
            </w:r>
            <w:r>
              <w:rPr>
                <w:spacing w:val="40"/>
                <w:sz w:val="18"/>
              </w:rPr>
              <w:t xml:space="preserve"> </w:t>
            </w:r>
            <w:r>
              <w:rPr>
                <w:sz w:val="18"/>
              </w:rPr>
              <w:t>that</w:t>
            </w:r>
            <w:r>
              <w:rPr>
                <w:spacing w:val="40"/>
                <w:sz w:val="18"/>
              </w:rPr>
              <w:t xml:space="preserve"> </w:t>
            </w:r>
            <w:r>
              <w:rPr>
                <w:sz w:val="18"/>
              </w:rPr>
              <w:t>are</w:t>
            </w:r>
            <w:r>
              <w:rPr>
                <w:spacing w:val="40"/>
                <w:sz w:val="18"/>
              </w:rPr>
              <w:t xml:space="preserve"> </w:t>
            </w:r>
            <w:r>
              <w:rPr>
                <w:sz w:val="18"/>
              </w:rPr>
              <w:t>for experimental,</w:t>
            </w:r>
            <w:r>
              <w:rPr>
                <w:spacing w:val="29"/>
                <w:sz w:val="18"/>
              </w:rPr>
              <w:t xml:space="preserve"> </w:t>
            </w:r>
            <w:r>
              <w:rPr>
                <w:sz w:val="18"/>
              </w:rPr>
              <w:t>developmental,</w:t>
            </w:r>
            <w:r>
              <w:rPr>
                <w:spacing w:val="29"/>
                <w:sz w:val="18"/>
              </w:rPr>
              <w:t xml:space="preserve"> </w:t>
            </w:r>
            <w:r>
              <w:rPr>
                <w:sz w:val="18"/>
              </w:rPr>
              <w:t>or</w:t>
            </w:r>
            <w:r>
              <w:rPr>
                <w:spacing w:val="28"/>
                <w:sz w:val="18"/>
              </w:rPr>
              <w:t xml:space="preserve"> </w:t>
            </w:r>
            <w:r>
              <w:rPr>
                <w:sz w:val="18"/>
              </w:rPr>
              <w:t>research</w:t>
            </w:r>
            <w:r>
              <w:rPr>
                <w:spacing w:val="29"/>
                <w:sz w:val="18"/>
              </w:rPr>
              <w:t xml:space="preserve"> </w:t>
            </w:r>
            <w:r>
              <w:rPr>
                <w:sz w:val="18"/>
              </w:rPr>
              <w:t>work</w:t>
            </w:r>
            <w:r>
              <w:rPr>
                <w:spacing w:val="29"/>
                <w:sz w:val="18"/>
              </w:rPr>
              <w:t xml:space="preserve"> </w:t>
            </w:r>
            <w:r>
              <w:rPr>
                <w:sz w:val="18"/>
              </w:rPr>
              <w:t>to</w:t>
            </w:r>
            <w:r>
              <w:rPr>
                <w:spacing w:val="29"/>
                <w:sz w:val="18"/>
              </w:rPr>
              <w:t xml:space="preserve"> </w:t>
            </w:r>
            <w:r>
              <w:rPr>
                <w:sz w:val="18"/>
              </w:rPr>
              <w:t>be</w:t>
            </w:r>
            <w:r>
              <w:rPr>
                <w:spacing w:val="29"/>
                <w:sz w:val="18"/>
              </w:rPr>
              <w:t xml:space="preserve"> </w:t>
            </w:r>
            <w:r>
              <w:rPr>
                <w:sz w:val="18"/>
              </w:rPr>
              <w:t>performed</w:t>
            </w:r>
            <w:r>
              <w:rPr>
                <w:spacing w:val="29"/>
                <w:sz w:val="18"/>
              </w:rPr>
              <w:t xml:space="preserve"> </w:t>
            </w:r>
            <w:r>
              <w:rPr>
                <w:sz w:val="18"/>
              </w:rPr>
              <w:t>by</w:t>
            </w:r>
            <w:r>
              <w:rPr>
                <w:spacing w:val="29"/>
                <w:sz w:val="18"/>
              </w:rPr>
              <w:t xml:space="preserve"> </w:t>
            </w:r>
            <w:r>
              <w:rPr>
                <w:sz w:val="18"/>
              </w:rPr>
              <w:t>a</w:t>
            </w:r>
            <w:r>
              <w:rPr>
                <w:spacing w:val="29"/>
                <w:sz w:val="18"/>
              </w:rPr>
              <w:t xml:space="preserve"> </w:t>
            </w:r>
            <w:r>
              <w:rPr>
                <w:sz w:val="18"/>
              </w:rPr>
              <w:t>small</w:t>
            </w:r>
            <w:r>
              <w:rPr>
                <w:spacing w:val="29"/>
                <w:sz w:val="18"/>
              </w:rPr>
              <w:t xml:space="preserve"> </w:t>
            </w:r>
            <w:r>
              <w:rPr>
                <w:sz w:val="18"/>
              </w:rPr>
              <w:t>business</w:t>
            </w:r>
            <w:r>
              <w:rPr>
                <w:spacing w:val="29"/>
                <w:sz w:val="18"/>
              </w:rPr>
              <w:t xml:space="preserve"> </w:t>
            </w:r>
            <w:r>
              <w:rPr>
                <w:sz w:val="18"/>
              </w:rPr>
              <w:t>concern</w:t>
            </w:r>
            <w:r>
              <w:rPr>
                <w:spacing w:val="28"/>
                <w:sz w:val="18"/>
              </w:rPr>
              <w:t xml:space="preserve"> </w:t>
            </w:r>
            <w:r>
              <w:rPr>
                <w:sz w:val="18"/>
              </w:rPr>
              <w:t>or</w:t>
            </w:r>
            <w:r>
              <w:rPr>
                <w:spacing w:val="29"/>
                <w:sz w:val="18"/>
              </w:rPr>
              <w:t xml:space="preserve"> </w:t>
            </w:r>
            <w:r>
              <w:rPr>
                <w:spacing w:val="-2"/>
                <w:sz w:val="18"/>
              </w:rPr>
              <w:t>nonprofit</w:t>
            </w:r>
          </w:p>
        </w:tc>
      </w:tr>
    </w:tbl>
    <w:p w14:paraId="3212EF93" w14:textId="77777777" w:rsidR="00F27A5B" w:rsidRDefault="00F27A5B">
      <w:pPr>
        <w:spacing w:line="200" w:lineRule="exact"/>
        <w:rPr>
          <w:sz w:val="18"/>
        </w:rPr>
        <w:sectPr w:rsidR="00F27A5B">
          <w:type w:val="continuous"/>
          <w:pgSz w:w="12240" w:h="15840"/>
          <w:pgMar w:top="640" w:right="500" w:bottom="1279" w:left="620" w:header="0" w:footer="828" w:gutter="0"/>
          <w:cols w:space="720"/>
        </w:sect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8190"/>
      </w:tblGrid>
      <w:tr w:rsidR="00F27A5B" w14:paraId="3212EF96" w14:textId="77777777">
        <w:trPr>
          <w:trHeight w:val="200"/>
        </w:trPr>
        <w:tc>
          <w:tcPr>
            <w:tcW w:w="1890" w:type="dxa"/>
          </w:tcPr>
          <w:p w14:paraId="3212EF94" w14:textId="77777777" w:rsidR="00F27A5B" w:rsidRDefault="00F27A5B">
            <w:pPr>
              <w:pStyle w:val="TableParagraph"/>
              <w:spacing w:before="0"/>
              <w:ind w:left="0"/>
              <w:rPr>
                <w:sz w:val="12"/>
              </w:rPr>
            </w:pPr>
          </w:p>
        </w:tc>
        <w:tc>
          <w:tcPr>
            <w:tcW w:w="8190" w:type="dxa"/>
          </w:tcPr>
          <w:p w14:paraId="3212EF95" w14:textId="77777777" w:rsidR="00F27A5B" w:rsidRDefault="00000000">
            <w:pPr>
              <w:pStyle w:val="TableParagraph"/>
              <w:spacing w:before="0" w:line="180" w:lineRule="exact"/>
              <w:rPr>
                <w:sz w:val="18"/>
              </w:rPr>
            </w:pPr>
            <w:r>
              <w:rPr>
                <w:spacing w:val="-2"/>
                <w:sz w:val="18"/>
              </w:rPr>
              <w:t>organization)</w:t>
            </w:r>
          </w:p>
        </w:tc>
      </w:tr>
      <w:tr w:rsidR="00F27A5B" w14:paraId="3212EF99" w14:textId="77777777">
        <w:trPr>
          <w:trHeight w:val="417"/>
        </w:trPr>
        <w:tc>
          <w:tcPr>
            <w:tcW w:w="1890" w:type="dxa"/>
          </w:tcPr>
          <w:p w14:paraId="3212EF97" w14:textId="77777777" w:rsidR="00F27A5B" w:rsidRDefault="00000000">
            <w:pPr>
              <w:pStyle w:val="TableParagraph"/>
              <w:rPr>
                <w:sz w:val="18"/>
              </w:rPr>
            </w:pPr>
            <w:r>
              <w:rPr>
                <w:sz w:val="18"/>
              </w:rPr>
              <w:t>FAR</w:t>
            </w:r>
            <w:r>
              <w:rPr>
                <w:spacing w:val="-2"/>
                <w:sz w:val="18"/>
              </w:rPr>
              <w:t xml:space="preserve"> </w:t>
            </w:r>
            <w:r>
              <w:rPr>
                <w:sz w:val="18"/>
              </w:rPr>
              <w:t>52.227-</w:t>
            </w:r>
            <w:r>
              <w:rPr>
                <w:spacing w:val="-5"/>
                <w:sz w:val="18"/>
              </w:rPr>
              <w:t>13</w:t>
            </w:r>
          </w:p>
        </w:tc>
        <w:tc>
          <w:tcPr>
            <w:tcW w:w="8190" w:type="dxa"/>
          </w:tcPr>
          <w:p w14:paraId="3212EF98" w14:textId="77777777" w:rsidR="00F27A5B" w:rsidRDefault="00000000">
            <w:pPr>
              <w:pStyle w:val="TableParagraph"/>
              <w:spacing w:before="0" w:line="200" w:lineRule="exact"/>
              <w:rPr>
                <w:sz w:val="18"/>
              </w:rPr>
            </w:pPr>
            <w:r>
              <w:rPr>
                <w:sz w:val="18"/>
              </w:rPr>
              <w:t>Patent Rights – Ownership by the Government [Dec 2007] (Applicable to Purchase Orders for experimental, developmental, or research work)</w:t>
            </w:r>
          </w:p>
        </w:tc>
      </w:tr>
      <w:tr w:rsidR="00F27A5B" w14:paraId="3212EF9D" w14:textId="77777777">
        <w:trPr>
          <w:trHeight w:val="616"/>
        </w:trPr>
        <w:tc>
          <w:tcPr>
            <w:tcW w:w="1890" w:type="dxa"/>
          </w:tcPr>
          <w:p w14:paraId="3212EF9A" w14:textId="77777777" w:rsidR="00F27A5B" w:rsidRDefault="00000000">
            <w:pPr>
              <w:pStyle w:val="TableParagraph"/>
              <w:rPr>
                <w:sz w:val="18"/>
              </w:rPr>
            </w:pPr>
            <w:r>
              <w:rPr>
                <w:sz w:val="18"/>
              </w:rPr>
              <w:t>FAR</w:t>
            </w:r>
            <w:r>
              <w:rPr>
                <w:spacing w:val="-9"/>
                <w:sz w:val="18"/>
              </w:rPr>
              <w:t xml:space="preserve"> </w:t>
            </w:r>
            <w:r>
              <w:rPr>
                <w:sz w:val="18"/>
              </w:rPr>
              <w:t>52.232-</w:t>
            </w:r>
            <w:r>
              <w:rPr>
                <w:spacing w:val="-5"/>
                <w:sz w:val="18"/>
              </w:rPr>
              <w:t>40</w:t>
            </w:r>
          </w:p>
        </w:tc>
        <w:tc>
          <w:tcPr>
            <w:tcW w:w="8190" w:type="dxa"/>
          </w:tcPr>
          <w:p w14:paraId="3212EF9B" w14:textId="77777777" w:rsidR="00F27A5B" w:rsidRDefault="00000000">
            <w:pPr>
              <w:pStyle w:val="TableParagraph"/>
              <w:spacing w:line="204" w:lineRule="exact"/>
              <w:ind w:hanging="1"/>
              <w:rPr>
                <w:sz w:val="18"/>
              </w:rPr>
            </w:pPr>
            <w:r>
              <w:rPr>
                <w:sz w:val="18"/>
              </w:rPr>
              <w:t>Providing</w:t>
            </w:r>
            <w:r>
              <w:rPr>
                <w:spacing w:val="-8"/>
                <w:sz w:val="18"/>
              </w:rPr>
              <w:t xml:space="preserve"> </w:t>
            </w:r>
            <w:r>
              <w:rPr>
                <w:sz w:val="18"/>
              </w:rPr>
              <w:t>Accelerated</w:t>
            </w:r>
            <w:r>
              <w:rPr>
                <w:spacing w:val="-6"/>
                <w:sz w:val="18"/>
              </w:rPr>
              <w:t xml:space="preserve"> </w:t>
            </w:r>
            <w:r>
              <w:rPr>
                <w:sz w:val="18"/>
              </w:rPr>
              <w:t>Payments</w:t>
            </w:r>
            <w:r>
              <w:rPr>
                <w:spacing w:val="-6"/>
                <w:sz w:val="18"/>
              </w:rPr>
              <w:t xml:space="preserve"> </w:t>
            </w:r>
            <w:r>
              <w:rPr>
                <w:sz w:val="18"/>
              </w:rPr>
              <w:t>to</w:t>
            </w:r>
            <w:r>
              <w:rPr>
                <w:spacing w:val="-5"/>
                <w:sz w:val="18"/>
              </w:rPr>
              <w:t xml:space="preserve"> </w:t>
            </w:r>
            <w:r>
              <w:rPr>
                <w:sz w:val="18"/>
              </w:rPr>
              <w:t>Small</w:t>
            </w:r>
            <w:r>
              <w:rPr>
                <w:spacing w:val="-6"/>
                <w:sz w:val="18"/>
              </w:rPr>
              <w:t xml:space="preserve"> </w:t>
            </w:r>
            <w:r>
              <w:rPr>
                <w:sz w:val="18"/>
              </w:rPr>
              <w:t>Business</w:t>
            </w:r>
            <w:r>
              <w:rPr>
                <w:spacing w:val="-5"/>
                <w:sz w:val="18"/>
              </w:rPr>
              <w:t xml:space="preserve"> </w:t>
            </w:r>
            <w:r>
              <w:rPr>
                <w:sz w:val="18"/>
              </w:rPr>
              <w:t>Subcontractors</w:t>
            </w:r>
            <w:r>
              <w:rPr>
                <w:spacing w:val="-6"/>
                <w:sz w:val="18"/>
              </w:rPr>
              <w:t xml:space="preserve"> </w:t>
            </w:r>
            <w:r>
              <w:rPr>
                <w:sz w:val="18"/>
              </w:rPr>
              <w:t>[Dec</w:t>
            </w:r>
            <w:r>
              <w:rPr>
                <w:spacing w:val="-6"/>
                <w:sz w:val="18"/>
              </w:rPr>
              <w:t xml:space="preserve"> </w:t>
            </w:r>
            <w:r>
              <w:rPr>
                <w:sz w:val="18"/>
              </w:rPr>
              <w:t>2013]</w:t>
            </w:r>
            <w:r>
              <w:rPr>
                <w:spacing w:val="-5"/>
                <w:sz w:val="18"/>
              </w:rPr>
              <w:t xml:space="preserve"> </w:t>
            </w:r>
            <w:r>
              <w:rPr>
                <w:sz w:val="18"/>
              </w:rPr>
              <w:t>(Applicable</w:t>
            </w:r>
            <w:r>
              <w:rPr>
                <w:spacing w:val="-6"/>
                <w:sz w:val="18"/>
              </w:rPr>
              <w:t xml:space="preserve"> </w:t>
            </w:r>
            <w:r>
              <w:rPr>
                <w:sz w:val="18"/>
              </w:rPr>
              <w:t>to</w:t>
            </w:r>
            <w:r>
              <w:rPr>
                <w:spacing w:val="-6"/>
                <w:sz w:val="18"/>
              </w:rPr>
              <w:t xml:space="preserve"> </w:t>
            </w:r>
            <w:r>
              <w:rPr>
                <w:sz w:val="18"/>
              </w:rPr>
              <w:t>Purchase</w:t>
            </w:r>
            <w:r>
              <w:rPr>
                <w:spacing w:val="-5"/>
                <w:sz w:val="18"/>
              </w:rPr>
              <w:t xml:space="preserve"> </w:t>
            </w:r>
            <w:r>
              <w:rPr>
                <w:spacing w:val="-2"/>
                <w:sz w:val="18"/>
              </w:rPr>
              <w:t>Orders</w:t>
            </w:r>
          </w:p>
          <w:p w14:paraId="3212EF9C" w14:textId="77777777" w:rsidR="00F27A5B" w:rsidRDefault="00000000">
            <w:pPr>
              <w:pStyle w:val="TableParagraph"/>
              <w:spacing w:before="0" w:line="200" w:lineRule="exact"/>
              <w:rPr>
                <w:sz w:val="18"/>
              </w:rPr>
            </w:pPr>
            <w:r>
              <w:rPr>
                <w:sz w:val="18"/>
              </w:rPr>
              <w:t>with</w:t>
            </w:r>
            <w:r>
              <w:rPr>
                <w:spacing w:val="34"/>
                <w:sz w:val="18"/>
              </w:rPr>
              <w:t xml:space="preserve"> </w:t>
            </w:r>
            <w:r>
              <w:rPr>
                <w:sz w:val="18"/>
              </w:rPr>
              <w:t>small</w:t>
            </w:r>
            <w:r>
              <w:rPr>
                <w:spacing w:val="34"/>
                <w:sz w:val="18"/>
              </w:rPr>
              <w:t xml:space="preserve"> </w:t>
            </w:r>
            <w:r>
              <w:rPr>
                <w:sz w:val="18"/>
              </w:rPr>
              <w:t>business</w:t>
            </w:r>
            <w:r>
              <w:rPr>
                <w:spacing w:val="34"/>
                <w:sz w:val="18"/>
              </w:rPr>
              <w:t xml:space="preserve"> </w:t>
            </w:r>
            <w:r>
              <w:rPr>
                <w:sz w:val="18"/>
              </w:rPr>
              <w:t>concerns,</w:t>
            </w:r>
            <w:r>
              <w:rPr>
                <w:spacing w:val="33"/>
                <w:sz w:val="18"/>
              </w:rPr>
              <w:t xml:space="preserve"> </w:t>
            </w:r>
            <w:r>
              <w:rPr>
                <w:sz w:val="18"/>
              </w:rPr>
              <w:t>including</w:t>
            </w:r>
            <w:r>
              <w:rPr>
                <w:spacing w:val="34"/>
                <w:sz w:val="18"/>
              </w:rPr>
              <w:t xml:space="preserve"> </w:t>
            </w:r>
            <w:r>
              <w:rPr>
                <w:sz w:val="18"/>
              </w:rPr>
              <w:t>subcontracts</w:t>
            </w:r>
            <w:r>
              <w:rPr>
                <w:spacing w:val="34"/>
                <w:sz w:val="18"/>
              </w:rPr>
              <w:t xml:space="preserve"> </w:t>
            </w:r>
            <w:r>
              <w:rPr>
                <w:sz w:val="18"/>
              </w:rPr>
              <w:t>with</w:t>
            </w:r>
            <w:r>
              <w:rPr>
                <w:spacing w:val="34"/>
                <w:sz w:val="18"/>
              </w:rPr>
              <w:t xml:space="preserve"> </w:t>
            </w:r>
            <w:r>
              <w:rPr>
                <w:sz w:val="18"/>
              </w:rPr>
              <w:t>small</w:t>
            </w:r>
            <w:r>
              <w:rPr>
                <w:spacing w:val="34"/>
                <w:sz w:val="18"/>
              </w:rPr>
              <w:t xml:space="preserve"> </w:t>
            </w:r>
            <w:r>
              <w:rPr>
                <w:sz w:val="18"/>
              </w:rPr>
              <w:t>business</w:t>
            </w:r>
            <w:r>
              <w:rPr>
                <w:spacing w:val="34"/>
                <w:sz w:val="18"/>
              </w:rPr>
              <w:t xml:space="preserve"> </w:t>
            </w:r>
            <w:r>
              <w:rPr>
                <w:sz w:val="18"/>
              </w:rPr>
              <w:t>concerns</w:t>
            </w:r>
            <w:r>
              <w:rPr>
                <w:spacing w:val="34"/>
                <w:sz w:val="18"/>
              </w:rPr>
              <w:t xml:space="preserve"> </w:t>
            </w:r>
            <w:r>
              <w:rPr>
                <w:sz w:val="18"/>
              </w:rPr>
              <w:t>for</w:t>
            </w:r>
            <w:r>
              <w:rPr>
                <w:spacing w:val="34"/>
                <w:sz w:val="18"/>
              </w:rPr>
              <w:t xml:space="preserve"> </w:t>
            </w:r>
            <w:r>
              <w:rPr>
                <w:sz w:val="18"/>
              </w:rPr>
              <w:t>the</w:t>
            </w:r>
            <w:r>
              <w:rPr>
                <w:spacing w:val="34"/>
                <w:sz w:val="18"/>
              </w:rPr>
              <w:t xml:space="preserve"> </w:t>
            </w:r>
            <w:r>
              <w:rPr>
                <w:sz w:val="18"/>
              </w:rPr>
              <w:t>acquisition</w:t>
            </w:r>
            <w:r>
              <w:rPr>
                <w:spacing w:val="34"/>
                <w:sz w:val="18"/>
              </w:rPr>
              <w:t xml:space="preserve"> </w:t>
            </w:r>
            <w:r>
              <w:rPr>
                <w:sz w:val="18"/>
              </w:rPr>
              <w:t>of commercial items)</w:t>
            </w:r>
          </w:p>
        </w:tc>
      </w:tr>
      <w:tr w:rsidR="00F27A5B" w14:paraId="3212EFA0" w14:textId="77777777">
        <w:trPr>
          <w:trHeight w:val="218"/>
        </w:trPr>
        <w:tc>
          <w:tcPr>
            <w:tcW w:w="1890" w:type="dxa"/>
          </w:tcPr>
          <w:p w14:paraId="3212EF9E" w14:textId="77777777" w:rsidR="00F27A5B" w:rsidRDefault="00000000">
            <w:pPr>
              <w:pStyle w:val="TableParagraph"/>
              <w:spacing w:before="10" w:line="187" w:lineRule="exact"/>
              <w:rPr>
                <w:sz w:val="18"/>
              </w:rPr>
            </w:pPr>
            <w:r>
              <w:rPr>
                <w:sz w:val="18"/>
              </w:rPr>
              <w:t>FAR</w:t>
            </w:r>
            <w:r>
              <w:rPr>
                <w:spacing w:val="-9"/>
                <w:sz w:val="18"/>
              </w:rPr>
              <w:t xml:space="preserve"> </w:t>
            </w:r>
            <w:r>
              <w:rPr>
                <w:sz w:val="18"/>
              </w:rPr>
              <w:t>52.244-</w:t>
            </w:r>
            <w:r>
              <w:rPr>
                <w:spacing w:val="-10"/>
                <w:sz w:val="18"/>
              </w:rPr>
              <w:t>6</w:t>
            </w:r>
          </w:p>
        </w:tc>
        <w:tc>
          <w:tcPr>
            <w:tcW w:w="8190" w:type="dxa"/>
          </w:tcPr>
          <w:p w14:paraId="3212EF9F" w14:textId="77777777" w:rsidR="00F27A5B" w:rsidRDefault="00000000">
            <w:pPr>
              <w:pStyle w:val="TableParagraph"/>
              <w:spacing w:before="10" w:line="187" w:lineRule="exact"/>
              <w:rPr>
                <w:sz w:val="18"/>
              </w:rPr>
            </w:pPr>
            <w:r>
              <w:rPr>
                <w:sz w:val="18"/>
              </w:rPr>
              <w:t>Subcontracts</w:t>
            </w:r>
            <w:r>
              <w:rPr>
                <w:spacing w:val="-6"/>
                <w:sz w:val="18"/>
              </w:rPr>
              <w:t xml:space="preserve"> </w:t>
            </w:r>
            <w:r>
              <w:rPr>
                <w:sz w:val="18"/>
              </w:rPr>
              <w:t>for</w:t>
            </w:r>
            <w:r>
              <w:rPr>
                <w:spacing w:val="-4"/>
                <w:sz w:val="18"/>
              </w:rPr>
              <w:t xml:space="preserve"> </w:t>
            </w:r>
            <w:r>
              <w:rPr>
                <w:sz w:val="18"/>
              </w:rPr>
              <w:t>Commercial</w:t>
            </w:r>
            <w:r>
              <w:rPr>
                <w:spacing w:val="-3"/>
                <w:sz w:val="18"/>
              </w:rPr>
              <w:t xml:space="preserve"> </w:t>
            </w:r>
            <w:r>
              <w:rPr>
                <w:sz w:val="18"/>
              </w:rPr>
              <w:t>Items</w:t>
            </w:r>
            <w:r>
              <w:rPr>
                <w:spacing w:val="-3"/>
                <w:sz w:val="18"/>
              </w:rPr>
              <w:t xml:space="preserve"> </w:t>
            </w:r>
            <w:r>
              <w:rPr>
                <w:sz w:val="18"/>
              </w:rPr>
              <w:t>[Nov</w:t>
            </w:r>
            <w:r>
              <w:rPr>
                <w:spacing w:val="-4"/>
                <w:sz w:val="18"/>
              </w:rPr>
              <w:t xml:space="preserve"> </w:t>
            </w:r>
            <w:r>
              <w:rPr>
                <w:sz w:val="18"/>
              </w:rPr>
              <w:t>2020]</w:t>
            </w:r>
            <w:r>
              <w:rPr>
                <w:spacing w:val="-3"/>
                <w:sz w:val="18"/>
              </w:rPr>
              <w:t xml:space="preserve"> </w:t>
            </w:r>
            <w:r>
              <w:rPr>
                <w:sz w:val="18"/>
              </w:rPr>
              <w:t>(Applicable</w:t>
            </w:r>
            <w:r>
              <w:rPr>
                <w:spacing w:val="-4"/>
                <w:sz w:val="18"/>
              </w:rPr>
              <w:t xml:space="preserve"> </w:t>
            </w:r>
            <w:r>
              <w:rPr>
                <w:sz w:val="18"/>
              </w:rPr>
              <w:t>to</w:t>
            </w:r>
            <w:r>
              <w:rPr>
                <w:spacing w:val="-4"/>
                <w:sz w:val="18"/>
              </w:rPr>
              <w:t xml:space="preserve"> </w:t>
            </w:r>
            <w:r>
              <w:rPr>
                <w:sz w:val="18"/>
              </w:rPr>
              <w:t>all</w:t>
            </w:r>
            <w:r>
              <w:rPr>
                <w:spacing w:val="-3"/>
                <w:sz w:val="18"/>
              </w:rPr>
              <w:t xml:space="preserve"> </w:t>
            </w:r>
            <w:r>
              <w:rPr>
                <w:sz w:val="18"/>
              </w:rPr>
              <w:t>Purchase</w:t>
            </w:r>
            <w:r>
              <w:rPr>
                <w:spacing w:val="-3"/>
                <w:sz w:val="18"/>
              </w:rPr>
              <w:t xml:space="preserve"> </w:t>
            </w:r>
            <w:r>
              <w:rPr>
                <w:spacing w:val="-2"/>
                <w:sz w:val="18"/>
              </w:rPr>
              <w:t>Orders)</w:t>
            </w:r>
          </w:p>
        </w:tc>
      </w:tr>
      <w:tr w:rsidR="00F27A5B" w14:paraId="3212EFA4" w14:textId="77777777">
        <w:trPr>
          <w:trHeight w:val="616"/>
        </w:trPr>
        <w:tc>
          <w:tcPr>
            <w:tcW w:w="1890" w:type="dxa"/>
          </w:tcPr>
          <w:p w14:paraId="3212EFA1" w14:textId="77777777" w:rsidR="00F27A5B" w:rsidRDefault="00000000">
            <w:pPr>
              <w:pStyle w:val="TableParagraph"/>
              <w:rPr>
                <w:sz w:val="18"/>
              </w:rPr>
            </w:pPr>
            <w:r>
              <w:rPr>
                <w:sz w:val="18"/>
              </w:rPr>
              <w:t>FAR</w:t>
            </w:r>
            <w:r>
              <w:rPr>
                <w:spacing w:val="-9"/>
                <w:sz w:val="18"/>
              </w:rPr>
              <w:t xml:space="preserve"> </w:t>
            </w:r>
            <w:r>
              <w:rPr>
                <w:sz w:val="18"/>
              </w:rPr>
              <w:t>52.247-</w:t>
            </w:r>
            <w:r>
              <w:rPr>
                <w:spacing w:val="-5"/>
                <w:sz w:val="18"/>
              </w:rPr>
              <w:t>64</w:t>
            </w:r>
          </w:p>
        </w:tc>
        <w:tc>
          <w:tcPr>
            <w:tcW w:w="8190" w:type="dxa"/>
          </w:tcPr>
          <w:p w14:paraId="3212EFA2" w14:textId="77777777" w:rsidR="00F27A5B" w:rsidRDefault="00000000">
            <w:pPr>
              <w:pStyle w:val="TableParagraph"/>
              <w:spacing w:before="16" w:line="230" w:lineRule="auto"/>
              <w:ind w:hanging="1"/>
              <w:rPr>
                <w:sz w:val="18"/>
              </w:rPr>
            </w:pPr>
            <w:r>
              <w:rPr>
                <w:sz w:val="18"/>
              </w:rPr>
              <w:t>Preference</w:t>
            </w:r>
            <w:r>
              <w:rPr>
                <w:spacing w:val="-3"/>
                <w:sz w:val="18"/>
              </w:rPr>
              <w:t xml:space="preserve"> </w:t>
            </w:r>
            <w:r>
              <w:rPr>
                <w:sz w:val="18"/>
              </w:rPr>
              <w:t>for</w:t>
            </w:r>
            <w:r>
              <w:rPr>
                <w:spacing w:val="-3"/>
                <w:sz w:val="18"/>
              </w:rPr>
              <w:t xml:space="preserve"> </w:t>
            </w:r>
            <w:r>
              <w:rPr>
                <w:sz w:val="18"/>
              </w:rPr>
              <w:t>Privately</w:t>
            </w:r>
            <w:r>
              <w:rPr>
                <w:spacing w:val="-4"/>
                <w:sz w:val="18"/>
              </w:rPr>
              <w:t xml:space="preserve"> </w:t>
            </w:r>
            <w:r>
              <w:rPr>
                <w:sz w:val="18"/>
              </w:rPr>
              <w:t>Owned</w:t>
            </w:r>
            <w:r>
              <w:rPr>
                <w:spacing w:val="-2"/>
                <w:sz w:val="18"/>
              </w:rPr>
              <w:t xml:space="preserve"> </w:t>
            </w:r>
            <w:r>
              <w:rPr>
                <w:sz w:val="18"/>
              </w:rPr>
              <w:t>U.S.-Flag</w:t>
            </w:r>
            <w:r>
              <w:rPr>
                <w:spacing w:val="-3"/>
                <w:sz w:val="18"/>
              </w:rPr>
              <w:t xml:space="preserve"> </w:t>
            </w:r>
            <w:r>
              <w:rPr>
                <w:sz w:val="18"/>
              </w:rPr>
              <w:t>Commercial</w:t>
            </w:r>
            <w:r>
              <w:rPr>
                <w:spacing w:val="-3"/>
                <w:sz w:val="18"/>
              </w:rPr>
              <w:t xml:space="preserve"> </w:t>
            </w:r>
            <w:r>
              <w:rPr>
                <w:sz w:val="18"/>
              </w:rPr>
              <w:t>Vessels</w:t>
            </w:r>
            <w:r>
              <w:rPr>
                <w:spacing w:val="-6"/>
                <w:sz w:val="18"/>
              </w:rPr>
              <w:t xml:space="preserve"> </w:t>
            </w:r>
            <w:r>
              <w:rPr>
                <w:sz w:val="18"/>
              </w:rPr>
              <w:t>[Feb</w:t>
            </w:r>
            <w:r>
              <w:rPr>
                <w:spacing w:val="-3"/>
                <w:sz w:val="18"/>
              </w:rPr>
              <w:t xml:space="preserve"> </w:t>
            </w:r>
            <w:r>
              <w:rPr>
                <w:sz w:val="18"/>
              </w:rPr>
              <w:t>2006]</w:t>
            </w:r>
            <w:r>
              <w:rPr>
                <w:spacing w:val="-5"/>
                <w:sz w:val="18"/>
              </w:rPr>
              <w:t xml:space="preserve"> </w:t>
            </w:r>
            <w:r>
              <w:rPr>
                <w:sz w:val="18"/>
              </w:rPr>
              <w:t>(Applicable</w:t>
            </w:r>
            <w:r>
              <w:rPr>
                <w:spacing w:val="-3"/>
                <w:sz w:val="18"/>
              </w:rPr>
              <w:t xml:space="preserve"> </w:t>
            </w:r>
            <w:r>
              <w:rPr>
                <w:sz w:val="18"/>
              </w:rPr>
              <w:t>to</w:t>
            </w:r>
            <w:r>
              <w:rPr>
                <w:spacing w:val="-4"/>
                <w:sz w:val="18"/>
              </w:rPr>
              <w:t xml:space="preserve"> </w:t>
            </w:r>
            <w:r>
              <w:rPr>
                <w:sz w:val="18"/>
              </w:rPr>
              <w:t>all</w:t>
            </w:r>
            <w:r>
              <w:rPr>
                <w:spacing w:val="-3"/>
                <w:sz w:val="18"/>
              </w:rPr>
              <w:t xml:space="preserve"> </w:t>
            </w:r>
            <w:r>
              <w:rPr>
                <w:sz w:val="18"/>
              </w:rPr>
              <w:t>Purchase</w:t>
            </w:r>
            <w:r>
              <w:rPr>
                <w:spacing w:val="-3"/>
                <w:sz w:val="18"/>
              </w:rPr>
              <w:t xml:space="preserve"> </w:t>
            </w:r>
            <w:r>
              <w:rPr>
                <w:sz w:val="18"/>
              </w:rPr>
              <w:t>Orders, except</w:t>
            </w:r>
            <w:r>
              <w:rPr>
                <w:spacing w:val="-4"/>
                <w:sz w:val="18"/>
              </w:rPr>
              <w:t xml:space="preserve"> </w:t>
            </w:r>
            <w:r>
              <w:rPr>
                <w:sz w:val="18"/>
              </w:rPr>
              <w:t>those</w:t>
            </w:r>
            <w:r>
              <w:rPr>
                <w:spacing w:val="-2"/>
                <w:sz w:val="18"/>
              </w:rPr>
              <w:t xml:space="preserve"> </w:t>
            </w:r>
            <w:r>
              <w:rPr>
                <w:sz w:val="18"/>
              </w:rPr>
              <w:t>described</w:t>
            </w:r>
            <w:r>
              <w:rPr>
                <w:spacing w:val="-2"/>
                <w:sz w:val="18"/>
              </w:rPr>
              <w:t xml:space="preserve"> </w:t>
            </w:r>
            <w:r>
              <w:rPr>
                <w:sz w:val="18"/>
              </w:rPr>
              <w:t>in</w:t>
            </w:r>
            <w:r>
              <w:rPr>
                <w:spacing w:val="-2"/>
                <w:sz w:val="18"/>
              </w:rPr>
              <w:t xml:space="preserve"> </w:t>
            </w:r>
            <w:r>
              <w:rPr>
                <w:sz w:val="18"/>
              </w:rPr>
              <w:t>paragraph</w:t>
            </w:r>
            <w:r>
              <w:rPr>
                <w:spacing w:val="-1"/>
                <w:sz w:val="18"/>
              </w:rPr>
              <w:t xml:space="preserve"> </w:t>
            </w:r>
            <w:r>
              <w:rPr>
                <w:sz w:val="18"/>
              </w:rPr>
              <w:t>(e)(4)</w:t>
            </w:r>
            <w:r>
              <w:rPr>
                <w:spacing w:val="-2"/>
                <w:sz w:val="18"/>
              </w:rPr>
              <w:t xml:space="preserve"> </w:t>
            </w:r>
            <w:r>
              <w:rPr>
                <w:sz w:val="18"/>
              </w:rPr>
              <w:t>of</w:t>
            </w:r>
            <w:r>
              <w:rPr>
                <w:spacing w:val="-3"/>
                <w:sz w:val="18"/>
              </w:rPr>
              <w:t xml:space="preserve"> </w:t>
            </w:r>
            <w:r>
              <w:rPr>
                <w:sz w:val="18"/>
              </w:rPr>
              <w:t>this</w:t>
            </w:r>
            <w:r>
              <w:rPr>
                <w:spacing w:val="-2"/>
                <w:sz w:val="18"/>
              </w:rPr>
              <w:t xml:space="preserve"> </w:t>
            </w:r>
            <w:r>
              <w:rPr>
                <w:sz w:val="18"/>
              </w:rPr>
              <w:t>Clause);</w:t>
            </w:r>
            <w:r>
              <w:rPr>
                <w:spacing w:val="-3"/>
                <w:sz w:val="18"/>
              </w:rPr>
              <w:t xml:space="preserve"> </w:t>
            </w:r>
            <w:r>
              <w:rPr>
                <w:sz w:val="18"/>
              </w:rPr>
              <w:t>additionally,</w:t>
            </w:r>
            <w:r>
              <w:rPr>
                <w:spacing w:val="-1"/>
                <w:sz w:val="18"/>
              </w:rPr>
              <w:t xml:space="preserve"> </w:t>
            </w:r>
            <w:r>
              <w:rPr>
                <w:sz w:val="18"/>
              </w:rPr>
              <w:t>the</w:t>
            </w:r>
            <w:r>
              <w:rPr>
                <w:spacing w:val="-2"/>
                <w:sz w:val="18"/>
              </w:rPr>
              <w:t xml:space="preserve"> </w:t>
            </w:r>
            <w:r>
              <w:rPr>
                <w:sz w:val="18"/>
              </w:rPr>
              <w:t>Cargo</w:t>
            </w:r>
            <w:r>
              <w:rPr>
                <w:spacing w:val="-3"/>
                <w:sz w:val="18"/>
              </w:rPr>
              <w:t xml:space="preserve"> </w:t>
            </w:r>
            <w:r>
              <w:rPr>
                <w:sz w:val="18"/>
              </w:rPr>
              <w:t>Preference</w:t>
            </w:r>
            <w:r>
              <w:rPr>
                <w:spacing w:val="-1"/>
                <w:sz w:val="18"/>
              </w:rPr>
              <w:t xml:space="preserve"> </w:t>
            </w:r>
            <w:r>
              <w:rPr>
                <w:sz w:val="18"/>
              </w:rPr>
              <w:t>Act</w:t>
            </w:r>
            <w:r>
              <w:rPr>
                <w:spacing w:val="-2"/>
                <w:sz w:val="18"/>
              </w:rPr>
              <w:t xml:space="preserve"> Requirement</w:t>
            </w:r>
          </w:p>
          <w:p w14:paraId="3212EFA3" w14:textId="77777777" w:rsidR="00F27A5B" w:rsidRDefault="00000000">
            <w:pPr>
              <w:pStyle w:val="TableParagraph"/>
              <w:spacing w:before="0" w:line="183" w:lineRule="exact"/>
              <w:rPr>
                <w:sz w:val="18"/>
              </w:rPr>
            </w:pPr>
            <w:r>
              <w:rPr>
                <w:sz w:val="18"/>
              </w:rPr>
              <w:t>at</w:t>
            </w:r>
            <w:r>
              <w:rPr>
                <w:spacing w:val="-3"/>
                <w:sz w:val="18"/>
              </w:rPr>
              <w:t xml:space="preserve"> </w:t>
            </w:r>
            <w:r>
              <w:rPr>
                <w:sz w:val="18"/>
              </w:rPr>
              <w:t>46</w:t>
            </w:r>
            <w:r>
              <w:rPr>
                <w:spacing w:val="-2"/>
                <w:sz w:val="18"/>
              </w:rPr>
              <w:t xml:space="preserve"> </w:t>
            </w:r>
            <w:r>
              <w:rPr>
                <w:sz w:val="18"/>
              </w:rPr>
              <w:t>CFR</w:t>
            </w:r>
            <w:r>
              <w:rPr>
                <w:spacing w:val="-1"/>
                <w:sz w:val="18"/>
              </w:rPr>
              <w:t xml:space="preserve"> </w:t>
            </w:r>
            <w:r>
              <w:rPr>
                <w:sz w:val="18"/>
              </w:rPr>
              <w:t>381.7</w:t>
            </w:r>
            <w:r>
              <w:rPr>
                <w:spacing w:val="-1"/>
                <w:sz w:val="18"/>
              </w:rPr>
              <w:t xml:space="preserve"> </w:t>
            </w:r>
            <w:r>
              <w:rPr>
                <w:sz w:val="18"/>
              </w:rPr>
              <w:t>(a)</w:t>
            </w:r>
            <w:r>
              <w:rPr>
                <w:spacing w:val="-3"/>
                <w:sz w:val="18"/>
              </w:rPr>
              <w:t xml:space="preserve"> </w:t>
            </w:r>
            <w:r>
              <w:rPr>
                <w:sz w:val="18"/>
              </w:rPr>
              <w:t>– (b)</w:t>
            </w:r>
            <w:r>
              <w:rPr>
                <w:spacing w:val="-2"/>
                <w:sz w:val="18"/>
              </w:rPr>
              <w:t xml:space="preserve"> </w:t>
            </w:r>
            <w:r>
              <w:rPr>
                <w:sz w:val="18"/>
              </w:rPr>
              <w:t>shall</w:t>
            </w:r>
            <w:r>
              <w:rPr>
                <w:spacing w:val="-2"/>
                <w:sz w:val="18"/>
              </w:rPr>
              <w:t xml:space="preserve"> </w:t>
            </w:r>
            <w:r>
              <w:rPr>
                <w:sz w:val="18"/>
              </w:rPr>
              <w:t>apply to</w:t>
            </w:r>
            <w:r>
              <w:rPr>
                <w:spacing w:val="-2"/>
                <w:sz w:val="18"/>
              </w:rPr>
              <w:t xml:space="preserve"> </w:t>
            </w:r>
            <w:r>
              <w:rPr>
                <w:sz w:val="18"/>
              </w:rPr>
              <w:t>all</w:t>
            </w:r>
            <w:r>
              <w:rPr>
                <w:spacing w:val="-2"/>
                <w:sz w:val="18"/>
              </w:rPr>
              <w:t xml:space="preserve"> </w:t>
            </w:r>
            <w:r>
              <w:rPr>
                <w:sz w:val="18"/>
              </w:rPr>
              <w:t>agreements under</w:t>
            </w:r>
            <w:r>
              <w:rPr>
                <w:spacing w:val="-2"/>
                <w:sz w:val="18"/>
              </w:rPr>
              <w:t xml:space="preserve"> </w:t>
            </w:r>
            <w:r>
              <w:rPr>
                <w:sz w:val="18"/>
              </w:rPr>
              <w:t>a</w:t>
            </w:r>
            <w:r>
              <w:rPr>
                <w:spacing w:val="-1"/>
                <w:sz w:val="18"/>
              </w:rPr>
              <w:t xml:space="preserve"> </w:t>
            </w:r>
            <w:r>
              <w:rPr>
                <w:sz w:val="18"/>
              </w:rPr>
              <w:t>Federal-aid</w:t>
            </w:r>
            <w:r>
              <w:rPr>
                <w:spacing w:val="-1"/>
                <w:sz w:val="18"/>
              </w:rPr>
              <w:t xml:space="preserve"> </w:t>
            </w:r>
            <w:r>
              <w:rPr>
                <w:spacing w:val="-2"/>
                <w:sz w:val="18"/>
              </w:rPr>
              <w:t>project.</w:t>
            </w:r>
          </w:p>
        </w:tc>
      </w:tr>
      <w:tr w:rsidR="00F27A5B" w14:paraId="3212EFA7" w14:textId="77777777">
        <w:trPr>
          <w:trHeight w:val="216"/>
        </w:trPr>
        <w:tc>
          <w:tcPr>
            <w:tcW w:w="1890" w:type="dxa"/>
          </w:tcPr>
          <w:p w14:paraId="3212EFA5" w14:textId="77777777" w:rsidR="00F27A5B" w:rsidRDefault="00000000">
            <w:pPr>
              <w:pStyle w:val="TableParagraph"/>
              <w:spacing w:line="187" w:lineRule="exact"/>
              <w:rPr>
                <w:sz w:val="18"/>
              </w:rPr>
            </w:pPr>
            <w:r>
              <w:rPr>
                <w:sz w:val="18"/>
              </w:rPr>
              <w:t>FAR</w:t>
            </w:r>
            <w:r>
              <w:rPr>
                <w:spacing w:val="-2"/>
                <w:sz w:val="18"/>
              </w:rPr>
              <w:t xml:space="preserve"> </w:t>
            </w:r>
            <w:r>
              <w:rPr>
                <w:sz w:val="18"/>
              </w:rPr>
              <w:t>52.248-</w:t>
            </w:r>
            <w:r>
              <w:rPr>
                <w:spacing w:val="-10"/>
                <w:sz w:val="18"/>
              </w:rPr>
              <w:t>1</w:t>
            </w:r>
          </w:p>
        </w:tc>
        <w:tc>
          <w:tcPr>
            <w:tcW w:w="8190" w:type="dxa"/>
          </w:tcPr>
          <w:p w14:paraId="3212EFA6" w14:textId="77777777" w:rsidR="00F27A5B" w:rsidRDefault="00000000">
            <w:pPr>
              <w:pStyle w:val="TableParagraph"/>
              <w:spacing w:line="187" w:lineRule="exact"/>
              <w:ind w:left="108"/>
              <w:rPr>
                <w:sz w:val="18"/>
              </w:rPr>
            </w:pPr>
            <w:r>
              <w:rPr>
                <w:sz w:val="18"/>
              </w:rPr>
              <w:t>Value</w:t>
            </w:r>
            <w:r>
              <w:rPr>
                <w:spacing w:val="-11"/>
                <w:sz w:val="18"/>
              </w:rPr>
              <w:t xml:space="preserve"> </w:t>
            </w:r>
            <w:r>
              <w:rPr>
                <w:sz w:val="18"/>
              </w:rPr>
              <w:t>Engineering</w:t>
            </w:r>
            <w:r>
              <w:rPr>
                <w:spacing w:val="-9"/>
                <w:sz w:val="18"/>
              </w:rPr>
              <w:t xml:space="preserve"> </w:t>
            </w:r>
            <w:r>
              <w:rPr>
                <w:sz w:val="18"/>
              </w:rPr>
              <w:t>[June</w:t>
            </w:r>
            <w:r>
              <w:rPr>
                <w:spacing w:val="-9"/>
                <w:sz w:val="18"/>
              </w:rPr>
              <w:t xml:space="preserve"> </w:t>
            </w:r>
            <w:r>
              <w:rPr>
                <w:sz w:val="18"/>
              </w:rPr>
              <w:t>2020]</w:t>
            </w:r>
            <w:r>
              <w:rPr>
                <w:spacing w:val="-10"/>
                <w:sz w:val="18"/>
              </w:rPr>
              <w:t xml:space="preserve"> </w:t>
            </w:r>
            <w:r>
              <w:rPr>
                <w:sz w:val="18"/>
              </w:rPr>
              <w:t>(Applicable</w:t>
            </w:r>
            <w:r>
              <w:rPr>
                <w:spacing w:val="-9"/>
                <w:sz w:val="18"/>
              </w:rPr>
              <w:t xml:space="preserve"> </w:t>
            </w:r>
            <w:r>
              <w:rPr>
                <w:sz w:val="18"/>
              </w:rPr>
              <w:t>to</w:t>
            </w:r>
            <w:r>
              <w:rPr>
                <w:spacing w:val="-10"/>
                <w:sz w:val="18"/>
              </w:rPr>
              <w:t xml:space="preserve"> </w:t>
            </w:r>
            <w:r>
              <w:rPr>
                <w:sz w:val="18"/>
              </w:rPr>
              <w:t>Purchase</w:t>
            </w:r>
            <w:r>
              <w:rPr>
                <w:spacing w:val="-10"/>
                <w:sz w:val="18"/>
              </w:rPr>
              <w:t xml:space="preserve"> </w:t>
            </w:r>
            <w:r>
              <w:rPr>
                <w:sz w:val="18"/>
              </w:rPr>
              <w:t>Orders</w:t>
            </w:r>
            <w:r>
              <w:rPr>
                <w:spacing w:val="-10"/>
                <w:sz w:val="18"/>
              </w:rPr>
              <w:t xml:space="preserve"> </w:t>
            </w:r>
            <w:r>
              <w:rPr>
                <w:sz w:val="18"/>
              </w:rPr>
              <w:t>that</w:t>
            </w:r>
            <w:r>
              <w:rPr>
                <w:spacing w:val="-9"/>
                <w:sz w:val="18"/>
              </w:rPr>
              <w:t xml:space="preserve"> </w:t>
            </w:r>
            <w:r>
              <w:rPr>
                <w:sz w:val="18"/>
              </w:rPr>
              <w:t>exceed</w:t>
            </w:r>
            <w:r>
              <w:rPr>
                <w:spacing w:val="-10"/>
                <w:sz w:val="18"/>
              </w:rPr>
              <w:t xml:space="preserve"> </w:t>
            </w:r>
            <w:r>
              <w:rPr>
                <w:sz w:val="18"/>
              </w:rPr>
              <w:t>the</w:t>
            </w:r>
            <w:r>
              <w:rPr>
                <w:spacing w:val="-9"/>
                <w:sz w:val="18"/>
              </w:rPr>
              <w:t xml:space="preserve"> </w:t>
            </w:r>
            <w:r>
              <w:rPr>
                <w:sz w:val="18"/>
              </w:rPr>
              <w:t>simplified</w:t>
            </w:r>
            <w:r>
              <w:rPr>
                <w:spacing w:val="-11"/>
                <w:sz w:val="18"/>
              </w:rPr>
              <w:t xml:space="preserve"> </w:t>
            </w:r>
            <w:r>
              <w:rPr>
                <w:sz w:val="18"/>
              </w:rPr>
              <w:t>acquisition</w:t>
            </w:r>
            <w:r>
              <w:rPr>
                <w:spacing w:val="-8"/>
                <w:sz w:val="18"/>
              </w:rPr>
              <w:t xml:space="preserve"> </w:t>
            </w:r>
            <w:r>
              <w:rPr>
                <w:spacing w:val="-2"/>
                <w:sz w:val="18"/>
              </w:rPr>
              <w:t>threshold)</w:t>
            </w:r>
          </w:p>
        </w:tc>
      </w:tr>
    </w:tbl>
    <w:p w14:paraId="3212EFA8" w14:textId="77777777" w:rsidR="00F27A5B" w:rsidRDefault="00F27A5B">
      <w:pPr>
        <w:pStyle w:val="BodyText"/>
        <w:spacing w:before="8"/>
        <w:ind w:left="0" w:firstLine="0"/>
        <w:jc w:val="left"/>
        <w:rPr>
          <w:sz w:val="20"/>
        </w:r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8190"/>
      </w:tblGrid>
      <w:tr w:rsidR="00F27A5B" w14:paraId="3212EFAC" w14:textId="77777777">
        <w:trPr>
          <w:trHeight w:val="617"/>
        </w:trPr>
        <w:tc>
          <w:tcPr>
            <w:tcW w:w="1890" w:type="dxa"/>
          </w:tcPr>
          <w:p w14:paraId="3212EFA9" w14:textId="77777777" w:rsidR="00F27A5B" w:rsidRDefault="00000000">
            <w:pPr>
              <w:pStyle w:val="TableParagraph"/>
              <w:spacing w:before="10"/>
              <w:ind w:left="95" w:right="126"/>
              <w:jc w:val="center"/>
              <w:rPr>
                <w:sz w:val="18"/>
              </w:rPr>
            </w:pPr>
            <w:r>
              <w:rPr>
                <w:sz w:val="18"/>
              </w:rPr>
              <w:t>DFARS</w:t>
            </w:r>
            <w:r>
              <w:rPr>
                <w:spacing w:val="-10"/>
                <w:sz w:val="18"/>
              </w:rPr>
              <w:t xml:space="preserve"> </w:t>
            </w:r>
            <w:r>
              <w:rPr>
                <w:sz w:val="18"/>
              </w:rPr>
              <w:t>252.203-</w:t>
            </w:r>
            <w:r>
              <w:rPr>
                <w:spacing w:val="-4"/>
                <w:sz w:val="18"/>
              </w:rPr>
              <w:t>7001</w:t>
            </w:r>
          </w:p>
        </w:tc>
        <w:tc>
          <w:tcPr>
            <w:tcW w:w="8190" w:type="dxa"/>
          </w:tcPr>
          <w:p w14:paraId="3212EFAA" w14:textId="77777777" w:rsidR="00F27A5B" w:rsidRDefault="00000000">
            <w:pPr>
              <w:pStyle w:val="TableParagraph"/>
              <w:spacing w:before="17" w:line="230" w:lineRule="auto"/>
              <w:ind w:right="93"/>
              <w:rPr>
                <w:sz w:val="18"/>
              </w:rPr>
            </w:pPr>
            <w:r>
              <w:rPr>
                <w:sz w:val="18"/>
              </w:rPr>
              <w:t>Prohibition</w:t>
            </w:r>
            <w:r>
              <w:rPr>
                <w:spacing w:val="-10"/>
                <w:sz w:val="18"/>
              </w:rPr>
              <w:t xml:space="preserve"> </w:t>
            </w:r>
            <w:r>
              <w:rPr>
                <w:sz w:val="18"/>
              </w:rPr>
              <w:t>on</w:t>
            </w:r>
            <w:r>
              <w:rPr>
                <w:spacing w:val="-9"/>
                <w:sz w:val="18"/>
              </w:rPr>
              <w:t xml:space="preserve"> </w:t>
            </w:r>
            <w:r>
              <w:rPr>
                <w:sz w:val="18"/>
              </w:rPr>
              <w:t>Persons</w:t>
            </w:r>
            <w:r>
              <w:rPr>
                <w:spacing w:val="-9"/>
                <w:sz w:val="18"/>
              </w:rPr>
              <w:t xml:space="preserve"> </w:t>
            </w:r>
            <w:r>
              <w:rPr>
                <w:sz w:val="18"/>
              </w:rPr>
              <w:t>Convicted</w:t>
            </w:r>
            <w:r>
              <w:rPr>
                <w:spacing w:val="-9"/>
                <w:sz w:val="18"/>
              </w:rPr>
              <w:t xml:space="preserve"> </w:t>
            </w:r>
            <w:r>
              <w:rPr>
                <w:sz w:val="18"/>
              </w:rPr>
              <w:t>of</w:t>
            </w:r>
            <w:r>
              <w:rPr>
                <w:spacing w:val="-9"/>
                <w:sz w:val="18"/>
              </w:rPr>
              <w:t xml:space="preserve"> </w:t>
            </w:r>
            <w:r>
              <w:rPr>
                <w:sz w:val="18"/>
              </w:rPr>
              <w:t>Fraud</w:t>
            </w:r>
            <w:r>
              <w:rPr>
                <w:spacing w:val="-10"/>
                <w:sz w:val="18"/>
              </w:rPr>
              <w:t xml:space="preserve"> </w:t>
            </w:r>
            <w:r>
              <w:rPr>
                <w:sz w:val="18"/>
              </w:rPr>
              <w:t>or</w:t>
            </w:r>
            <w:r>
              <w:rPr>
                <w:spacing w:val="-9"/>
                <w:sz w:val="18"/>
              </w:rPr>
              <w:t xml:space="preserve"> </w:t>
            </w:r>
            <w:r>
              <w:rPr>
                <w:sz w:val="18"/>
              </w:rPr>
              <w:t>Other</w:t>
            </w:r>
            <w:r>
              <w:rPr>
                <w:spacing w:val="-9"/>
                <w:sz w:val="18"/>
              </w:rPr>
              <w:t xml:space="preserve"> </w:t>
            </w:r>
            <w:r>
              <w:rPr>
                <w:sz w:val="18"/>
              </w:rPr>
              <w:t>Defense</w:t>
            </w:r>
            <w:r>
              <w:rPr>
                <w:spacing w:val="-9"/>
                <w:sz w:val="18"/>
              </w:rPr>
              <w:t xml:space="preserve"> </w:t>
            </w:r>
            <w:r>
              <w:rPr>
                <w:sz w:val="18"/>
              </w:rPr>
              <w:t>Contract-Related</w:t>
            </w:r>
            <w:r>
              <w:rPr>
                <w:spacing w:val="-10"/>
                <w:sz w:val="18"/>
              </w:rPr>
              <w:t xml:space="preserve"> </w:t>
            </w:r>
            <w:r>
              <w:rPr>
                <w:sz w:val="18"/>
              </w:rPr>
              <w:t>Felonies</w:t>
            </w:r>
            <w:r>
              <w:rPr>
                <w:spacing w:val="-9"/>
                <w:sz w:val="18"/>
              </w:rPr>
              <w:t xml:space="preserve"> </w:t>
            </w:r>
            <w:r>
              <w:rPr>
                <w:sz w:val="18"/>
              </w:rPr>
              <w:t>[Dec</w:t>
            </w:r>
            <w:r>
              <w:rPr>
                <w:spacing w:val="-9"/>
                <w:sz w:val="18"/>
              </w:rPr>
              <w:t xml:space="preserve"> </w:t>
            </w:r>
            <w:r>
              <w:rPr>
                <w:sz w:val="18"/>
              </w:rPr>
              <w:t>2008]</w:t>
            </w:r>
            <w:r>
              <w:rPr>
                <w:spacing w:val="-10"/>
                <w:sz w:val="18"/>
              </w:rPr>
              <w:t xml:space="preserve"> </w:t>
            </w:r>
            <w:r>
              <w:rPr>
                <w:sz w:val="18"/>
              </w:rPr>
              <w:t>(Applicable to</w:t>
            </w:r>
            <w:r>
              <w:rPr>
                <w:spacing w:val="45"/>
                <w:sz w:val="18"/>
              </w:rPr>
              <w:t xml:space="preserve"> </w:t>
            </w:r>
            <w:r>
              <w:rPr>
                <w:sz w:val="18"/>
              </w:rPr>
              <w:t>all</w:t>
            </w:r>
            <w:r>
              <w:rPr>
                <w:spacing w:val="44"/>
                <w:sz w:val="18"/>
              </w:rPr>
              <w:t xml:space="preserve"> </w:t>
            </w:r>
            <w:r>
              <w:rPr>
                <w:sz w:val="18"/>
              </w:rPr>
              <w:t>first-tier</w:t>
            </w:r>
            <w:r>
              <w:rPr>
                <w:spacing w:val="42"/>
                <w:sz w:val="18"/>
              </w:rPr>
              <w:t xml:space="preserve"> </w:t>
            </w:r>
            <w:r>
              <w:rPr>
                <w:sz w:val="18"/>
              </w:rPr>
              <w:t>Purchase</w:t>
            </w:r>
            <w:r>
              <w:rPr>
                <w:spacing w:val="45"/>
                <w:sz w:val="18"/>
              </w:rPr>
              <w:t xml:space="preserve"> </w:t>
            </w:r>
            <w:r>
              <w:rPr>
                <w:sz w:val="18"/>
              </w:rPr>
              <w:t>Orders</w:t>
            </w:r>
            <w:r>
              <w:rPr>
                <w:spacing w:val="44"/>
                <w:sz w:val="18"/>
              </w:rPr>
              <w:t xml:space="preserve"> </w:t>
            </w:r>
            <w:r>
              <w:rPr>
                <w:sz w:val="18"/>
              </w:rPr>
              <w:t>exceeding</w:t>
            </w:r>
            <w:r>
              <w:rPr>
                <w:spacing w:val="44"/>
                <w:sz w:val="18"/>
              </w:rPr>
              <w:t xml:space="preserve"> </w:t>
            </w:r>
            <w:r>
              <w:rPr>
                <w:sz w:val="18"/>
              </w:rPr>
              <w:t>the</w:t>
            </w:r>
            <w:r>
              <w:rPr>
                <w:spacing w:val="44"/>
                <w:sz w:val="18"/>
              </w:rPr>
              <w:t xml:space="preserve"> </w:t>
            </w:r>
            <w:r>
              <w:rPr>
                <w:sz w:val="18"/>
              </w:rPr>
              <w:t>simplified</w:t>
            </w:r>
            <w:r>
              <w:rPr>
                <w:spacing w:val="43"/>
                <w:sz w:val="18"/>
              </w:rPr>
              <w:t xml:space="preserve"> </w:t>
            </w:r>
            <w:r>
              <w:rPr>
                <w:sz w:val="18"/>
              </w:rPr>
              <w:t>acquisition</w:t>
            </w:r>
            <w:r>
              <w:rPr>
                <w:spacing w:val="44"/>
                <w:sz w:val="18"/>
              </w:rPr>
              <w:t xml:space="preserve"> </w:t>
            </w:r>
            <w:r>
              <w:rPr>
                <w:sz w:val="18"/>
              </w:rPr>
              <w:t>threshold</w:t>
            </w:r>
            <w:r>
              <w:rPr>
                <w:spacing w:val="45"/>
                <w:sz w:val="18"/>
              </w:rPr>
              <w:t xml:space="preserve"> </w:t>
            </w:r>
            <w:r>
              <w:rPr>
                <w:sz w:val="18"/>
              </w:rPr>
              <w:t>in</w:t>
            </w:r>
            <w:r>
              <w:rPr>
                <w:spacing w:val="44"/>
                <w:sz w:val="18"/>
              </w:rPr>
              <w:t xml:space="preserve"> </w:t>
            </w:r>
            <w:r>
              <w:rPr>
                <w:sz w:val="18"/>
              </w:rPr>
              <w:t>Part</w:t>
            </w:r>
            <w:r>
              <w:rPr>
                <w:spacing w:val="44"/>
                <w:sz w:val="18"/>
              </w:rPr>
              <w:t xml:space="preserve"> </w:t>
            </w:r>
            <w:r>
              <w:rPr>
                <w:sz w:val="18"/>
              </w:rPr>
              <w:t>2</w:t>
            </w:r>
            <w:r>
              <w:rPr>
                <w:spacing w:val="45"/>
                <w:sz w:val="18"/>
              </w:rPr>
              <w:t xml:space="preserve"> </w:t>
            </w:r>
            <w:r>
              <w:rPr>
                <w:sz w:val="18"/>
              </w:rPr>
              <w:t>of</w:t>
            </w:r>
            <w:r>
              <w:rPr>
                <w:spacing w:val="42"/>
                <w:sz w:val="18"/>
              </w:rPr>
              <w:t xml:space="preserve"> </w:t>
            </w:r>
            <w:r>
              <w:rPr>
                <w:sz w:val="18"/>
              </w:rPr>
              <w:t>the</w:t>
            </w:r>
            <w:r>
              <w:rPr>
                <w:spacing w:val="46"/>
                <w:sz w:val="18"/>
              </w:rPr>
              <w:t xml:space="preserve"> </w:t>
            </w:r>
            <w:r>
              <w:rPr>
                <w:spacing w:val="-2"/>
                <w:sz w:val="18"/>
              </w:rPr>
              <w:t>Federal</w:t>
            </w:r>
          </w:p>
          <w:p w14:paraId="3212EFAB" w14:textId="77777777" w:rsidR="00F27A5B" w:rsidRDefault="00000000">
            <w:pPr>
              <w:pStyle w:val="TableParagraph"/>
              <w:spacing w:before="0" w:line="183" w:lineRule="exact"/>
              <w:rPr>
                <w:sz w:val="18"/>
              </w:rPr>
            </w:pPr>
            <w:r>
              <w:rPr>
                <w:sz w:val="18"/>
              </w:rPr>
              <w:t>Acquisition</w:t>
            </w:r>
            <w:r>
              <w:rPr>
                <w:spacing w:val="-3"/>
                <w:sz w:val="18"/>
              </w:rPr>
              <w:t xml:space="preserve"> </w:t>
            </w:r>
            <w:r>
              <w:rPr>
                <w:sz w:val="18"/>
              </w:rPr>
              <w:t>Regulation,</w:t>
            </w:r>
            <w:r>
              <w:rPr>
                <w:spacing w:val="-1"/>
                <w:sz w:val="18"/>
              </w:rPr>
              <w:t xml:space="preserve"> </w:t>
            </w:r>
            <w:r>
              <w:rPr>
                <w:sz w:val="18"/>
              </w:rPr>
              <w:t>except</w:t>
            </w:r>
            <w:r>
              <w:rPr>
                <w:spacing w:val="-2"/>
                <w:sz w:val="18"/>
              </w:rPr>
              <w:t xml:space="preserve"> </w:t>
            </w:r>
            <w:r>
              <w:rPr>
                <w:sz w:val="18"/>
              </w:rPr>
              <w:t>those</w:t>
            </w:r>
            <w:r>
              <w:rPr>
                <w:spacing w:val="-1"/>
                <w:sz w:val="18"/>
              </w:rPr>
              <w:t xml:space="preserve"> </w:t>
            </w:r>
            <w:r>
              <w:rPr>
                <w:sz w:val="18"/>
              </w:rPr>
              <w:t>for</w:t>
            </w:r>
            <w:r>
              <w:rPr>
                <w:spacing w:val="-2"/>
                <w:sz w:val="18"/>
              </w:rPr>
              <w:t xml:space="preserve"> </w:t>
            </w:r>
            <w:r>
              <w:rPr>
                <w:sz w:val="18"/>
              </w:rPr>
              <w:t>commercial</w:t>
            </w:r>
            <w:r>
              <w:rPr>
                <w:spacing w:val="-1"/>
                <w:sz w:val="18"/>
              </w:rPr>
              <w:t xml:space="preserve"> </w:t>
            </w:r>
            <w:r>
              <w:rPr>
                <w:sz w:val="18"/>
              </w:rPr>
              <w:t>items</w:t>
            </w:r>
            <w:r>
              <w:rPr>
                <w:spacing w:val="-3"/>
                <w:sz w:val="18"/>
              </w:rPr>
              <w:t xml:space="preserve"> </w:t>
            </w:r>
            <w:r>
              <w:rPr>
                <w:sz w:val="18"/>
              </w:rPr>
              <w:t>or</w:t>
            </w:r>
            <w:r>
              <w:rPr>
                <w:spacing w:val="-2"/>
                <w:sz w:val="18"/>
              </w:rPr>
              <w:t xml:space="preserve"> components)</w:t>
            </w:r>
          </w:p>
        </w:tc>
      </w:tr>
      <w:tr w:rsidR="00F27A5B" w14:paraId="3212EFAF" w14:textId="77777777">
        <w:trPr>
          <w:trHeight w:val="216"/>
        </w:trPr>
        <w:tc>
          <w:tcPr>
            <w:tcW w:w="1890" w:type="dxa"/>
          </w:tcPr>
          <w:p w14:paraId="3212EFAD" w14:textId="77777777" w:rsidR="00F27A5B" w:rsidRDefault="00000000">
            <w:pPr>
              <w:pStyle w:val="TableParagraph"/>
              <w:spacing w:line="187" w:lineRule="exact"/>
              <w:ind w:left="96" w:right="126"/>
              <w:jc w:val="center"/>
              <w:rPr>
                <w:sz w:val="18"/>
              </w:rPr>
            </w:pPr>
            <w:r>
              <w:rPr>
                <w:sz w:val="18"/>
              </w:rPr>
              <w:t>DFARS</w:t>
            </w:r>
            <w:r>
              <w:rPr>
                <w:spacing w:val="1"/>
                <w:sz w:val="18"/>
              </w:rPr>
              <w:t xml:space="preserve"> </w:t>
            </w:r>
            <w:r>
              <w:rPr>
                <w:sz w:val="18"/>
              </w:rPr>
              <w:t>252.203-</w:t>
            </w:r>
            <w:r>
              <w:rPr>
                <w:spacing w:val="-4"/>
                <w:sz w:val="18"/>
              </w:rPr>
              <w:t>7002</w:t>
            </w:r>
          </w:p>
        </w:tc>
        <w:tc>
          <w:tcPr>
            <w:tcW w:w="8190" w:type="dxa"/>
          </w:tcPr>
          <w:p w14:paraId="3212EFAE" w14:textId="77777777" w:rsidR="00F27A5B" w:rsidRDefault="00000000">
            <w:pPr>
              <w:pStyle w:val="TableParagraph"/>
              <w:spacing w:line="187" w:lineRule="exact"/>
              <w:ind w:left="109"/>
              <w:rPr>
                <w:sz w:val="18"/>
              </w:rPr>
            </w:pPr>
            <w:r>
              <w:rPr>
                <w:sz w:val="18"/>
              </w:rPr>
              <w:t>Requirement</w:t>
            </w:r>
            <w:r>
              <w:rPr>
                <w:spacing w:val="-1"/>
                <w:sz w:val="18"/>
              </w:rPr>
              <w:t xml:space="preserve"> </w:t>
            </w:r>
            <w:r>
              <w:rPr>
                <w:sz w:val="18"/>
              </w:rPr>
              <w:t>to</w:t>
            </w:r>
            <w:r>
              <w:rPr>
                <w:spacing w:val="-2"/>
                <w:sz w:val="18"/>
              </w:rPr>
              <w:t xml:space="preserve"> </w:t>
            </w:r>
            <w:r>
              <w:rPr>
                <w:sz w:val="18"/>
              </w:rPr>
              <w:t>Inform</w:t>
            </w:r>
            <w:r>
              <w:rPr>
                <w:spacing w:val="-1"/>
                <w:sz w:val="18"/>
              </w:rPr>
              <w:t xml:space="preserve"> </w:t>
            </w:r>
            <w:r>
              <w:rPr>
                <w:sz w:val="18"/>
              </w:rPr>
              <w:t>Employees</w:t>
            </w:r>
            <w:r>
              <w:rPr>
                <w:spacing w:val="-1"/>
                <w:sz w:val="18"/>
              </w:rPr>
              <w:t xml:space="preserve"> </w:t>
            </w:r>
            <w:r>
              <w:rPr>
                <w:sz w:val="18"/>
              </w:rPr>
              <w:t>of</w:t>
            </w:r>
            <w:r>
              <w:rPr>
                <w:spacing w:val="-2"/>
                <w:sz w:val="18"/>
              </w:rPr>
              <w:t xml:space="preserve"> </w:t>
            </w:r>
            <w:r>
              <w:rPr>
                <w:sz w:val="18"/>
              </w:rPr>
              <w:t>Whistleblower</w:t>
            </w:r>
            <w:r>
              <w:rPr>
                <w:spacing w:val="-1"/>
                <w:sz w:val="18"/>
              </w:rPr>
              <w:t xml:space="preserve"> </w:t>
            </w:r>
            <w:r>
              <w:rPr>
                <w:sz w:val="18"/>
              </w:rPr>
              <w:t>Rights</w:t>
            </w:r>
            <w:r>
              <w:rPr>
                <w:spacing w:val="-1"/>
                <w:sz w:val="18"/>
              </w:rPr>
              <w:t xml:space="preserve"> </w:t>
            </w:r>
            <w:r>
              <w:rPr>
                <w:sz w:val="18"/>
              </w:rPr>
              <w:t>[Sep</w:t>
            </w:r>
            <w:r>
              <w:rPr>
                <w:spacing w:val="-2"/>
                <w:sz w:val="18"/>
              </w:rPr>
              <w:t xml:space="preserve"> </w:t>
            </w:r>
            <w:r>
              <w:rPr>
                <w:sz w:val="18"/>
              </w:rPr>
              <w:t>2013]</w:t>
            </w:r>
            <w:r>
              <w:rPr>
                <w:spacing w:val="-1"/>
                <w:sz w:val="18"/>
              </w:rPr>
              <w:t xml:space="preserve"> </w:t>
            </w:r>
            <w:r>
              <w:rPr>
                <w:sz w:val="18"/>
              </w:rPr>
              <w:t>(Applicable</w:t>
            </w:r>
            <w:r>
              <w:rPr>
                <w:spacing w:val="-2"/>
                <w:sz w:val="18"/>
              </w:rPr>
              <w:t xml:space="preserve"> </w:t>
            </w:r>
            <w:r>
              <w:rPr>
                <w:sz w:val="18"/>
              </w:rPr>
              <w:t>to</w:t>
            </w:r>
            <w:r>
              <w:rPr>
                <w:spacing w:val="-2"/>
                <w:sz w:val="18"/>
              </w:rPr>
              <w:t xml:space="preserve"> </w:t>
            </w:r>
            <w:r>
              <w:rPr>
                <w:sz w:val="18"/>
              </w:rPr>
              <w:t>all</w:t>
            </w:r>
            <w:r>
              <w:rPr>
                <w:spacing w:val="-1"/>
                <w:sz w:val="18"/>
              </w:rPr>
              <w:t xml:space="preserve"> </w:t>
            </w:r>
            <w:r>
              <w:rPr>
                <w:sz w:val="18"/>
              </w:rPr>
              <w:t xml:space="preserve">Purchase </w:t>
            </w:r>
            <w:r>
              <w:rPr>
                <w:spacing w:val="-2"/>
                <w:sz w:val="18"/>
              </w:rPr>
              <w:t>Orders)</w:t>
            </w:r>
          </w:p>
        </w:tc>
      </w:tr>
      <w:tr w:rsidR="00F27A5B" w14:paraId="3212EFB2" w14:textId="77777777">
        <w:trPr>
          <w:trHeight w:val="417"/>
        </w:trPr>
        <w:tc>
          <w:tcPr>
            <w:tcW w:w="1890" w:type="dxa"/>
          </w:tcPr>
          <w:p w14:paraId="3212EFB0" w14:textId="77777777" w:rsidR="00F27A5B" w:rsidRDefault="00000000">
            <w:pPr>
              <w:pStyle w:val="TableParagraph"/>
              <w:ind w:left="95" w:right="126"/>
              <w:jc w:val="center"/>
              <w:rPr>
                <w:sz w:val="18"/>
              </w:rPr>
            </w:pPr>
            <w:r>
              <w:rPr>
                <w:sz w:val="18"/>
              </w:rPr>
              <w:t>DFARS</w:t>
            </w:r>
            <w:r>
              <w:rPr>
                <w:spacing w:val="-10"/>
                <w:sz w:val="18"/>
              </w:rPr>
              <w:t xml:space="preserve"> </w:t>
            </w:r>
            <w:r>
              <w:rPr>
                <w:sz w:val="18"/>
              </w:rPr>
              <w:t>252.203-</w:t>
            </w:r>
            <w:r>
              <w:rPr>
                <w:spacing w:val="-4"/>
                <w:sz w:val="18"/>
              </w:rPr>
              <w:t>7004</w:t>
            </w:r>
          </w:p>
        </w:tc>
        <w:tc>
          <w:tcPr>
            <w:tcW w:w="8190" w:type="dxa"/>
          </w:tcPr>
          <w:p w14:paraId="3212EFB1" w14:textId="77777777" w:rsidR="00F27A5B" w:rsidRDefault="00000000">
            <w:pPr>
              <w:pStyle w:val="TableParagraph"/>
              <w:spacing w:before="0" w:line="200" w:lineRule="exact"/>
              <w:ind w:hanging="1"/>
              <w:rPr>
                <w:sz w:val="18"/>
              </w:rPr>
            </w:pPr>
            <w:r>
              <w:rPr>
                <w:sz w:val="18"/>
              </w:rPr>
              <w:t>Display of Hotline Posters [Aug 2019] (Applicable to Purchase Orders that exceed the threshold in DFARS 203.1004(b)(2)(ii), except for Purchase Orders for commercial items)</w:t>
            </w:r>
          </w:p>
        </w:tc>
      </w:tr>
      <w:tr w:rsidR="00F27A5B" w14:paraId="3212EFB5" w14:textId="77777777">
        <w:trPr>
          <w:trHeight w:val="216"/>
        </w:trPr>
        <w:tc>
          <w:tcPr>
            <w:tcW w:w="1890" w:type="dxa"/>
          </w:tcPr>
          <w:p w14:paraId="3212EFB3" w14:textId="77777777" w:rsidR="00F27A5B" w:rsidRDefault="00000000">
            <w:pPr>
              <w:pStyle w:val="TableParagraph"/>
              <w:spacing w:line="187" w:lineRule="exact"/>
              <w:ind w:left="96" w:right="126"/>
              <w:jc w:val="center"/>
              <w:rPr>
                <w:sz w:val="18"/>
              </w:rPr>
            </w:pPr>
            <w:r>
              <w:rPr>
                <w:sz w:val="18"/>
              </w:rPr>
              <w:t>DFARS</w:t>
            </w:r>
            <w:r>
              <w:rPr>
                <w:spacing w:val="1"/>
                <w:sz w:val="18"/>
              </w:rPr>
              <w:t xml:space="preserve"> </w:t>
            </w:r>
            <w:r>
              <w:rPr>
                <w:sz w:val="18"/>
              </w:rPr>
              <w:t>252.204-</w:t>
            </w:r>
            <w:r>
              <w:rPr>
                <w:spacing w:val="-4"/>
                <w:sz w:val="18"/>
              </w:rPr>
              <w:t>7000</w:t>
            </w:r>
          </w:p>
        </w:tc>
        <w:tc>
          <w:tcPr>
            <w:tcW w:w="8190" w:type="dxa"/>
          </w:tcPr>
          <w:p w14:paraId="3212EFB4" w14:textId="77777777" w:rsidR="00F27A5B" w:rsidRDefault="00000000">
            <w:pPr>
              <w:pStyle w:val="TableParagraph"/>
              <w:spacing w:line="187" w:lineRule="exact"/>
              <w:ind w:left="109"/>
              <w:rPr>
                <w:sz w:val="18"/>
              </w:rPr>
            </w:pPr>
            <w:r>
              <w:rPr>
                <w:sz w:val="18"/>
              </w:rPr>
              <w:t>Disclosure</w:t>
            </w:r>
            <w:r>
              <w:rPr>
                <w:spacing w:val="-4"/>
                <w:sz w:val="18"/>
              </w:rPr>
              <w:t xml:space="preserve"> </w:t>
            </w:r>
            <w:r>
              <w:rPr>
                <w:sz w:val="18"/>
              </w:rPr>
              <w:t>of</w:t>
            </w:r>
            <w:r>
              <w:rPr>
                <w:spacing w:val="-5"/>
                <w:sz w:val="18"/>
              </w:rPr>
              <w:t xml:space="preserve"> </w:t>
            </w:r>
            <w:r>
              <w:rPr>
                <w:sz w:val="18"/>
              </w:rPr>
              <w:t>Information</w:t>
            </w:r>
            <w:r>
              <w:rPr>
                <w:spacing w:val="-4"/>
                <w:sz w:val="18"/>
              </w:rPr>
              <w:t xml:space="preserve"> </w:t>
            </w:r>
            <w:r>
              <w:rPr>
                <w:sz w:val="18"/>
              </w:rPr>
              <w:t>[Oct</w:t>
            </w:r>
            <w:r>
              <w:rPr>
                <w:spacing w:val="-4"/>
                <w:sz w:val="18"/>
              </w:rPr>
              <w:t xml:space="preserve"> </w:t>
            </w:r>
            <w:r>
              <w:rPr>
                <w:sz w:val="18"/>
              </w:rPr>
              <w:t>2016]</w:t>
            </w:r>
            <w:r>
              <w:rPr>
                <w:spacing w:val="-4"/>
                <w:sz w:val="18"/>
              </w:rPr>
              <w:t xml:space="preserve"> </w:t>
            </w:r>
            <w:r>
              <w:rPr>
                <w:sz w:val="18"/>
              </w:rPr>
              <w:t>(Applicable</w:t>
            </w:r>
            <w:r>
              <w:rPr>
                <w:spacing w:val="-4"/>
                <w:sz w:val="18"/>
              </w:rPr>
              <w:t xml:space="preserve"> </w:t>
            </w:r>
            <w:r>
              <w:rPr>
                <w:sz w:val="18"/>
              </w:rPr>
              <w:t>to</w:t>
            </w:r>
            <w:r>
              <w:rPr>
                <w:spacing w:val="-4"/>
                <w:sz w:val="18"/>
              </w:rPr>
              <w:t xml:space="preserve"> </w:t>
            </w:r>
            <w:r>
              <w:rPr>
                <w:sz w:val="18"/>
              </w:rPr>
              <w:t>all</w:t>
            </w:r>
            <w:r>
              <w:rPr>
                <w:spacing w:val="-4"/>
                <w:sz w:val="18"/>
              </w:rPr>
              <w:t xml:space="preserve"> </w:t>
            </w:r>
            <w:r>
              <w:rPr>
                <w:sz w:val="18"/>
              </w:rPr>
              <w:t>Purchase</w:t>
            </w:r>
            <w:r>
              <w:rPr>
                <w:spacing w:val="-4"/>
                <w:sz w:val="18"/>
              </w:rPr>
              <w:t xml:space="preserve"> </w:t>
            </w:r>
            <w:r>
              <w:rPr>
                <w:spacing w:val="-2"/>
                <w:sz w:val="18"/>
              </w:rPr>
              <w:t>Orders)</w:t>
            </w:r>
          </w:p>
        </w:tc>
      </w:tr>
      <w:tr w:rsidR="00F27A5B" w14:paraId="3212EFB9" w14:textId="77777777">
        <w:trPr>
          <w:trHeight w:val="816"/>
        </w:trPr>
        <w:tc>
          <w:tcPr>
            <w:tcW w:w="1890" w:type="dxa"/>
          </w:tcPr>
          <w:p w14:paraId="3212EFB6" w14:textId="77777777" w:rsidR="00F27A5B" w:rsidRDefault="00000000">
            <w:pPr>
              <w:pStyle w:val="TableParagraph"/>
              <w:ind w:left="96" w:right="126"/>
              <w:jc w:val="center"/>
              <w:rPr>
                <w:sz w:val="18"/>
              </w:rPr>
            </w:pPr>
            <w:r>
              <w:rPr>
                <w:sz w:val="18"/>
              </w:rPr>
              <w:t>DFARS</w:t>
            </w:r>
            <w:r>
              <w:rPr>
                <w:spacing w:val="-2"/>
                <w:sz w:val="18"/>
              </w:rPr>
              <w:t xml:space="preserve"> </w:t>
            </w:r>
            <w:r>
              <w:rPr>
                <w:sz w:val="18"/>
              </w:rPr>
              <w:t>252.204-</w:t>
            </w:r>
            <w:r>
              <w:rPr>
                <w:spacing w:val="-4"/>
                <w:sz w:val="18"/>
              </w:rPr>
              <w:t>7009</w:t>
            </w:r>
          </w:p>
        </w:tc>
        <w:tc>
          <w:tcPr>
            <w:tcW w:w="8190" w:type="dxa"/>
          </w:tcPr>
          <w:p w14:paraId="3212EFB7" w14:textId="77777777" w:rsidR="00F27A5B" w:rsidRDefault="00000000">
            <w:pPr>
              <w:pStyle w:val="TableParagraph"/>
              <w:spacing w:before="14" w:line="232" w:lineRule="auto"/>
              <w:ind w:firstLine="1"/>
              <w:rPr>
                <w:sz w:val="18"/>
              </w:rPr>
            </w:pPr>
            <w:r>
              <w:rPr>
                <w:sz w:val="18"/>
              </w:rPr>
              <w:t>Limitations</w:t>
            </w:r>
            <w:r>
              <w:rPr>
                <w:spacing w:val="-12"/>
                <w:sz w:val="18"/>
              </w:rPr>
              <w:t xml:space="preserve"> </w:t>
            </w:r>
            <w:r>
              <w:rPr>
                <w:sz w:val="18"/>
              </w:rPr>
              <w:t>on</w:t>
            </w:r>
            <w:r>
              <w:rPr>
                <w:spacing w:val="-11"/>
                <w:sz w:val="18"/>
              </w:rPr>
              <w:t xml:space="preserve"> </w:t>
            </w:r>
            <w:r>
              <w:rPr>
                <w:sz w:val="18"/>
              </w:rPr>
              <w:t>the</w:t>
            </w:r>
            <w:r>
              <w:rPr>
                <w:spacing w:val="-11"/>
                <w:sz w:val="18"/>
              </w:rPr>
              <w:t xml:space="preserve"> </w:t>
            </w:r>
            <w:r>
              <w:rPr>
                <w:sz w:val="18"/>
              </w:rPr>
              <w:t>Use</w:t>
            </w:r>
            <w:r>
              <w:rPr>
                <w:spacing w:val="-11"/>
                <w:sz w:val="18"/>
              </w:rPr>
              <w:t xml:space="preserve"> </w:t>
            </w:r>
            <w:r>
              <w:rPr>
                <w:sz w:val="18"/>
              </w:rPr>
              <w:t>or</w:t>
            </w:r>
            <w:r>
              <w:rPr>
                <w:spacing w:val="-12"/>
                <w:sz w:val="18"/>
              </w:rPr>
              <w:t xml:space="preserve"> </w:t>
            </w:r>
            <w:r>
              <w:rPr>
                <w:sz w:val="18"/>
              </w:rPr>
              <w:t>Disclosure</w:t>
            </w:r>
            <w:r>
              <w:rPr>
                <w:spacing w:val="-11"/>
                <w:sz w:val="18"/>
              </w:rPr>
              <w:t xml:space="preserve"> </w:t>
            </w:r>
            <w:r>
              <w:rPr>
                <w:sz w:val="18"/>
              </w:rPr>
              <w:t>of</w:t>
            </w:r>
            <w:r>
              <w:rPr>
                <w:spacing w:val="-11"/>
                <w:sz w:val="18"/>
              </w:rPr>
              <w:t xml:space="preserve"> </w:t>
            </w:r>
            <w:r>
              <w:rPr>
                <w:sz w:val="18"/>
              </w:rPr>
              <w:t>Third-Party</w:t>
            </w:r>
            <w:r>
              <w:rPr>
                <w:spacing w:val="-11"/>
                <w:sz w:val="18"/>
              </w:rPr>
              <w:t xml:space="preserve"> </w:t>
            </w:r>
            <w:r>
              <w:rPr>
                <w:sz w:val="18"/>
              </w:rPr>
              <w:t>Contractor</w:t>
            </w:r>
            <w:r>
              <w:rPr>
                <w:spacing w:val="-12"/>
                <w:sz w:val="18"/>
              </w:rPr>
              <w:t xml:space="preserve"> </w:t>
            </w:r>
            <w:r>
              <w:rPr>
                <w:sz w:val="18"/>
              </w:rPr>
              <w:t>Reported</w:t>
            </w:r>
            <w:r>
              <w:rPr>
                <w:spacing w:val="-11"/>
                <w:sz w:val="18"/>
              </w:rPr>
              <w:t xml:space="preserve"> </w:t>
            </w:r>
            <w:r>
              <w:rPr>
                <w:sz w:val="18"/>
              </w:rPr>
              <w:t>Cyber</w:t>
            </w:r>
            <w:r>
              <w:rPr>
                <w:spacing w:val="-11"/>
                <w:sz w:val="18"/>
              </w:rPr>
              <w:t xml:space="preserve"> </w:t>
            </w:r>
            <w:r>
              <w:rPr>
                <w:sz w:val="18"/>
              </w:rPr>
              <w:t>Incident</w:t>
            </w:r>
            <w:r>
              <w:rPr>
                <w:spacing w:val="-11"/>
                <w:sz w:val="18"/>
              </w:rPr>
              <w:t xml:space="preserve"> </w:t>
            </w:r>
            <w:r>
              <w:rPr>
                <w:sz w:val="18"/>
              </w:rPr>
              <w:t>Information</w:t>
            </w:r>
            <w:r>
              <w:rPr>
                <w:spacing w:val="-12"/>
                <w:sz w:val="18"/>
              </w:rPr>
              <w:t xml:space="preserve"> </w:t>
            </w:r>
            <w:r>
              <w:rPr>
                <w:sz w:val="18"/>
              </w:rPr>
              <w:t>[Oct</w:t>
            </w:r>
            <w:r>
              <w:rPr>
                <w:spacing w:val="-11"/>
                <w:sz w:val="18"/>
              </w:rPr>
              <w:t xml:space="preserve"> </w:t>
            </w:r>
            <w:r>
              <w:rPr>
                <w:sz w:val="18"/>
              </w:rPr>
              <w:t>2016] (Applicable</w:t>
            </w:r>
            <w:r>
              <w:rPr>
                <w:spacing w:val="26"/>
                <w:sz w:val="18"/>
              </w:rPr>
              <w:t xml:space="preserve"> </w:t>
            </w:r>
            <w:r>
              <w:rPr>
                <w:sz w:val="18"/>
              </w:rPr>
              <w:t>to</w:t>
            </w:r>
            <w:r>
              <w:rPr>
                <w:spacing w:val="23"/>
                <w:sz w:val="18"/>
              </w:rPr>
              <w:t xml:space="preserve"> </w:t>
            </w:r>
            <w:r>
              <w:rPr>
                <w:sz w:val="18"/>
              </w:rPr>
              <w:t>Purchase</w:t>
            </w:r>
            <w:r>
              <w:rPr>
                <w:spacing w:val="26"/>
                <w:sz w:val="18"/>
              </w:rPr>
              <w:t xml:space="preserve"> </w:t>
            </w:r>
            <w:r>
              <w:rPr>
                <w:sz w:val="18"/>
              </w:rPr>
              <w:t>orders</w:t>
            </w:r>
            <w:r>
              <w:rPr>
                <w:spacing w:val="25"/>
                <w:sz w:val="18"/>
              </w:rPr>
              <w:t xml:space="preserve"> </w:t>
            </w:r>
            <w:r>
              <w:rPr>
                <w:sz w:val="18"/>
              </w:rPr>
              <w:t>including</w:t>
            </w:r>
            <w:r>
              <w:rPr>
                <w:spacing w:val="26"/>
                <w:sz w:val="18"/>
              </w:rPr>
              <w:t xml:space="preserve"> </w:t>
            </w:r>
            <w:r>
              <w:rPr>
                <w:sz w:val="18"/>
              </w:rPr>
              <w:t>solicitations</w:t>
            </w:r>
            <w:r>
              <w:rPr>
                <w:spacing w:val="24"/>
                <w:sz w:val="18"/>
              </w:rPr>
              <w:t xml:space="preserve"> </w:t>
            </w:r>
            <w:r>
              <w:rPr>
                <w:sz w:val="18"/>
              </w:rPr>
              <w:t>and</w:t>
            </w:r>
            <w:r>
              <w:rPr>
                <w:spacing w:val="27"/>
                <w:sz w:val="18"/>
              </w:rPr>
              <w:t xml:space="preserve"> </w:t>
            </w:r>
            <w:r>
              <w:rPr>
                <w:sz w:val="18"/>
              </w:rPr>
              <w:t>contracts</w:t>
            </w:r>
            <w:r>
              <w:rPr>
                <w:spacing w:val="26"/>
                <w:sz w:val="18"/>
              </w:rPr>
              <w:t xml:space="preserve"> </w:t>
            </w:r>
            <w:r>
              <w:rPr>
                <w:sz w:val="18"/>
              </w:rPr>
              <w:t>using</w:t>
            </w:r>
            <w:r>
              <w:rPr>
                <w:spacing w:val="26"/>
                <w:sz w:val="18"/>
              </w:rPr>
              <w:t xml:space="preserve"> </w:t>
            </w:r>
            <w:r>
              <w:rPr>
                <w:sz w:val="18"/>
              </w:rPr>
              <w:t>FAR</w:t>
            </w:r>
            <w:r>
              <w:rPr>
                <w:spacing w:val="25"/>
                <w:sz w:val="18"/>
              </w:rPr>
              <w:t xml:space="preserve"> </w:t>
            </w:r>
            <w:r>
              <w:rPr>
                <w:sz w:val="18"/>
              </w:rPr>
              <w:t>part</w:t>
            </w:r>
            <w:r>
              <w:rPr>
                <w:spacing w:val="27"/>
                <w:sz w:val="18"/>
              </w:rPr>
              <w:t xml:space="preserve"> </w:t>
            </w:r>
            <w:r>
              <w:rPr>
                <w:sz w:val="18"/>
              </w:rPr>
              <w:t>12</w:t>
            </w:r>
            <w:r>
              <w:rPr>
                <w:spacing w:val="26"/>
                <w:sz w:val="18"/>
              </w:rPr>
              <w:t xml:space="preserve"> </w:t>
            </w:r>
            <w:r>
              <w:rPr>
                <w:sz w:val="18"/>
              </w:rPr>
              <w:t>procedures</w:t>
            </w:r>
            <w:r>
              <w:rPr>
                <w:spacing w:val="26"/>
                <w:sz w:val="18"/>
              </w:rPr>
              <w:t xml:space="preserve"> </w:t>
            </w:r>
            <w:r>
              <w:rPr>
                <w:sz w:val="18"/>
              </w:rPr>
              <w:t>for</w:t>
            </w:r>
            <w:r>
              <w:rPr>
                <w:spacing w:val="27"/>
                <w:sz w:val="18"/>
              </w:rPr>
              <w:t xml:space="preserve"> </w:t>
            </w:r>
            <w:r>
              <w:rPr>
                <w:spacing w:val="-5"/>
                <w:sz w:val="18"/>
              </w:rPr>
              <w:t>the</w:t>
            </w:r>
          </w:p>
          <w:p w14:paraId="3212EFB8" w14:textId="77777777" w:rsidR="00F27A5B" w:rsidRDefault="00000000">
            <w:pPr>
              <w:pStyle w:val="TableParagraph"/>
              <w:spacing w:before="0" w:line="200" w:lineRule="exact"/>
              <w:rPr>
                <w:sz w:val="18"/>
              </w:rPr>
            </w:pPr>
            <w:r>
              <w:rPr>
                <w:sz w:val="18"/>
              </w:rPr>
              <w:t>acquisition of commercial items, for services that include support for the Government’s activities related to</w:t>
            </w:r>
            <w:r>
              <w:rPr>
                <w:spacing w:val="40"/>
                <w:sz w:val="18"/>
              </w:rPr>
              <w:t xml:space="preserve"> </w:t>
            </w:r>
            <w:r>
              <w:rPr>
                <w:sz w:val="18"/>
              </w:rPr>
              <w:t>safeguarding covered defense information and cyber incident reporting.</w:t>
            </w:r>
          </w:p>
        </w:tc>
      </w:tr>
      <w:tr w:rsidR="00F27A5B" w14:paraId="3212EFBC" w14:textId="77777777">
        <w:trPr>
          <w:trHeight w:val="617"/>
        </w:trPr>
        <w:tc>
          <w:tcPr>
            <w:tcW w:w="1890" w:type="dxa"/>
          </w:tcPr>
          <w:p w14:paraId="3212EFBA" w14:textId="77777777" w:rsidR="00F27A5B" w:rsidRDefault="00000000">
            <w:pPr>
              <w:pStyle w:val="TableParagraph"/>
              <w:ind w:left="96" w:right="126"/>
              <w:jc w:val="center"/>
              <w:rPr>
                <w:sz w:val="18"/>
              </w:rPr>
            </w:pPr>
            <w:r>
              <w:rPr>
                <w:sz w:val="18"/>
              </w:rPr>
              <w:t>DFARS</w:t>
            </w:r>
            <w:r>
              <w:rPr>
                <w:spacing w:val="-2"/>
                <w:sz w:val="18"/>
              </w:rPr>
              <w:t xml:space="preserve"> </w:t>
            </w:r>
            <w:r>
              <w:rPr>
                <w:sz w:val="18"/>
              </w:rPr>
              <w:t>252.204-</w:t>
            </w:r>
            <w:r>
              <w:rPr>
                <w:spacing w:val="-4"/>
                <w:sz w:val="18"/>
              </w:rPr>
              <w:t>7012</w:t>
            </w:r>
          </w:p>
        </w:tc>
        <w:tc>
          <w:tcPr>
            <w:tcW w:w="8190" w:type="dxa"/>
          </w:tcPr>
          <w:p w14:paraId="3212EFBB" w14:textId="77777777" w:rsidR="00F27A5B" w:rsidRDefault="00000000">
            <w:pPr>
              <w:pStyle w:val="TableParagraph"/>
              <w:spacing w:before="0" w:line="200" w:lineRule="exact"/>
              <w:ind w:right="94"/>
              <w:jc w:val="both"/>
              <w:rPr>
                <w:sz w:val="18"/>
              </w:rPr>
            </w:pPr>
            <w:r>
              <w:rPr>
                <w:sz w:val="18"/>
              </w:rPr>
              <w:t>Safeguarding</w:t>
            </w:r>
            <w:r>
              <w:rPr>
                <w:spacing w:val="-4"/>
                <w:sz w:val="18"/>
              </w:rPr>
              <w:t xml:space="preserve"> </w:t>
            </w:r>
            <w:r>
              <w:rPr>
                <w:sz w:val="18"/>
              </w:rPr>
              <w:t>Covered</w:t>
            </w:r>
            <w:r>
              <w:rPr>
                <w:spacing w:val="-4"/>
                <w:sz w:val="18"/>
              </w:rPr>
              <w:t xml:space="preserve"> </w:t>
            </w:r>
            <w:r>
              <w:rPr>
                <w:sz w:val="18"/>
              </w:rPr>
              <w:t>Defense</w:t>
            </w:r>
            <w:r>
              <w:rPr>
                <w:spacing w:val="-3"/>
                <w:sz w:val="18"/>
              </w:rPr>
              <w:t xml:space="preserve"> </w:t>
            </w:r>
            <w:r>
              <w:rPr>
                <w:sz w:val="18"/>
              </w:rPr>
              <w:t>Information</w:t>
            </w:r>
            <w:r>
              <w:rPr>
                <w:spacing w:val="-4"/>
                <w:sz w:val="18"/>
              </w:rPr>
              <w:t xml:space="preserve"> </w:t>
            </w:r>
            <w:r>
              <w:rPr>
                <w:sz w:val="18"/>
              </w:rPr>
              <w:t>and</w:t>
            </w:r>
            <w:r>
              <w:rPr>
                <w:spacing w:val="-4"/>
                <w:sz w:val="18"/>
              </w:rPr>
              <w:t xml:space="preserve"> </w:t>
            </w:r>
            <w:r>
              <w:rPr>
                <w:sz w:val="18"/>
              </w:rPr>
              <w:t>Cyber</w:t>
            </w:r>
            <w:r>
              <w:rPr>
                <w:spacing w:val="-3"/>
                <w:sz w:val="18"/>
              </w:rPr>
              <w:t xml:space="preserve"> </w:t>
            </w:r>
            <w:r>
              <w:rPr>
                <w:sz w:val="18"/>
              </w:rPr>
              <w:t>Incident</w:t>
            </w:r>
            <w:r>
              <w:rPr>
                <w:spacing w:val="-4"/>
                <w:sz w:val="18"/>
              </w:rPr>
              <w:t xml:space="preserve"> </w:t>
            </w:r>
            <w:r>
              <w:rPr>
                <w:sz w:val="18"/>
              </w:rPr>
              <w:t>Reporting</w:t>
            </w:r>
            <w:r>
              <w:rPr>
                <w:spacing w:val="-4"/>
                <w:sz w:val="18"/>
              </w:rPr>
              <w:t xml:space="preserve"> </w:t>
            </w:r>
            <w:r>
              <w:rPr>
                <w:sz w:val="18"/>
              </w:rPr>
              <w:t>[Dec</w:t>
            </w:r>
            <w:r>
              <w:rPr>
                <w:spacing w:val="-4"/>
                <w:sz w:val="18"/>
              </w:rPr>
              <w:t xml:space="preserve"> </w:t>
            </w:r>
            <w:r>
              <w:rPr>
                <w:sz w:val="18"/>
              </w:rPr>
              <w:t>2019]</w:t>
            </w:r>
            <w:r>
              <w:rPr>
                <w:spacing w:val="-3"/>
                <w:sz w:val="18"/>
              </w:rPr>
              <w:t xml:space="preserve"> </w:t>
            </w:r>
            <w:r>
              <w:rPr>
                <w:sz w:val="18"/>
              </w:rPr>
              <w:t>(Applicable</w:t>
            </w:r>
            <w:r>
              <w:rPr>
                <w:spacing w:val="-4"/>
                <w:sz w:val="18"/>
              </w:rPr>
              <w:t xml:space="preserve"> </w:t>
            </w:r>
            <w:r>
              <w:rPr>
                <w:sz w:val="18"/>
              </w:rPr>
              <w:t>to</w:t>
            </w:r>
            <w:r>
              <w:rPr>
                <w:spacing w:val="-4"/>
                <w:sz w:val="18"/>
              </w:rPr>
              <w:t xml:space="preserve"> </w:t>
            </w:r>
            <w:r>
              <w:rPr>
                <w:sz w:val="18"/>
              </w:rPr>
              <w:t>Purchase Orders for operationally critical support or for which performance will involve covered defense information, including Purchase Orders for commercial items)</w:t>
            </w:r>
          </w:p>
        </w:tc>
      </w:tr>
      <w:tr w:rsidR="00F27A5B" w14:paraId="3212EFBF" w14:textId="77777777">
        <w:trPr>
          <w:trHeight w:val="417"/>
        </w:trPr>
        <w:tc>
          <w:tcPr>
            <w:tcW w:w="1890" w:type="dxa"/>
          </w:tcPr>
          <w:p w14:paraId="3212EFBD" w14:textId="77777777" w:rsidR="00F27A5B" w:rsidRDefault="00000000">
            <w:pPr>
              <w:pStyle w:val="TableParagraph"/>
              <w:ind w:left="95" w:right="126"/>
              <w:jc w:val="center"/>
              <w:rPr>
                <w:sz w:val="18"/>
              </w:rPr>
            </w:pPr>
            <w:r>
              <w:rPr>
                <w:sz w:val="18"/>
              </w:rPr>
              <w:t>DFARS</w:t>
            </w:r>
            <w:r>
              <w:rPr>
                <w:spacing w:val="-10"/>
                <w:sz w:val="18"/>
              </w:rPr>
              <w:t xml:space="preserve"> </w:t>
            </w:r>
            <w:r>
              <w:rPr>
                <w:sz w:val="18"/>
              </w:rPr>
              <w:t>252.204-</w:t>
            </w:r>
            <w:r>
              <w:rPr>
                <w:spacing w:val="-4"/>
                <w:sz w:val="18"/>
              </w:rPr>
              <w:t>7014</w:t>
            </w:r>
          </w:p>
        </w:tc>
        <w:tc>
          <w:tcPr>
            <w:tcW w:w="8190" w:type="dxa"/>
          </w:tcPr>
          <w:p w14:paraId="3212EFBE" w14:textId="77777777" w:rsidR="00F27A5B" w:rsidRDefault="00000000">
            <w:pPr>
              <w:pStyle w:val="TableParagraph"/>
              <w:spacing w:before="0" w:line="200" w:lineRule="exact"/>
              <w:ind w:right="93"/>
              <w:rPr>
                <w:sz w:val="18"/>
              </w:rPr>
            </w:pPr>
            <w:r>
              <w:rPr>
                <w:sz w:val="18"/>
              </w:rPr>
              <w:t>Limitations</w:t>
            </w:r>
            <w:r>
              <w:rPr>
                <w:spacing w:val="-6"/>
                <w:sz w:val="18"/>
              </w:rPr>
              <w:t xml:space="preserve"> </w:t>
            </w:r>
            <w:r>
              <w:rPr>
                <w:sz w:val="18"/>
              </w:rPr>
              <w:t>on</w:t>
            </w:r>
            <w:r>
              <w:rPr>
                <w:spacing w:val="-8"/>
                <w:sz w:val="18"/>
              </w:rPr>
              <w:t xml:space="preserve"> </w:t>
            </w:r>
            <w:r>
              <w:rPr>
                <w:sz w:val="18"/>
              </w:rPr>
              <w:t>the</w:t>
            </w:r>
            <w:r>
              <w:rPr>
                <w:spacing w:val="-6"/>
                <w:sz w:val="18"/>
              </w:rPr>
              <w:t xml:space="preserve"> </w:t>
            </w:r>
            <w:r>
              <w:rPr>
                <w:sz w:val="18"/>
              </w:rPr>
              <w:t>Use</w:t>
            </w:r>
            <w:r>
              <w:rPr>
                <w:spacing w:val="-7"/>
                <w:sz w:val="18"/>
              </w:rPr>
              <w:t xml:space="preserve"> </w:t>
            </w:r>
            <w:r>
              <w:rPr>
                <w:sz w:val="18"/>
              </w:rPr>
              <w:t>or</w:t>
            </w:r>
            <w:r>
              <w:rPr>
                <w:spacing w:val="-7"/>
                <w:sz w:val="18"/>
              </w:rPr>
              <w:t xml:space="preserve"> </w:t>
            </w:r>
            <w:r>
              <w:rPr>
                <w:sz w:val="18"/>
              </w:rPr>
              <w:t>Disclosure</w:t>
            </w:r>
            <w:r>
              <w:rPr>
                <w:spacing w:val="-7"/>
                <w:sz w:val="18"/>
              </w:rPr>
              <w:t xml:space="preserve"> </w:t>
            </w:r>
            <w:r>
              <w:rPr>
                <w:sz w:val="18"/>
              </w:rPr>
              <w:t>of</w:t>
            </w:r>
            <w:r>
              <w:rPr>
                <w:spacing w:val="-8"/>
                <w:sz w:val="18"/>
              </w:rPr>
              <w:t xml:space="preserve"> </w:t>
            </w:r>
            <w:r>
              <w:rPr>
                <w:sz w:val="18"/>
              </w:rPr>
              <w:t>Information</w:t>
            </w:r>
            <w:r>
              <w:rPr>
                <w:spacing w:val="-6"/>
                <w:sz w:val="18"/>
              </w:rPr>
              <w:t xml:space="preserve"> </w:t>
            </w:r>
            <w:r>
              <w:rPr>
                <w:sz w:val="18"/>
              </w:rPr>
              <w:t>by</w:t>
            </w:r>
            <w:r>
              <w:rPr>
                <w:spacing w:val="-8"/>
                <w:sz w:val="18"/>
              </w:rPr>
              <w:t xml:space="preserve"> </w:t>
            </w:r>
            <w:r>
              <w:rPr>
                <w:sz w:val="18"/>
              </w:rPr>
              <w:t>Litigation</w:t>
            </w:r>
            <w:r>
              <w:rPr>
                <w:spacing w:val="-9"/>
                <w:sz w:val="18"/>
              </w:rPr>
              <w:t xml:space="preserve"> </w:t>
            </w:r>
            <w:r>
              <w:rPr>
                <w:sz w:val="18"/>
              </w:rPr>
              <w:t>Support</w:t>
            </w:r>
            <w:r>
              <w:rPr>
                <w:spacing w:val="-6"/>
                <w:sz w:val="18"/>
              </w:rPr>
              <w:t xml:space="preserve"> </w:t>
            </w:r>
            <w:r>
              <w:rPr>
                <w:sz w:val="18"/>
              </w:rPr>
              <w:t>Contractors</w:t>
            </w:r>
            <w:r>
              <w:rPr>
                <w:spacing w:val="-6"/>
                <w:sz w:val="18"/>
              </w:rPr>
              <w:t xml:space="preserve"> </w:t>
            </w:r>
            <w:r>
              <w:rPr>
                <w:sz w:val="18"/>
              </w:rPr>
              <w:t>[May</w:t>
            </w:r>
            <w:r>
              <w:rPr>
                <w:spacing w:val="-8"/>
                <w:sz w:val="18"/>
              </w:rPr>
              <w:t xml:space="preserve"> </w:t>
            </w:r>
            <w:r>
              <w:rPr>
                <w:sz w:val="18"/>
              </w:rPr>
              <w:t>2016]</w:t>
            </w:r>
            <w:r>
              <w:rPr>
                <w:spacing w:val="-8"/>
                <w:sz w:val="18"/>
              </w:rPr>
              <w:t xml:space="preserve"> </w:t>
            </w:r>
            <w:r>
              <w:rPr>
                <w:sz w:val="18"/>
              </w:rPr>
              <w:t>(Applicable to all Purchase Orders)</w:t>
            </w:r>
          </w:p>
        </w:tc>
      </w:tr>
      <w:tr w:rsidR="00F27A5B" w14:paraId="3212EFC2" w14:textId="77777777">
        <w:trPr>
          <w:trHeight w:val="416"/>
        </w:trPr>
        <w:tc>
          <w:tcPr>
            <w:tcW w:w="1890" w:type="dxa"/>
          </w:tcPr>
          <w:p w14:paraId="3212EFC0" w14:textId="77777777" w:rsidR="00F27A5B" w:rsidRDefault="00000000">
            <w:pPr>
              <w:pStyle w:val="TableParagraph"/>
              <w:ind w:left="96" w:right="126"/>
              <w:jc w:val="center"/>
              <w:rPr>
                <w:sz w:val="18"/>
              </w:rPr>
            </w:pPr>
            <w:r>
              <w:rPr>
                <w:sz w:val="18"/>
              </w:rPr>
              <w:t>DFARS</w:t>
            </w:r>
            <w:r>
              <w:rPr>
                <w:spacing w:val="-10"/>
                <w:sz w:val="18"/>
              </w:rPr>
              <w:t xml:space="preserve"> </w:t>
            </w:r>
            <w:r>
              <w:rPr>
                <w:sz w:val="18"/>
              </w:rPr>
              <w:t>252.204-</w:t>
            </w:r>
            <w:r>
              <w:rPr>
                <w:spacing w:val="-4"/>
                <w:sz w:val="18"/>
              </w:rPr>
              <w:t>7015</w:t>
            </w:r>
          </w:p>
        </w:tc>
        <w:tc>
          <w:tcPr>
            <w:tcW w:w="8190" w:type="dxa"/>
          </w:tcPr>
          <w:p w14:paraId="3212EFC1" w14:textId="77777777" w:rsidR="00F27A5B" w:rsidRDefault="00000000">
            <w:pPr>
              <w:pStyle w:val="TableParagraph"/>
              <w:spacing w:before="0" w:line="200" w:lineRule="exact"/>
              <w:rPr>
                <w:sz w:val="18"/>
              </w:rPr>
            </w:pPr>
            <w:r>
              <w:rPr>
                <w:sz w:val="18"/>
              </w:rPr>
              <w:t xml:space="preserve">Notice of Authorized Disclosure of Information to Litigation Support [May 2016] (Applicable to all Purchase </w:t>
            </w:r>
            <w:r>
              <w:rPr>
                <w:spacing w:val="-2"/>
                <w:sz w:val="18"/>
              </w:rPr>
              <w:t>Orders)</w:t>
            </w:r>
          </w:p>
        </w:tc>
      </w:tr>
      <w:tr w:rsidR="00F27A5B" w14:paraId="3212EFC5" w14:textId="77777777">
        <w:trPr>
          <w:trHeight w:val="417"/>
        </w:trPr>
        <w:tc>
          <w:tcPr>
            <w:tcW w:w="1890" w:type="dxa"/>
          </w:tcPr>
          <w:p w14:paraId="3212EFC3" w14:textId="77777777" w:rsidR="00F27A5B" w:rsidRDefault="00000000">
            <w:pPr>
              <w:pStyle w:val="TableParagraph"/>
              <w:spacing w:before="10"/>
              <w:ind w:left="96" w:right="126"/>
              <w:jc w:val="center"/>
              <w:rPr>
                <w:sz w:val="18"/>
              </w:rPr>
            </w:pPr>
            <w:r>
              <w:rPr>
                <w:sz w:val="18"/>
              </w:rPr>
              <w:t>DFARS</w:t>
            </w:r>
            <w:r>
              <w:rPr>
                <w:spacing w:val="1"/>
                <w:sz w:val="18"/>
              </w:rPr>
              <w:t xml:space="preserve"> </w:t>
            </w:r>
            <w:r>
              <w:rPr>
                <w:sz w:val="18"/>
              </w:rPr>
              <w:t>252.204-</w:t>
            </w:r>
            <w:r>
              <w:rPr>
                <w:spacing w:val="-4"/>
                <w:sz w:val="18"/>
              </w:rPr>
              <w:t>7018</w:t>
            </w:r>
          </w:p>
        </w:tc>
        <w:tc>
          <w:tcPr>
            <w:tcW w:w="8190" w:type="dxa"/>
          </w:tcPr>
          <w:p w14:paraId="3212EFC4" w14:textId="77777777" w:rsidR="00F27A5B" w:rsidRDefault="00000000">
            <w:pPr>
              <w:pStyle w:val="TableParagraph"/>
              <w:spacing w:before="0" w:line="200" w:lineRule="exact"/>
              <w:ind w:firstLine="1"/>
              <w:rPr>
                <w:sz w:val="18"/>
              </w:rPr>
            </w:pPr>
            <w:r>
              <w:rPr>
                <w:sz w:val="18"/>
              </w:rPr>
              <w:t>Prohibition on the Acquisition of Covered Defense Telecommunications Equipment or Services [Jan 2021]</w:t>
            </w:r>
            <w:r>
              <w:rPr>
                <w:spacing w:val="40"/>
                <w:sz w:val="18"/>
              </w:rPr>
              <w:t xml:space="preserve"> </w:t>
            </w:r>
            <w:r>
              <w:rPr>
                <w:sz w:val="18"/>
              </w:rPr>
              <w:t>(Applicable to all Purchase Orders)</w:t>
            </w:r>
          </w:p>
        </w:tc>
      </w:tr>
      <w:tr w:rsidR="00F27A5B" w14:paraId="3212EFC8" w14:textId="77777777">
        <w:trPr>
          <w:trHeight w:val="417"/>
        </w:trPr>
        <w:tc>
          <w:tcPr>
            <w:tcW w:w="1890" w:type="dxa"/>
          </w:tcPr>
          <w:p w14:paraId="3212EFC6" w14:textId="77777777" w:rsidR="00F27A5B" w:rsidRDefault="00000000">
            <w:pPr>
              <w:pStyle w:val="TableParagraph"/>
              <w:ind w:left="93" w:right="126"/>
              <w:jc w:val="center"/>
              <w:rPr>
                <w:sz w:val="18"/>
              </w:rPr>
            </w:pPr>
            <w:r>
              <w:rPr>
                <w:sz w:val="18"/>
              </w:rPr>
              <w:t>DFARS</w:t>
            </w:r>
            <w:r>
              <w:rPr>
                <w:spacing w:val="-10"/>
                <w:sz w:val="18"/>
              </w:rPr>
              <w:t xml:space="preserve"> </w:t>
            </w:r>
            <w:r>
              <w:rPr>
                <w:sz w:val="18"/>
              </w:rPr>
              <w:t>252.204-</w:t>
            </w:r>
            <w:r>
              <w:rPr>
                <w:spacing w:val="-4"/>
                <w:sz w:val="18"/>
              </w:rPr>
              <w:t>7020</w:t>
            </w:r>
          </w:p>
        </w:tc>
        <w:tc>
          <w:tcPr>
            <w:tcW w:w="8190" w:type="dxa"/>
          </w:tcPr>
          <w:p w14:paraId="3212EFC7" w14:textId="77777777" w:rsidR="00F27A5B" w:rsidRDefault="00000000">
            <w:pPr>
              <w:pStyle w:val="TableParagraph"/>
              <w:spacing w:before="0" w:line="200" w:lineRule="exact"/>
              <w:ind w:hanging="2"/>
              <w:rPr>
                <w:sz w:val="18"/>
              </w:rPr>
            </w:pPr>
            <w:r>
              <w:rPr>
                <w:sz w:val="18"/>
              </w:rPr>
              <w:t>NIST</w:t>
            </w:r>
            <w:r>
              <w:rPr>
                <w:spacing w:val="40"/>
                <w:sz w:val="18"/>
              </w:rPr>
              <w:t xml:space="preserve"> </w:t>
            </w:r>
            <w:r>
              <w:rPr>
                <w:sz w:val="18"/>
              </w:rPr>
              <w:t>SP</w:t>
            </w:r>
            <w:r>
              <w:rPr>
                <w:spacing w:val="40"/>
                <w:sz w:val="18"/>
              </w:rPr>
              <w:t xml:space="preserve"> </w:t>
            </w:r>
            <w:r>
              <w:rPr>
                <w:sz w:val="18"/>
              </w:rPr>
              <w:t>800-171</w:t>
            </w:r>
            <w:r>
              <w:rPr>
                <w:spacing w:val="40"/>
                <w:sz w:val="18"/>
              </w:rPr>
              <w:t xml:space="preserve"> </w:t>
            </w:r>
            <w:r>
              <w:rPr>
                <w:sz w:val="18"/>
              </w:rPr>
              <w:t>DoD</w:t>
            </w:r>
            <w:r>
              <w:rPr>
                <w:spacing w:val="40"/>
                <w:sz w:val="18"/>
              </w:rPr>
              <w:t xml:space="preserve"> </w:t>
            </w:r>
            <w:r>
              <w:rPr>
                <w:sz w:val="18"/>
              </w:rPr>
              <w:t>Assessment</w:t>
            </w:r>
            <w:r>
              <w:rPr>
                <w:spacing w:val="40"/>
                <w:sz w:val="18"/>
              </w:rPr>
              <w:t xml:space="preserve"> </w:t>
            </w:r>
            <w:r>
              <w:rPr>
                <w:sz w:val="18"/>
              </w:rPr>
              <w:t>Requirements</w:t>
            </w:r>
            <w:r>
              <w:rPr>
                <w:spacing w:val="40"/>
                <w:sz w:val="18"/>
              </w:rPr>
              <w:t xml:space="preserve"> </w:t>
            </w:r>
            <w:r>
              <w:rPr>
                <w:sz w:val="18"/>
              </w:rPr>
              <w:t>[Nov</w:t>
            </w:r>
            <w:r>
              <w:rPr>
                <w:spacing w:val="40"/>
                <w:sz w:val="18"/>
              </w:rPr>
              <w:t xml:space="preserve"> </w:t>
            </w:r>
            <w:r>
              <w:rPr>
                <w:sz w:val="18"/>
              </w:rPr>
              <w:t>2020]</w:t>
            </w:r>
            <w:r>
              <w:rPr>
                <w:spacing w:val="40"/>
                <w:sz w:val="18"/>
              </w:rPr>
              <w:t xml:space="preserve"> </w:t>
            </w:r>
            <w:r>
              <w:rPr>
                <w:sz w:val="18"/>
              </w:rPr>
              <w:t>(Applicable</w:t>
            </w:r>
            <w:r>
              <w:rPr>
                <w:spacing w:val="40"/>
                <w:sz w:val="18"/>
              </w:rPr>
              <w:t xml:space="preserve"> </w:t>
            </w:r>
            <w:r>
              <w:rPr>
                <w:sz w:val="18"/>
              </w:rPr>
              <w:t>to</w:t>
            </w:r>
            <w:r>
              <w:rPr>
                <w:spacing w:val="40"/>
                <w:sz w:val="18"/>
              </w:rPr>
              <w:t xml:space="preserve"> </w:t>
            </w:r>
            <w:r>
              <w:rPr>
                <w:sz w:val="18"/>
              </w:rPr>
              <w:t>Purchase</w:t>
            </w:r>
            <w:r>
              <w:rPr>
                <w:spacing w:val="40"/>
                <w:sz w:val="18"/>
              </w:rPr>
              <w:t xml:space="preserve"> </w:t>
            </w:r>
            <w:r>
              <w:rPr>
                <w:sz w:val="18"/>
              </w:rPr>
              <w:t>Orders</w:t>
            </w:r>
            <w:r>
              <w:rPr>
                <w:spacing w:val="40"/>
                <w:sz w:val="18"/>
              </w:rPr>
              <w:t xml:space="preserve"> </w:t>
            </w:r>
            <w:r>
              <w:rPr>
                <w:sz w:val="18"/>
              </w:rPr>
              <w:t>for</w:t>
            </w:r>
            <w:r>
              <w:rPr>
                <w:spacing w:val="40"/>
                <w:sz w:val="18"/>
              </w:rPr>
              <w:t xml:space="preserve"> </w:t>
            </w:r>
            <w:r>
              <w:rPr>
                <w:sz w:val="18"/>
              </w:rPr>
              <w:t>the acquisition of commercial items, except for those that are solely for the acquisition for COTS items)</w:t>
            </w:r>
          </w:p>
        </w:tc>
      </w:tr>
      <w:tr w:rsidR="00F27A5B" w14:paraId="3212EFCB" w14:textId="77777777">
        <w:trPr>
          <w:trHeight w:val="417"/>
        </w:trPr>
        <w:tc>
          <w:tcPr>
            <w:tcW w:w="1890" w:type="dxa"/>
          </w:tcPr>
          <w:p w14:paraId="3212EFC9" w14:textId="77777777" w:rsidR="00F27A5B" w:rsidRDefault="00000000">
            <w:pPr>
              <w:pStyle w:val="TableParagraph"/>
              <w:ind w:left="97" w:right="228"/>
              <w:jc w:val="center"/>
              <w:rPr>
                <w:sz w:val="18"/>
              </w:rPr>
            </w:pPr>
            <w:r>
              <w:rPr>
                <w:sz w:val="18"/>
              </w:rPr>
              <w:t>DFAR 252.211-</w:t>
            </w:r>
            <w:r>
              <w:rPr>
                <w:spacing w:val="-4"/>
                <w:sz w:val="18"/>
              </w:rPr>
              <w:t>7003</w:t>
            </w:r>
          </w:p>
        </w:tc>
        <w:tc>
          <w:tcPr>
            <w:tcW w:w="8190" w:type="dxa"/>
          </w:tcPr>
          <w:p w14:paraId="3212EFCA" w14:textId="77777777" w:rsidR="00F27A5B" w:rsidRDefault="00000000">
            <w:pPr>
              <w:pStyle w:val="TableParagraph"/>
              <w:spacing w:before="0" w:line="200" w:lineRule="exact"/>
              <w:ind w:firstLine="1"/>
              <w:rPr>
                <w:sz w:val="18"/>
              </w:rPr>
            </w:pPr>
            <w:r>
              <w:rPr>
                <w:sz w:val="18"/>
              </w:rPr>
              <w:t>Item</w:t>
            </w:r>
            <w:r>
              <w:rPr>
                <w:spacing w:val="-1"/>
                <w:sz w:val="18"/>
              </w:rPr>
              <w:t xml:space="preserve"> </w:t>
            </w:r>
            <w:r>
              <w:rPr>
                <w:sz w:val="18"/>
              </w:rPr>
              <w:t>Unique Identification</w:t>
            </w:r>
            <w:r>
              <w:rPr>
                <w:spacing w:val="-1"/>
                <w:sz w:val="18"/>
              </w:rPr>
              <w:t xml:space="preserve"> </w:t>
            </w:r>
            <w:r>
              <w:rPr>
                <w:sz w:val="18"/>
              </w:rPr>
              <w:t>and</w:t>
            </w:r>
            <w:r>
              <w:rPr>
                <w:spacing w:val="-2"/>
                <w:sz w:val="18"/>
              </w:rPr>
              <w:t xml:space="preserve"> </w:t>
            </w:r>
            <w:r>
              <w:rPr>
                <w:sz w:val="18"/>
              </w:rPr>
              <w:t>Valuation</w:t>
            </w:r>
            <w:r>
              <w:rPr>
                <w:spacing w:val="-1"/>
                <w:sz w:val="18"/>
              </w:rPr>
              <w:t xml:space="preserve"> </w:t>
            </w:r>
            <w:r>
              <w:rPr>
                <w:sz w:val="18"/>
              </w:rPr>
              <w:t>[Mar</w:t>
            </w:r>
            <w:r>
              <w:rPr>
                <w:spacing w:val="-2"/>
                <w:sz w:val="18"/>
              </w:rPr>
              <w:t xml:space="preserve"> </w:t>
            </w:r>
            <w:r>
              <w:rPr>
                <w:sz w:val="18"/>
              </w:rPr>
              <w:t>2016]</w:t>
            </w:r>
            <w:r>
              <w:rPr>
                <w:spacing w:val="-1"/>
                <w:sz w:val="18"/>
              </w:rPr>
              <w:t xml:space="preserve"> </w:t>
            </w:r>
            <w:r>
              <w:rPr>
                <w:sz w:val="18"/>
              </w:rPr>
              <w:t>(Applicable</w:t>
            </w:r>
            <w:r>
              <w:rPr>
                <w:spacing w:val="-2"/>
                <w:sz w:val="18"/>
              </w:rPr>
              <w:t xml:space="preserve"> </w:t>
            </w:r>
            <w:r>
              <w:rPr>
                <w:sz w:val="18"/>
              </w:rPr>
              <w:t>to</w:t>
            </w:r>
            <w:r>
              <w:rPr>
                <w:spacing w:val="-1"/>
                <w:sz w:val="18"/>
              </w:rPr>
              <w:t xml:space="preserve"> </w:t>
            </w:r>
            <w:r>
              <w:rPr>
                <w:sz w:val="18"/>
              </w:rPr>
              <w:t>Purchase</w:t>
            </w:r>
            <w:r>
              <w:rPr>
                <w:spacing w:val="-1"/>
                <w:sz w:val="18"/>
              </w:rPr>
              <w:t xml:space="preserve"> </w:t>
            </w:r>
            <w:r>
              <w:rPr>
                <w:sz w:val="18"/>
              </w:rPr>
              <w:t>Orders</w:t>
            </w:r>
            <w:r>
              <w:rPr>
                <w:spacing w:val="-1"/>
                <w:sz w:val="18"/>
              </w:rPr>
              <w:t xml:space="preserve"> </w:t>
            </w:r>
            <w:r>
              <w:rPr>
                <w:sz w:val="18"/>
              </w:rPr>
              <w:t>of</w:t>
            </w:r>
            <w:r>
              <w:rPr>
                <w:spacing w:val="-1"/>
                <w:sz w:val="18"/>
              </w:rPr>
              <w:t xml:space="preserve"> </w:t>
            </w:r>
            <w:r>
              <w:rPr>
                <w:sz w:val="18"/>
              </w:rPr>
              <w:t>any</w:t>
            </w:r>
            <w:r>
              <w:rPr>
                <w:spacing w:val="-2"/>
                <w:sz w:val="18"/>
              </w:rPr>
              <w:t xml:space="preserve"> </w:t>
            </w:r>
            <w:r>
              <w:rPr>
                <w:sz w:val="18"/>
              </w:rPr>
              <w:t>item(s)</w:t>
            </w:r>
            <w:r>
              <w:rPr>
                <w:spacing w:val="-1"/>
                <w:sz w:val="18"/>
              </w:rPr>
              <w:t xml:space="preserve"> </w:t>
            </w:r>
            <w:r>
              <w:rPr>
                <w:sz w:val="18"/>
              </w:rPr>
              <w:t>for</w:t>
            </w:r>
            <w:r>
              <w:rPr>
                <w:spacing w:val="-1"/>
                <w:sz w:val="18"/>
              </w:rPr>
              <w:t xml:space="preserve"> </w:t>
            </w:r>
            <w:r>
              <w:rPr>
                <w:sz w:val="18"/>
              </w:rPr>
              <w:t>which item unique identification is required in accordance with paragraph (c)(1) of this clause)</w:t>
            </w:r>
          </w:p>
        </w:tc>
      </w:tr>
      <w:tr w:rsidR="00F27A5B" w14:paraId="3212EFCF" w14:textId="77777777">
        <w:trPr>
          <w:trHeight w:val="616"/>
        </w:trPr>
        <w:tc>
          <w:tcPr>
            <w:tcW w:w="1890" w:type="dxa"/>
          </w:tcPr>
          <w:p w14:paraId="3212EFCC" w14:textId="77777777" w:rsidR="00F27A5B" w:rsidRDefault="00000000">
            <w:pPr>
              <w:pStyle w:val="TableParagraph"/>
              <w:ind w:left="95" w:right="126"/>
              <w:jc w:val="center"/>
              <w:rPr>
                <w:sz w:val="18"/>
              </w:rPr>
            </w:pPr>
            <w:r>
              <w:rPr>
                <w:sz w:val="18"/>
              </w:rPr>
              <w:t>DFARS</w:t>
            </w:r>
            <w:r>
              <w:rPr>
                <w:spacing w:val="-10"/>
                <w:sz w:val="18"/>
              </w:rPr>
              <w:t xml:space="preserve"> </w:t>
            </w:r>
            <w:r>
              <w:rPr>
                <w:sz w:val="18"/>
              </w:rPr>
              <w:t>252.219-</w:t>
            </w:r>
            <w:r>
              <w:rPr>
                <w:spacing w:val="-4"/>
                <w:sz w:val="18"/>
              </w:rPr>
              <w:t>7004</w:t>
            </w:r>
          </w:p>
        </w:tc>
        <w:tc>
          <w:tcPr>
            <w:tcW w:w="8190" w:type="dxa"/>
          </w:tcPr>
          <w:p w14:paraId="3212EFCD" w14:textId="77777777" w:rsidR="00F27A5B" w:rsidRDefault="00000000">
            <w:pPr>
              <w:pStyle w:val="TableParagraph"/>
              <w:spacing w:line="204" w:lineRule="exact"/>
              <w:rPr>
                <w:sz w:val="18"/>
              </w:rPr>
            </w:pPr>
            <w:r>
              <w:rPr>
                <w:sz w:val="18"/>
              </w:rPr>
              <w:t>Small</w:t>
            </w:r>
            <w:r>
              <w:rPr>
                <w:spacing w:val="-7"/>
                <w:sz w:val="18"/>
              </w:rPr>
              <w:t xml:space="preserve"> </w:t>
            </w:r>
            <w:r>
              <w:rPr>
                <w:sz w:val="18"/>
              </w:rPr>
              <w:t>Business</w:t>
            </w:r>
            <w:r>
              <w:rPr>
                <w:spacing w:val="-6"/>
                <w:sz w:val="18"/>
              </w:rPr>
              <w:t xml:space="preserve"> </w:t>
            </w:r>
            <w:r>
              <w:rPr>
                <w:sz w:val="18"/>
              </w:rPr>
              <w:t>Subcontracting</w:t>
            </w:r>
            <w:r>
              <w:rPr>
                <w:spacing w:val="-7"/>
                <w:sz w:val="18"/>
              </w:rPr>
              <w:t xml:space="preserve"> </w:t>
            </w:r>
            <w:r>
              <w:rPr>
                <w:sz w:val="18"/>
              </w:rPr>
              <w:t>Plan</w:t>
            </w:r>
            <w:r>
              <w:rPr>
                <w:spacing w:val="-7"/>
                <w:sz w:val="18"/>
              </w:rPr>
              <w:t xml:space="preserve"> </w:t>
            </w:r>
            <w:r>
              <w:rPr>
                <w:sz w:val="18"/>
              </w:rPr>
              <w:t>(Test</w:t>
            </w:r>
            <w:r>
              <w:rPr>
                <w:spacing w:val="-6"/>
                <w:sz w:val="18"/>
              </w:rPr>
              <w:t xml:space="preserve"> </w:t>
            </w:r>
            <w:r>
              <w:rPr>
                <w:sz w:val="18"/>
              </w:rPr>
              <w:t>Program)</w:t>
            </w:r>
            <w:r>
              <w:rPr>
                <w:spacing w:val="-6"/>
                <w:sz w:val="18"/>
              </w:rPr>
              <w:t xml:space="preserve"> </w:t>
            </w:r>
            <w:r>
              <w:rPr>
                <w:sz w:val="18"/>
              </w:rPr>
              <w:t>[Dec</w:t>
            </w:r>
            <w:r>
              <w:rPr>
                <w:spacing w:val="-7"/>
                <w:sz w:val="18"/>
              </w:rPr>
              <w:t xml:space="preserve"> </w:t>
            </w:r>
            <w:r>
              <w:rPr>
                <w:sz w:val="18"/>
              </w:rPr>
              <w:t>2019]</w:t>
            </w:r>
            <w:r>
              <w:rPr>
                <w:spacing w:val="-7"/>
                <w:sz w:val="18"/>
              </w:rPr>
              <w:t xml:space="preserve"> </w:t>
            </w:r>
            <w:r>
              <w:rPr>
                <w:sz w:val="18"/>
              </w:rPr>
              <w:t>(Applicable</w:t>
            </w:r>
            <w:r>
              <w:rPr>
                <w:spacing w:val="-7"/>
                <w:sz w:val="18"/>
              </w:rPr>
              <w:t xml:space="preserve"> </w:t>
            </w:r>
            <w:r>
              <w:rPr>
                <w:sz w:val="18"/>
              </w:rPr>
              <w:t>to</w:t>
            </w:r>
            <w:r>
              <w:rPr>
                <w:spacing w:val="-7"/>
                <w:sz w:val="18"/>
              </w:rPr>
              <w:t xml:space="preserve"> </w:t>
            </w:r>
            <w:r>
              <w:rPr>
                <w:sz w:val="18"/>
              </w:rPr>
              <w:t>Purchase</w:t>
            </w:r>
            <w:r>
              <w:rPr>
                <w:spacing w:val="-6"/>
                <w:sz w:val="18"/>
              </w:rPr>
              <w:t xml:space="preserve"> </w:t>
            </w:r>
            <w:r>
              <w:rPr>
                <w:sz w:val="18"/>
              </w:rPr>
              <w:t>Orders</w:t>
            </w:r>
            <w:r>
              <w:rPr>
                <w:spacing w:val="-7"/>
                <w:sz w:val="18"/>
              </w:rPr>
              <w:t xml:space="preserve"> </w:t>
            </w:r>
            <w:r>
              <w:rPr>
                <w:sz w:val="18"/>
              </w:rPr>
              <w:t>that</w:t>
            </w:r>
            <w:r>
              <w:rPr>
                <w:spacing w:val="-6"/>
                <w:sz w:val="18"/>
              </w:rPr>
              <w:t xml:space="preserve"> </w:t>
            </w:r>
            <w:r>
              <w:rPr>
                <w:spacing w:val="-2"/>
                <w:sz w:val="18"/>
              </w:rPr>
              <w:t>participate</w:t>
            </w:r>
          </w:p>
          <w:p w14:paraId="3212EFCE" w14:textId="77777777" w:rsidR="00F27A5B" w:rsidRDefault="00000000">
            <w:pPr>
              <w:pStyle w:val="TableParagraph"/>
              <w:spacing w:before="0" w:line="200" w:lineRule="exact"/>
              <w:rPr>
                <w:sz w:val="18"/>
              </w:rPr>
            </w:pPr>
            <w:r>
              <w:rPr>
                <w:sz w:val="18"/>
              </w:rPr>
              <w:t>in</w:t>
            </w:r>
            <w:r>
              <w:rPr>
                <w:spacing w:val="20"/>
                <w:sz w:val="18"/>
              </w:rPr>
              <w:t xml:space="preserve"> </w:t>
            </w:r>
            <w:r>
              <w:rPr>
                <w:sz w:val="18"/>
              </w:rPr>
              <w:t>the</w:t>
            </w:r>
            <w:r>
              <w:rPr>
                <w:spacing w:val="19"/>
                <w:sz w:val="18"/>
              </w:rPr>
              <w:t xml:space="preserve"> </w:t>
            </w:r>
            <w:r>
              <w:rPr>
                <w:sz w:val="18"/>
              </w:rPr>
              <w:t>Test</w:t>
            </w:r>
            <w:r>
              <w:rPr>
                <w:spacing w:val="20"/>
                <w:sz w:val="18"/>
              </w:rPr>
              <w:t xml:space="preserve"> </w:t>
            </w:r>
            <w:r>
              <w:rPr>
                <w:sz w:val="18"/>
              </w:rPr>
              <w:t>Program</w:t>
            </w:r>
            <w:r>
              <w:rPr>
                <w:spacing w:val="20"/>
                <w:sz w:val="18"/>
              </w:rPr>
              <w:t xml:space="preserve"> </w:t>
            </w:r>
            <w:r>
              <w:rPr>
                <w:sz w:val="18"/>
              </w:rPr>
              <w:t>in</w:t>
            </w:r>
            <w:r>
              <w:rPr>
                <w:spacing w:val="19"/>
                <w:sz w:val="18"/>
              </w:rPr>
              <w:t xml:space="preserve"> </w:t>
            </w:r>
            <w:r>
              <w:rPr>
                <w:sz w:val="18"/>
              </w:rPr>
              <w:t>DFARS</w:t>
            </w:r>
            <w:r>
              <w:rPr>
                <w:spacing w:val="20"/>
                <w:sz w:val="18"/>
              </w:rPr>
              <w:t xml:space="preserve"> </w:t>
            </w:r>
            <w:r>
              <w:rPr>
                <w:sz w:val="18"/>
              </w:rPr>
              <w:t>219.702-70,</w:t>
            </w:r>
            <w:r>
              <w:rPr>
                <w:spacing w:val="19"/>
                <w:sz w:val="18"/>
              </w:rPr>
              <w:t xml:space="preserve"> </w:t>
            </w:r>
            <w:r>
              <w:rPr>
                <w:sz w:val="18"/>
              </w:rPr>
              <w:t>if</w:t>
            </w:r>
            <w:r>
              <w:rPr>
                <w:spacing w:val="20"/>
                <w:sz w:val="18"/>
              </w:rPr>
              <w:t xml:space="preserve"> </w:t>
            </w:r>
            <w:r>
              <w:rPr>
                <w:sz w:val="18"/>
              </w:rPr>
              <w:t>Purchase</w:t>
            </w:r>
            <w:r>
              <w:rPr>
                <w:spacing w:val="20"/>
                <w:sz w:val="18"/>
              </w:rPr>
              <w:t xml:space="preserve"> </w:t>
            </w:r>
            <w:r>
              <w:rPr>
                <w:sz w:val="18"/>
              </w:rPr>
              <w:t>Order</w:t>
            </w:r>
            <w:r>
              <w:rPr>
                <w:spacing w:val="20"/>
                <w:sz w:val="18"/>
              </w:rPr>
              <w:t xml:space="preserve"> </w:t>
            </w:r>
            <w:r>
              <w:rPr>
                <w:sz w:val="18"/>
              </w:rPr>
              <w:t>is</w:t>
            </w:r>
            <w:r>
              <w:rPr>
                <w:spacing w:val="18"/>
                <w:sz w:val="18"/>
              </w:rPr>
              <w:t xml:space="preserve"> </w:t>
            </w:r>
            <w:r>
              <w:rPr>
                <w:sz w:val="18"/>
              </w:rPr>
              <w:t>expected</w:t>
            </w:r>
            <w:r>
              <w:rPr>
                <w:spacing w:val="19"/>
                <w:sz w:val="18"/>
              </w:rPr>
              <w:t xml:space="preserve"> </w:t>
            </w:r>
            <w:r>
              <w:rPr>
                <w:sz w:val="18"/>
              </w:rPr>
              <w:t>to</w:t>
            </w:r>
            <w:r>
              <w:rPr>
                <w:spacing w:val="19"/>
                <w:sz w:val="18"/>
              </w:rPr>
              <w:t xml:space="preserve"> </w:t>
            </w:r>
            <w:r>
              <w:rPr>
                <w:sz w:val="18"/>
              </w:rPr>
              <w:t>exceed</w:t>
            </w:r>
            <w:r>
              <w:rPr>
                <w:spacing w:val="19"/>
                <w:sz w:val="18"/>
              </w:rPr>
              <w:t xml:space="preserve"> </w:t>
            </w:r>
            <w:r>
              <w:rPr>
                <w:sz w:val="18"/>
              </w:rPr>
              <w:t>the</w:t>
            </w:r>
            <w:r>
              <w:rPr>
                <w:spacing w:val="19"/>
                <w:sz w:val="18"/>
              </w:rPr>
              <w:t xml:space="preserve"> </w:t>
            </w:r>
            <w:r>
              <w:rPr>
                <w:sz w:val="18"/>
              </w:rPr>
              <w:t>threshold</w:t>
            </w:r>
            <w:r>
              <w:rPr>
                <w:spacing w:val="20"/>
                <w:sz w:val="18"/>
              </w:rPr>
              <w:t xml:space="preserve"> </w:t>
            </w:r>
            <w:r>
              <w:rPr>
                <w:sz w:val="18"/>
              </w:rPr>
              <w:t>in</w:t>
            </w:r>
            <w:r>
              <w:rPr>
                <w:spacing w:val="20"/>
                <w:sz w:val="18"/>
              </w:rPr>
              <w:t xml:space="preserve"> </w:t>
            </w:r>
            <w:r>
              <w:rPr>
                <w:sz w:val="18"/>
              </w:rPr>
              <w:t>FAR 19.702(a) and to have further subcontracting opportunities)</w:t>
            </w:r>
          </w:p>
        </w:tc>
      </w:tr>
      <w:tr w:rsidR="00F27A5B" w14:paraId="3212EFD2" w14:textId="77777777">
        <w:trPr>
          <w:trHeight w:val="218"/>
        </w:trPr>
        <w:tc>
          <w:tcPr>
            <w:tcW w:w="1890" w:type="dxa"/>
          </w:tcPr>
          <w:p w14:paraId="3212EFD0" w14:textId="77777777" w:rsidR="00F27A5B" w:rsidRDefault="00000000">
            <w:pPr>
              <w:pStyle w:val="TableParagraph"/>
              <w:spacing w:before="10" w:line="187" w:lineRule="exact"/>
              <w:ind w:left="96" w:right="126"/>
              <w:jc w:val="center"/>
              <w:rPr>
                <w:sz w:val="18"/>
              </w:rPr>
            </w:pPr>
            <w:r>
              <w:rPr>
                <w:sz w:val="18"/>
              </w:rPr>
              <w:t>DFARS</w:t>
            </w:r>
            <w:r>
              <w:rPr>
                <w:spacing w:val="-2"/>
                <w:sz w:val="18"/>
              </w:rPr>
              <w:t xml:space="preserve"> </w:t>
            </w:r>
            <w:r>
              <w:rPr>
                <w:sz w:val="18"/>
              </w:rPr>
              <w:t>252.222-</w:t>
            </w:r>
            <w:r>
              <w:rPr>
                <w:spacing w:val="-4"/>
                <w:sz w:val="18"/>
              </w:rPr>
              <w:t>7000</w:t>
            </w:r>
          </w:p>
        </w:tc>
        <w:tc>
          <w:tcPr>
            <w:tcW w:w="8190" w:type="dxa"/>
          </w:tcPr>
          <w:p w14:paraId="3212EFD1" w14:textId="77777777" w:rsidR="00F27A5B" w:rsidRDefault="00000000">
            <w:pPr>
              <w:pStyle w:val="TableParagraph"/>
              <w:spacing w:before="10" w:line="187" w:lineRule="exact"/>
              <w:ind w:left="108"/>
              <w:rPr>
                <w:sz w:val="18"/>
              </w:rPr>
            </w:pPr>
            <w:r>
              <w:rPr>
                <w:sz w:val="18"/>
              </w:rPr>
              <w:t>Restrictions</w:t>
            </w:r>
            <w:r>
              <w:rPr>
                <w:spacing w:val="-2"/>
                <w:sz w:val="18"/>
              </w:rPr>
              <w:t xml:space="preserve"> </w:t>
            </w:r>
            <w:r>
              <w:rPr>
                <w:sz w:val="18"/>
              </w:rPr>
              <w:t>on</w:t>
            </w:r>
            <w:r>
              <w:rPr>
                <w:spacing w:val="-2"/>
                <w:sz w:val="18"/>
              </w:rPr>
              <w:t xml:space="preserve"> </w:t>
            </w:r>
            <w:r>
              <w:rPr>
                <w:sz w:val="18"/>
              </w:rPr>
              <w:t>Employment</w:t>
            </w:r>
            <w:r>
              <w:rPr>
                <w:spacing w:val="-1"/>
                <w:sz w:val="18"/>
              </w:rPr>
              <w:t xml:space="preserve"> </w:t>
            </w:r>
            <w:r>
              <w:rPr>
                <w:sz w:val="18"/>
              </w:rPr>
              <w:t>of</w:t>
            </w:r>
            <w:r>
              <w:rPr>
                <w:spacing w:val="-2"/>
                <w:sz w:val="18"/>
              </w:rPr>
              <w:t xml:space="preserve"> </w:t>
            </w:r>
            <w:r>
              <w:rPr>
                <w:sz w:val="18"/>
              </w:rPr>
              <w:t>Personnel</w:t>
            </w:r>
            <w:r>
              <w:rPr>
                <w:spacing w:val="-1"/>
                <w:sz w:val="18"/>
              </w:rPr>
              <w:t xml:space="preserve"> </w:t>
            </w:r>
            <w:r>
              <w:rPr>
                <w:sz w:val="18"/>
              </w:rPr>
              <w:t>[Mar</w:t>
            </w:r>
            <w:r>
              <w:rPr>
                <w:spacing w:val="-4"/>
                <w:sz w:val="18"/>
              </w:rPr>
              <w:t xml:space="preserve"> </w:t>
            </w:r>
            <w:r>
              <w:rPr>
                <w:sz w:val="18"/>
              </w:rPr>
              <w:t>2000]</w:t>
            </w:r>
            <w:r>
              <w:rPr>
                <w:spacing w:val="-1"/>
                <w:sz w:val="18"/>
              </w:rPr>
              <w:t xml:space="preserve"> </w:t>
            </w:r>
            <w:r>
              <w:rPr>
                <w:sz w:val="18"/>
              </w:rPr>
              <w:t>(Applicable</w:t>
            </w:r>
            <w:r>
              <w:rPr>
                <w:spacing w:val="-2"/>
                <w:sz w:val="18"/>
              </w:rPr>
              <w:t xml:space="preserve"> </w:t>
            </w:r>
            <w:r>
              <w:rPr>
                <w:sz w:val="18"/>
              </w:rPr>
              <w:t>to</w:t>
            </w:r>
            <w:r>
              <w:rPr>
                <w:spacing w:val="-2"/>
                <w:sz w:val="18"/>
              </w:rPr>
              <w:t xml:space="preserve"> </w:t>
            </w:r>
            <w:r>
              <w:rPr>
                <w:sz w:val="18"/>
              </w:rPr>
              <w:t>all</w:t>
            </w:r>
            <w:r>
              <w:rPr>
                <w:spacing w:val="-1"/>
                <w:sz w:val="18"/>
              </w:rPr>
              <w:t xml:space="preserve"> </w:t>
            </w:r>
            <w:r>
              <w:rPr>
                <w:sz w:val="18"/>
              </w:rPr>
              <w:t xml:space="preserve">Purchase </w:t>
            </w:r>
            <w:r>
              <w:rPr>
                <w:spacing w:val="-2"/>
                <w:sz w:val="18"/>
              </w:rPr>
              <w:t>Orders)</w:t>
            </w:r>
          </w:p>
        </w:tc>
      </w:tr>
      <w:tr w:rsidR="00F27A5B" w14:paraId="3212EFD5" w14:textId="77777777">
        <w:trPr>
          <w:trHeight w:val="416"/>
        </w:trPr>
        <w:tc>
          <w:tcPr>
            <w:tcW w:w="1890" w:type="dxa"/>
          </w:tcPr>
          <w:p w14:paraId="3212EFD3" w14:textId="77777777" w:rsidR="00F27A5B" w:rsidRDefault="00000000">
            <w:pPr>
              <w:pStyle w:val="TableParagraph"/>
              <w:ind w:left="96" w:right="126"/>
              <w:jc w:val="center"/>
              <w:rPr>
                <w:sz w:val="18"/>
              </w:rPr>
            </w:pPr>
            <w:r>
              <w:rPr>
                <w:sz w:val="18"/>
              </w:rPr>
              <w:t>DFARS</w:t>
            </w:r>
            <w:r>
              <w:rPr>
                <w:spacing w:val="1"/>
                <w:sz w:val="18"/>
              </w:rPr>
              <w:t xml:space="preserve"> </w:t>
            </w:r>
            <w:r>
              <w:rPr>
                <w:sz w:val="18"/>
              </w:rPr>
              <w:t>252.223-</w:t>
            </w:r>
            <w:r>
              <w:rPr>
                <w:spacing w:val="-4"/>
                <w:sz w:val="18"/>
              </w:rPr>
              <w:t>7008</w:t>
            </w:r>
          </w:p>
        </w:tc>
        <w:tc>
          <w:tcPr>
            <w:tcW w:w="8190" w:type="dxa"/>
          </w:tcPr>
          <w:p w14:paraId="3212EFD4" w14:textId="77777777" w:rsidR="00F27A5B" w:rsidRDefault="00000000">
            <w:pPr>
              <w:pStyle w:val="TableParagraph"/>
              <w:spacing w:before="0" w:line="200" w:lineRule="exact"/>
              <w:ind w:firstLine="1"/>
              <w:rPr>
                <w:sz w:val="18"/>
              </w:rPr>
            </w:pPr>
            <w:r>
              <w:rPr>
                <w:sz w:val="18"/>
              </w:rPr>
              <w:t>Prohibition</w:t>
            </w:r>
            <w:r>
              <w:rPr>
                <w:spacing w:val="-7"/>
                <w:sz w:val="18"/>
              </w:rPr>
              <w:t xml:space="preserve"> </w:t>
            </w:r>
            <w:r>
              <w:rPr>
                <w:sz w:val="18"/>
              </w:rPr>
              <w:t>of</w:t>
            </w:r>
            <w:r>
              <w:rPr>
                <w:spacing w:val="-8"/>
                <w:sz w:val="18"/>
              </w:rPr>
              <w:t xml:space="preserve"> </w:t>
            </w:r>
            <w:r>
              <w:rPr>
                <w:sz w:val="18"/>
              </w:rPr>
              <w:t>Hexavalent</w:t>
            </w:r>
            <w:r>
              <w:rPr>
                <w:spacing w:val="-7"/>
                <w:sz w:val="18"/>
              </w:rPr>
              <w:t xml:space="preserve"> </w:t>
            </w:r>
            <w:r>
              <w:rPr>
                <w:sz w:val="18"/>
              </w:rPr>
              <w:t>Chromium</w:t>
            </w:r>
            <w:r>
              <w:rPr>
                <w:spacing w:val="-6"/>
                <w:sz w:val="18"/>
              </w:rPr>
              <w:t xml:space="preserve"> </w:t>
            </w:r>
            <w:r>
              <w:rPr>
                <w:sz w:val="18"/>
              </w:rPr>
              <w:t>[Jun</w:t>
            </w:r>
            <w:r>
              <w:rPr>
                <w:spacing w:val="-6"/>
                <w:sz w:val="18"/>
              </w:rPr>
              <w:t xml:space="preserve"> </w:t>
            </w:r>
            <w:r>
              <w:rPr>
                <w:sz w:val="18"/>
              </w:rPr>
              <w:t>2013]</w:t>
            </w:r>
            <w:r>
              <w:rPr>
                <w:spacing w:val="-6"/>
                <w:sz w:val="18"/>
              </w:rPr>
              <w:t xml:space="preserve"> </w:t>
            </w:r>
            <w:r>
              <w:rPr>
                <w:sz w:val="18"/>
              </w:rPr>
              <w:t>(Applicable</w:t>
            </w:r>
            <w:r>
              <w:rPr>
                <w:spacing w:val="-6"/>
                <w:sz w:val="18"/>
              </w:rPr>
              <w:t xml:space="preserve"> </w:t>
            </w:r>
            <w:r>
              <w:rPr>
                <w:sz w:val="18"/>
              </w:rPr>
              <w:t>to</w:t>
            </w:r>
            <w:r>
              <w:rPr>
                <w:spacing w:val="-8"/>
                <w:sz w:val="18"/>
              </w:rPr>
              <w:t xml:space="preserve"> </w:t>
            </w:r>
            <w:r>
              <w:rPr>
                <w:sz w:val="18"/>
              </w:rPr>
              <w:t>Purchase</w:t>
            </w:r>
            <w:r>
              <w:rPr>
                <w:spacing w:val="-6"/>
                <w:sz w:val="18"/>
              </w:rPr>
              <w:t xml:space="preserve"> </w:t>
            </w:r>
            <w:r>
              <w:rPr>
                <w:sz w:val="18"/>
              </w:rPr>
              <w:t>Orders</w:t>
            </w:r>
            <w:r>
              <w:rPr>
                <w:spacing w:val="-8"/>
                <w:sz w:val="18"/>
              </w:rPr>
              <w:t xml:space="preserve"> </w:t>
            </w:r>
            <w:r>
              <w:rPr>
                <w:sz w:val="18"/>
              </w:rPr>
              <w:t>for</w:t>
            </w:r>
            <w:r>
              <w:rPr>
                <w:spacing w:val="-6"/>
                <w:sz w:val="18"/>
              </w:rPr>
              <w:t xml:space="preserve"> </w:t>
            </w:r>
            <w:r>
              <w:rPr>
                <w:sz w:val="18"/>
              </w:rPr>
              <w:t>supplies,</w:t>
            </w:r>
            <w:r>
              <w:rPr>
                <w:spacing w:val="-6"/>
                <w:sz w:val="18"/>
              </w:rPr>
              <w:t xml:space="preserve"> </w:t>
            </w:r>
            <w:r>
              <w:rPr>
                <w:sz w:val="18"/>
              </w:rPr>
              <w:t>maintenance</w:t>
            </w:r>
            <w:r>
              <w:rPr>
                <w:spacing w:val="-7"/>
                <w:sz w:val="18"/>
              </w:rPr>
              <w:t xml:space="preserve"> </w:t>
            </w:r>
            <w:r>
              <w:rPr>
                <w:sz w:val="18"/>
              </w:rPr>
              <w:t>and repair services, or construction materials)</w:t>
            </w:r>
          </w:p>
        </w:tc>
      </w:tr>
      <w:tr w:rsidR="00F27A5B" w14:paraId="3212EFD9" w14:textId="77777777">
        <w:trPr>
          <w:trHeight w:val="617"/>
        </w:trPr>
        <w:tc>
          <w:tcPr>
            <w:tcW w:w="1890" w:type="dxa"/>
          </w:tcPr>
          <w:p w14:paraId="3212EFD6" w14:textId="77777777" w:rsidR="00F27A5B" w:rsidRDefault="00000000">
            <w:pPr>
              <w:pStyle w:val="TableParagraph"/>
              <w:spacing w:before="10"/>
              <w:ind w:left="97" w:right="228"/>
              <w:jc w:val="center"/>
              <w:rPr>
                <w:sz w:val="18"/>
              </w:rPr>
            </w:pPr>
            <w:r>
              <w:rPr>
                <w:sz w:val="18"/>
              </w:rPr>
              <w:t>DFAR</w:t>
            </w:r>
            <w:r>
              <w:rPr>
                <w:spacing w:val="-3"/>
                <w:sz w:val="18"/>
              </w:rPr>
              <w:t xml:space="preserve"> </w:t>
            </w:r>
            <w:r>
              <w:rPr>
                <w:sz w:val="18"/>
              </w:rPr>
              <w:t>252.225-</w:t>
            </w:r>
            <w:r>
              <w:rPr>
                <w:spacing w:val="-4"/>
                <w:sz w:val="18"/>
              </w:rPr>
              <w:t>7007</w:t>
            </w:r>
          </w:p>
        </w:tc>
        <w:tc>
          <w:tcPr>
            <w:tcW w:w="8190" w:type="dxa"/>
          </w:tcPr>
          <w:p w14:paraId="3212EFD7" w14:textId="77777777" w:rsidR="00F27A5B" w:rsidRDefault="00000000">
            <w:pPr>
              <w:pStyle w:val="TableParagraph"/>
              <w:spacing w:before="17" w:line="230" w:lineRule="auto"/>
              <w:ind w:firstLine="1"/>
              <w:rPr>
                <w:sz w:val="18"/>
              </w:rPr>
            </w:pPr>
            <w:r>
              <w:rPr>
                <w:sz w:val="18"/>
              </w:rPr>
              <w:t>Prohibition</w:t>
            </w:r>
            <w:r>
              <w:rPr>
                <w:spacing w:val="40"/>
                <w:sz w:val="18"/>
              </w:rPr>
              <w:t xml:space="preserve"> </w:t>
            </w:r>
            <w:r>
              <w:rPr>
                <w:sz w:val="18"/>
              </w:rPr>
              <w:t>on</w:t>
            </w:r>
            <w:r>
              <w:rPr>
                <w:spacing w:val="40"/>
                <w:sz w:val="18"/>
              </w:rPr>
              <w:t xml:space="preserve"> </w:t>
            </w:r>
            <w:r>
              <w:rPr>
                <w:sz w:val="18"/>
              </w:rPr>
              <w:t>Acquisition</w:t>
            </w:r>
            <w:r>
              <w:rPr>
                <w:spacing w:val="40"/>
                <w:sz w:val="18"/>
              </w:rPr>
              <w:t xml:space="preserve"> </w:t>
            </w:r>
            <w:r>
              <w:rPr>
                <w:sz w:val="18"/>
              </w:rPr>
              <w:t>of</w:t>
            </w:r>
            <w:r>
              <w:rPr>
                <w:spacing w:val="40"/>
                <w:sz w:val="18"/>
              </w:rPr>
              <w:t xml:space="preserve"> </w:t>
            </w:r>
            <w:r>
              <w:rPr>
                <w:sz w:val="18"/>
              </w:rPr>
              <w:t>Certain</w:t>
            </w:r>
            <w:r>
              <w:rPr>
                <w:spacing w:val="40"/>
                <w:sz w:val="18"/>
              </w:rPr>
              <w:t xml:space="preserve"> </w:t>
            </w:r>
            <w:r>
              <w:rPr>
                <w:sz w:val="18"/>
              </w:rPr>
              <w:t>Items</w:t>
            </w:r>
            <w:r>
              <w:rPr>
                <w:spacing w:val="40"/>
                <w:sz w:val="18"/>
              </w:rPr>
              <w:t xml:space="preserve"> </w:t>
            </w:r>
            <w:r>
              <w:rPr>
                <w:sz w:val="18"/>
              </w:rPr>
              <w:t>from</w:t>
            </w:r>
            <w:r>
              <w:rPr>
                <w:spacing w:val="40"/>
                <w:sz w:val="18"/>
              </w:rPr>
              <w:t xml:space="preserve"> </w:t>
            </w:r>
            <w:r>
              <w:rPr>
                <w:sz w:val="18"/>
              </w:rPr>
              <w:t>Communist</w:t>
            </w:r>
            <w:r>
              <w:rPr>
                <w:spacing w:val="40"/>
                <w:sz w:val="18"/>
              </w:rPr>
              <w:t xml:space="preserve"> </w:t>
            </w:r>
            <w:r>
              <w:rPr>
                <w:sz w:val="18"/>
              </w:rPr>
              <w:t>Chinese</w:t>
            </w:r>
            <w:r>
              <w:rPr>
                <w:spacing w:val="40"/>
                <w:sz w:val="18"/>
              </w:rPr>
              <w:t xml:space="preserve"> </w:t>
            </w:r>
            <w:r>
              <w:rPr>
                <w:sz w:val="18"/>
              </w:rPr>
              <w:t>Military</w:t>
            </w:r>
            <w:r>
              <w:rPr>
                <w:spacing w:val="40"/>
                <w:sz w:val="18"/>
              </w:rPr>
              <w:t xml:space="preserve"> </w:t>
            </w:r>
            <w:r>
              <w:rPr>
                <w:sz w:val="18"/>
              </w:rPr>
              <w:t>Companies</w:t>
            </w:r>
            <w:r>
              <w:rPr>
                <w:spacing w:val="40"/>
                <w:sz w:val="18"/>
              </w:rPr>
              <w:t xml:space="preserve"> </w:t>
            </w:r>
            <w:r>
              <w:rPr>
                <w:sz w:val="18"/>
              </w:rPr>
              <w:t>[Dec</w:t>
            </w:r>
            <w:r>
              <w:rPr>
                <w:spacing w:val="40"/>
                <w:sz w:val="18"/>
              </w:rPr>
              <w:t xml:space="preserve"> </w:t>
            </w:r>
            <w:r>
              <w:rPr>
                <w:sz w:val="18"/>
              </w:rPr>
              <w:t>2018] (Applicable</w:t>
            </w:r>
            <w:r>
              <w:rPr>
                <w:spacing w:val="-1"/>
                <w:sz w:val="18"/>
              </w:rPr>
              <w:t xml:space="preserve"> </w:t>
            </w:r>
            <w:r>
              <w:rPr>
                <w:sz w:val="18"/>
              </w:rPr>
              <w:t>to</w:t>
            </w:r>
            <w:r>
              <w:rPr>
                <w:spacing w:val="-2"/>
                <w:sz w:val="18"/>
              </w:rPr>
              <w:t xml:space="preserve"> </w:t>
            </w:r>
            <w:r>
              <w:rPr>
                <w:sz w:val="18"/>
              </w:rPr>
              <w:t>Purchase Orders</w:t>
            </w:r>
            <w:r>
              <w:rPr>
                <w:spacing w:val="-1"/>
                <w:sz w:val="18"/>
              </w:rPr>
              <w:t xml:space="preserve"> </w:t>
            </w:r>
            <w:r>
              <w:rPr>
                <w:sz w:val="18"/>
              </w:rPr>
              <w:t>involving</w:t>
            </w:r>
            <w:r>
              <w:rPr>
                <w:spacing w:val="-1"/>
                <w:sz w:val="18"/>
              </w:rPr>
              <w:t xml:space="preserve"> </w:t>
            </w:r>
            <w:r>
              <w:rPr>
                <w:sz w:val="18"/>
              </w:rPr>
              <w:t>the delivery</w:t>
            </w:r>
            <w:r>
              <w:rPr>
                <w:spacing w:val="-1"/>
                <w:sz w:val="18"/>
              </w:rPr>
              <w:t xml:space="preserve"> </w:t>
            </w:r>
            <w:r>
              <w:rPr>
                <w:sz w:val="18"/>
              </w:rPr>
              <w:t>of items</w:t>
            </w:r>
            <w:r>
              <w:rPr>
                <w:spacing w:val="-1"/>
                <w:sz w:val="18"/>
              </w:rPr>
              <w:t xml:space="preserve"> </w:t>
            </w:r>
            <w:r>
              <w:rPr>
                <w:sz w:val="18"/>
              </w:rPr>
              <w:t>covered</w:t>
            </w:r>
            <w:r>
              <w:rPr>
                <w:spacing w:val="-1"/>
                <w:sz w:val="18"/>
              </w:rPr>
              <w:t xml:space="preserve"> </w:t>
            </w:r>
            <w:r>
              <w:rPr>
                <w:sz w:val="18"/>
              </w:rPr>
              <w:t>by</w:t>
            </w:r>
            <w:r>
              <w:rPr>
                <w:spacing w:val="-1"/>
                <w:sz w:val="18"/>
              </w:rPr>
              <w:t xml:space="preserve"> </w:t>
            </w:r>
            <w:r>
              <w:rPr>
                <w:sz w:val="18"/>
              </w:rPr>
              <w:t>the</w:t>
            </w:r>
            <w:r>
              <w:rPr>
                <w:spacing w:val="-1"/>
                <w:sz w:val="18"/>
              </w:rPr>
              <w:t xml:space="preserve"> </w:t>
            </w:r>
            <w:r>
              <w:rPr>
                <w:sz w:val="18"/>
              </w:rPr>
              <w:t>United</w:t>
            </w:r>
            <w:r>
              <w:rPr>
                <w:spacing w:val="-1"/>
                <w:sz w:val="18"/>
              </w:rPr>
              <w:t xml:space="preserve"> </w:t>
            </w:r>
            <w:r>
              <w:rPr>
                <w:sz w:val="18"/>
              </w:rPr>
              <w:t>States Munitions</w:t>
            </w:r>
            <w:r>
              <w:rPr>
                <w:spacing w:val="-1"/>
                <w:sz w:val="18"/>
              </w:rPr>
              <w:t xml:space="preserve"> </w:t>
            </w:r>
            <w:r>
              <w:rPr>
                <w:sz w:val="18"/>
              </w:rPr>
              <w:t xml:space="preserve">List </w:t>
            </w:r>
            <w:r>
              <w:rPr>
                <w:spacing w:val="-5"/>
                <w:sz w:val="18"/>
              </w:rPr>
              <w:t>or</w:t>
            </w:r>
          </w:p>
          <w:p w14:paraId="3212EFD8" w14:textId="77777777" w:rsidR="00F27A5B" w:rsidRDefault="00000000">
            <w:pPr>
              <w:pStyle w:val="TableParagraph"/>
              <w:spacing w:before="0" w:line="183" w:lineRule="exact"/>
              <w:rPr>
                <w:sz w:val="18"/>
              </w:rPr>
            </w:pPr>
            <w:r>
              <w:rPr>
                <w:sz w:val="18"/>
              </w:rPr>
              <w:t>the 600</w:t>
            </w:r>
            <w:r>
              <w:rPr>
                <w:spacing w:val="-1"/>
                <w:sz w:val="18"/>
              </w:rPr>
              <w:t xml:space="preserve"> </w:t>
            </w:r>
            <w:r>
              <w:rPr>
                <w:sz w:val="18"/>
              </w:rPr>
              <w:t>series of</w:t>
            </w:r>
            <w:r>
              <w:rPr>
                <w:spacing w:val="-1"/>
                <w:sz w:val="18"/>
              </w:rPr>
              <w:t xml:space="preserve"> </w:t>
            </w:r>
            <w:r>
              <w:rPr>
                <w:sz w:val="18"/>
              </w:rPr>
              <w:t>the Commerce</w:t>
            </w:r>
            <w:r>
              <w:rPr>
                <w:spacing w:val="-1"/>
                <w:sz w:val="18"/>
              </w:rPr>
              <w:t xml:space="preserve"> </w:t>
            </w:r>
            <w:r>
              <w:rPr>
                <w:sz w:val="18"/>
              </w:rPr>
              <w:t>Control</w:t>
            </w:r>
            <w:r>
              <w:rPr>
                <w:spacing w:val="-1"/>
                <w:sz w:val="18"/>
              </w:rPr>
              <w:t xml:space="preserve"> </w:t>
            </w:r>
            <w:r>
              <w:rPr>
                <w:spacing w:val="-2"/>
                <w:sz w:val="18"/>
              </w:rPr>
              <w:t>List.)</w:t>
            </w:r>
          </w:p>
        </w:tc>
      </w:tr>
      <w:tr w:rsidR="00F27A5B" w14:paraId="3212EFDC" w14:textId="77777777">
        <w:trPr>
          <w:trHeight w:val="417"/>
        </w:trPr>
        <w:tc>
          <w:tcPr>
            <w:tcW w:w="1890" w:type="dxa"/>
          </w:tcPr>
          <w:p w14:paraId="3212EFDA" w14:textId="77777777" w:rsidR="00F27A5B" w:rsidRDefault="00000000">
            <w:pPr>
              <w:pStyle w:val="TableParagraph"/>
              <w:ind w:left="97" w:right="126"/>
              <w:jc w:val="center"/>
              <w:rPr>
                <w:sz w:val="18"/>
              </w:rPr>
            </w:pPr>
            <w:r>
              <w:rPr>
                <w:sz w:val="18"/>
              </w:rPr>
              <w:t>DFARS</w:t>
            </w:r>
            <w:r>
              <w:rPr>
                <w:spacing w:val="1"/>
                <w:sz w:val="18"/>
              </w:rPr>
              <w:t xml:space="preserve"> </w:t>
            </w:r>
            <w:r>
              <w:rPr>
                <w:sz w:val="18"/>
              </w:rPr>
              <w:t>252.225-</w:t>
            </w:r>
            <w:r>
              <w:rPr>
                <w:spacing w:val="-4"/>
                <w:sz w:val="18"/>
              </w:rPr>
              <w:t>7009</w:t>
            </w:r>
          </w:p>
        </w:tc>
        <w:tc>
          <w:tcPr>
            <w:tcW w:w="8190" w:type="dxa"/>
          </w:tcPr>
          <w:p w14:paraId="3212EFDB" w14:textId="77777777" w:rsidR="00F27A5B" w:rsidRDefault="00000000">
            <w:pPr>
              <w:pStyle w:val="TableParagraph"/>
              <w:spacing w:before="0" w:line="200" w:lineRule="exact"/>
              <w:ind w:firstLine="2"/>
              <w:rPr>
                <w:sz w:val="18"/>
              </w:rPr>
            </w:pPr>
            <w:r>
              <w:rPr>
                <w:sz w:val="18"/>
              </w:rPr>
              <w:t>Restriction</w:t>
            </w:r>
            <w:r>
              <w:rPr>
                <w:spacing w:val="-6"/>
                <w:sz w:val="18"/>
              </w:rPr>
              <w:t xml:space="preserve"> </w:t>
            </w:r>
            <w:r>
              <w:rPr>
                <w:sz w:val="18"/>
              </w:rPr>
              <w:t>on</w:t>
            </w:r>
            <w:r>
              <w:rPr>
                <w:spacing w:val="-6"/>
                <w:sz w:val="18"/>
              </w:rPr>
              <w:t xml:space="preserve"> </w:t>
            </w:r>
            <w:r>
              <w:rPr>
                <w:sz w:val="18"/>
              </w:rPr>
              <w:t>Acquisition</w:t>
            </w:r>
            <w:r>
              <w:rPr>
                <w:spacing w:val="-6"/>
                <w:sz w:val="18"/>
              </w:rPr>
              <w:t xml:space="preserve"> </w:t>
            </w:r>
            <w:r>
              <w:rPr>
                <w:sz w:val="18"/>
              </w:rPr>
              <w:t>of</w:t>
            </w:r>
            <w:r>
              <w:rPr>
                <w:spacing w:val="-6"/>
                <w:sz w:val="18"/>
              </w:rPr>
              <w:t xml:space="preserve"> </w:t>
            </w:r>
            <w:r>
              <w:rPr>
                <w:sz w:val="18"/>
              </w:rPr>
              <w:t>Certain</w:t>
            </w:r>
            <w:r>
              <w:rPr>
                <w:spacing w:val="-6"/>
                <w:sz w:val="18"/>
              </w:rPr>
              <w:t xml:space="preserve"> </w:t>
            </w:r>
            <w:r>
              <w:rPr>
                <w:sz w:val="18"/>
              </w:rPr>
              <w:t>Articles</w:t>
            </w:r>
            <w:r>
              <w:rPr>
                <w:spacing w:val="-6"/>
                <w:sz w:val="18"/>
              </w:rPr>
              <w:t xml:space="preserve"> </w:t>
            </w:r>
            <w:r>
              <w:rPr>
                <w:sz w:val="18"/>
              </w:rPr>
              <w:t>Containing</w:t>
            </w:r>
            <w:r>
              <w:rPr>
                <w:spacing w:val="-6"/>
                <w:sz w:val="18"/>
              </w:rPr>
              <w:t xml:space="preserve"> </w:t>
            </w:r>
            <w:r>
              <w:rPr>
                <w:sz w:val="18"/>
              </w:rPr>
              <w:t>Specialty</w:t>
            </w:r>
            <w:r>
              <w:rPr>
                <w:spacing w:val="-8"/>
                <w:sz w:val="18"/>
              </w:rPr>
              <w:t xml:space="preserve"> </w:t>
            </w:r>
            <w:r>
              <w:rPr>
                <w:sz w:val="18"/>
              </w:rPr>
              <w:t>Metals</w:t>
            </w:r>
            <w:r>
              <w:rPr>
                <w:spacing w:val="-6"/>
                <w:sz w:val="18"/>
              </w:rPr>
              <w:t xml:space="preserve"> </w:t>
            </w:r>
            <w:r>
              <w:rPr>
                <w:sz w:val="18"/>
              </w:rPr>
              <w:t>[Dec</w:t>
            </w:r>
            <w:r>
              <w:rPr>
                <w:spacing w:val="-6"/>
                <w:sz w:val="18"/>
              </w:rPr>
              <w:t xml:space="preserve"> </w:t>
            </w:r>
            <w:r>
              <w:rPr>
                <w:sz w:val="18"/>
              </w:rPr>
              <w:t>2019]</w:t>
            </w:r>
            <w:r>
              <w:rPr>
                <w:spacing w:val="-6"/>
                <w:sz w:val="18"/>
              </w:rPr>
              <w:t xml:space="preserve"> </w:t>
            </w:r>
            <w:r>
              <w:rPr>
                <w:sz w:val="18"/>
              </w:rPr>
              <w:t>(Applicable</w:t>
            </w:r>
            <w:r>
              <w:rPr>
                <w:spacing w:val="-6"/>
                <w:sz w:val="18"/>
              </w:rPr>
              <w:t xml:space="preserve"> </w:t>
            </w:r>
            <w:r>
              <w:rPr>
                <w:sz w:val="18"/>
              </w:rPr>
              <w:t>to</w:t>
            </w:r>
            <w:r>
              <w:rPr>
                <w:spacing w:val="-6"/>
                <w:sz w:val="18"/>
              </w:rPr>
              <w:t xml:space="preserve"> </w:t>
            </w:r>
            <w:r>
              <w:rPr>
                <w:sz w:val="18"/>
              </w:rPr>
              <w:t>Purchase Orders for items that contain specialty metals)</w:t>
            </w:r>
          </w:p>
        </w:tc>
      </w:tr>
      <w:tr w:rsidR="00F27A5B" w14:paraId="3212EFDF" w14:textId="77777777">
        <w:trPr>
          <w:trHeight w:val="417"/>
        </w:trPr>
        <w:tc>
          <w:tcPr>
            <w:tcW w:w="1890" w:type="dxa"/>
          </w:tcPr>
          <w:p w14:paraId="3212EFDD" w14:textId="77777777" w:rsidR="00F27A5B" w:rsidRDefault="00000000">
            <w:pPr>
              <w:pStyle w:val="TableParagraph"/>
              <w:ind w:left="96" w:right="126"/>
              <w:jc w:val="center"/>
              <w:rPr>
                <w:sz w:val="18"/>
              </w:rPr>
            </w:pPr>
            <w:r>
              <w:rPr>
                <w:sz w:val="18"/>
              </w:rPr>
              <w:t>DFARS</w:t>
            </w:r>
            <w:r>
              <w:rPr>
                <w:spacing w:val="-2"/>
                <w:sz w:val="18"/>
              </w:rPr>
              <w:t xml:space="preserve"> </w:t>
            </w:r>
            <w:r>
              <w:rPr>
                <w:sz w:val="18"/>
              </w:rPr>
              <w:t>252.225-</w:t>
            </w:r>
            <w:r>
              <w:rPr>
                <w:spacing w:val="-4"/>
                <w:sz w:val="18"/>
              </w:rPr>
              <w:t>7013</w:t>
            </w:r>
          </w:p>
        </w:tc>
        <w:tc>
          <w:tcPr>
            <w:tcW w:w="8190" w:type="dxa"/>
          </w:tcPr>
          <w:p w14:paraId="3212EFDE" w14:textId="77777777" w:rsidR="00F27A5B" w:rsidRDefault="00000000">
            <w:pPr>
              <w:pStyle w:val="TableParagraph"/>
              <w:spacing w:before="0" w:line="200" w:lineRule="exact"/>
              <w:rPr>
                <w:sz w:val="18"/>
              </w:rPr>
            </w:pPr>
            <w:r>
              <w:rPr>
                <w:sz w:val="18"/>
              </w:rPr>
              <w:t>Duty-Free Entry [Apr</w:t>
            </w:r>
            <w:r>
              <w:rPr>
                <w:spacing w:val="20"/>
                <w:sz w:val="18"/>
              </w:rPr>
              <w:t xml:space="preserve"> </w:t>
            </w:r>
            <w:r>
              <w:rPr>
                <w:sz w:val="18"/>
              </w:rPr>
              <w:t>2020] (Applicable</w:t>
            </w:r>
            <w:r>
              <w:rPr>
                <w:spacing w:val="20"/>
                <w:sz w:val="18"/>
              </w:rPr>
              <w:t xml:space="preserve"> </w:t>
            </w:r>
            <w:r>
              <w:rPr>
                <w:sz w:val="18"/>
              </w:rPr>
              <w:t>to Purchase</w:t>
            </w:r>
            <w:r>
              <w:rPr>
                <w:spacing w:val="20"/>
                <w:sz w:val="18"/>
              </w:rPr>
              <w:t xml:space="preserve"> </w:t>
            </w:r>
            <w:r>
              <w:rPr>
                <w:sz w:val="18"/>
              </w:rPr>
              <w:t>Orders</w:t>
            </w:r>
            <w:r>
              <w:rPr>
                <w:spacing w:val="20"/>
                <w:sz w:val="18"/>
              </w:rPr>
              <w:t xml:space="preserve"> </w:t>
            </w:r>
            <w:r>
              <w:rPr>
                <w:sz w:val="18"/>
              </w:rPr>
              <w:t>for</w:t>
            </w:r>
            <w:r>
              <w:rPr>
                <w:spacing w:val="20"/>
                <w:sz w:val="18"/>
              </w:rPr>
              <w:t xml:space="preserve"> </w:t>
            </w:r>
            <w:r>
              <w:rPr>
                <w:sz w:val="18"/>
              </w:rPr>
              <w:t>(i) Qualifying country components;</w:t>
            </w:r>
            <w:r>
              <w:rPr>
                <w:spacing w:val="20"/>
                <w:sz w:val="18"/>
              </w:rPr>
              <w:t xml:space="preserve"> </w:t>
            </w:r>
            <w:r>
              <w:rPr>
                <w:sz w:val="18"/>
              </w:rPr>
              <w:t>or (ii) Nonqualifying country components for which the Contractor estimates that duty will exceed $200 per unit)</w:t>
            </w:r>
          </w:p>
        </w:tc>
      </w:tr>
      <w:tr w:rsidR="00F27A5B" w14:paraId="3212EFE2" w14:textId="77777777">
        <w:trPr>
          <w:trHeight w:val="216"/>
        </w:trPr>
        <w:tc>
          <w:tcPr>
            <w:tcW w:w="1890" w:type="dxa"/>
          </w:tcPr>
          <w:p w14:paraId="3212EFE0" w14:textId="77777777" w:rsidR="00F27A5B" w:rsidRDefault="00000000">
            <w:pPr>
              <w:pStyle w:val="TableParagraph"/>
              <w:spacing w:line="187" w:lineRule="exact"/>
              <w:ind w:left="95" w:right="126"/>
              <w:jc w:val="center"/>
              <w:rPr>
                <w:sz w:val="18"/>
              </w:rPr>
            </w:pPr>
            <w:r>
              <w:rPr>
                <w:sz w:val="18"/>
              </w:rPr>
              <w:t>DFARS</w:t>
            </w:r>
            <w:r>
              <w:rPr>
                <w:spacing w:val="-10"/>
                <w:sz w:val="18"/>
              </w:rPr>
              <w:t xml:space="preserve"> </w:t>
            </w:r>
            <w:r>
              <w:rPr>
                <w:sz w:val="18"/>
              </w:rPr>
              <w:t>252.225-</w:t>
            </w:r>
            <w:r>
              <w:rPr>
                <w:spacing w:val="-4"/>
                <w:sz w:val="18"/>
              </w:rPr>
              <w:t>7048</w:t>
            </w:r>
          </w:p>
        </w:tc>
        <w:tc>
          <w:tcPr>
            <w:tcW w:w="8190" w:type="dxa"/>
          </w:tcPr>
          <w:p w14:paraId="3212EFE1" w14:textId="77777777" w:rsidR="00F27A5B" w:rsidRDefault="00000000">
            <w:pPr>
              <w:pStyle w:val="TableParagraph"/>
              <w:spacing w:line="187" w:lineRule="exact"/>
              <w:rPr>
                <w:sz w:val="18"/>
              </w:rPr>
            </w:pPr>
            <w:r>
              <w:rPr>
                <w:sz w:val="18"/>
              </w:rPr>
              <w:t>Export-Controlled</w:t>
            </w:r>
            <w:r>
              <w:rPr>
                <w:spacing w:val="-4"/>
                <w:sz w:val="18"/>
              </w:rPr>
              <w:t xml:space="preserve"> </w:t>
            </w:r>
            <w:r>
              <w:rPr>
                <w:sz w:val="18"/>
              </w:rPr>
              <w:t>Items</w:t>
            </w:r>
            <w:r>
              <w:rPr>
                <w:spacing w:val="-4"/>
                <w:sz w:val="18"/>
              </w:rPr>
              <w:t xml:space="preserve"> </w:t>
            </w:r>
            <w:r>
              <w:rPr>
                <w:sz w:val="18"/>
              </w:rPr>
              <w:t>[June</w:t>
            </w:r>
            <w:r>
              <w:rPr>
                <w:spacing w:val="-4"/>
                <w:sz w:val="18"/>
              </w:rPr>
              <w:t xml:space="preserve"> </w:t>
            </w:r>
            <w:r>
              <w:rPr>
                <w:sz w:val="18"/>
              </w:rPr>
              <w:t>2013]</w:t>
            </w:r>
            <w:r>
              <w:rPr>
                <w:spacing w:val="-4"/>
                <w:sz w:val="18"/>
              </w:rPr>
              <w:t xml:space="preserve"> </w:t>
            </w:r>
            <w:r>
              <w:rPr>
                <w:sz w:val="18"/>
              </w:rPr>
              <w:t>(Applicable</w:t>
            </w:r>
            <w:r>
              <w:rPr>
                <w:spacing w:val="-3"/>
                <w:sz w:val="18"/>
              </w:rPr>
              <w:t xml:space="preserve"> </w:t>
            </w:r>
            <w:r>
              <w:rPr>
                <w:sz w:val="18"/>
              </w:rPr>
              <w:t>to</w:t>
            </w:r>
            <w:r>
              <w:rPr>
                <w:spacing w:val="-5"/>
                <w:sz w:val="18"/>
              </w:rPr>
              <w:t xml:space="preserve"> </w:t>
            </w:r>
            <w:r>
              <w:rPr>
                <w:sz w:val="18"/>
              </w:rPr>
              <w:t>all</w:t>
            </w:r>
            <w:r>
              <w:rPr>
                <w:spacing w:val="-4"/>
                <w:sz w:val="18"/>
              </w:rPr>
              <w:t xml:space="preserve"> </w:t>
            </w:r>
            <w:r>
              <w:rPr>
                <w:sz w:val="18"/>
              </w:rPr>
              <w:t>Purchase</w:t>
            </w:r>
            <w:r>
              <w:rPr>
                <w:spacing w:val="-4"/>
                <w:sz w:val="18"/>
              </w:rPr>
              <w:t xml:space="preserve"> </w:t>
            </w:r>
            <w:r>
              <w:rPr>
                <w:spacing w:val="-2"/>
                <w:sz w:val="18"/>
              </w:rPr>
              <w:t>Orders)</w:t>
            </w:r>
          </w:p>
        </w:tc>
      </w:tr>
      <w:tr w:rsidR="00F27A5B" w14:paraId="3212EFE5" w14:textId="77777777">
        <w:trPr>
          <w:trHeight w:val="417"/>
        </w:trPr>
        <w:tc>
          <w:tcPr>
            <w:tcW w:w="1890" w:type="dxa"/>
          </w:tcPr>
          <w:p w14:paraId="3212EFE3" w14:textId="77777777" w:rsidR="00F27A5B" w:rsidRDefault="00000000">
            <w:pPr>
              <w:pStyle w:val="TableParagraph"/>
              <w:ind w:left="96" w:right="126"/>
              <w:jc w:val="center"/>
              <w:rPr>
                <w:sz w:val="18"/>
              </w:rPr>
            </w:pPr>
            <w:r>
              <w:rPr>
                <w:sz w:val="18"/>
              </w:rPr>
              <w:t>DFARS</w:t>
            </w:r>
            <w:r>
              <w:rPr>
                <w:spacing w:val="-2"/>
                <w:sz w:val="18"/>
              </w:rPr>
              <w:t xml:space="preserve"> </w:t>
            </w:r>
            <w:r>
              <w:rPr>
                <w:sz w:val="18"/>
              </w:rPr>
              <w:t>252.226-</w:t>
            </w:r>
            <w:r>
              <w:rPr>
                <w:spacing w:val="-4"/>
                <w:sz w:val="18"/>
              </w:rPr>
              <w:t>7001</w:t>
            </w:r>
          </w:p>
        </w:tc>
        <w:tc>
          <w:tcPr>
            <w:tcW w:w="8190" w:type="dxa"/>
          </w:tcPr>
          <w:p w14:paraId="3212EFE4" w14:textId="77777777" w:rsidR="00F27A5B" w:rsidRDefault="00000000">
            <w:pPr>
              <w:pStyle w:val="TableParagraph"/>
              <w:spacing w:before="0" w:line="200" w:lineRule="exact"/>
              <w:ind w:firstLine="1"/>
              <w:rPr>
                <w:sz w:val="18"/>
              </w:rPr>
            </w:pPr>
            <w:r>
              <w:rPr>
                <w:sz w:val="18"/>
              </w:rPr>
              <w:t>Utilization</w:t>
            </w:r>
            <w:r>
              <w:rPr>
                <w:spacing w:val="-11"/>
                <w:sz w:val="18"/>
              </w:rPr>
              <w:t xml:space="preserve"> </w:t>
            </w:r>
            <w:r>
              <w:rPr>
                <w:sz w:val="18"/>
              </w:rPr>
              <w:t>of</w:t>
            </w:r>
            <w:r>
              <w:rPr>
                <w:spacing w:val="-11"/>
                <w:sz w:val="18"/>
              </w:rPr>
              <w:t xml:space="preserve"> </w:t>
            </w:r>
            <w:r>
              <w:rPr>
                <w:sz w:val="18"/>
              </w:rPr>
              <w:t>Indian</w:t>
            </w:r>
            <w:r>
              <w:rPr>
                <w:spacing w:val="-10"/>
                <w:sz w:val="18"/>
              </w:rPr>
              <w:t xml:space="preserve"> </w:t>
            </w:r>
            <w:r>
              <w:rPr>
                <w:sz w:val="18"/>
              </w:rPr>
              <w:t>Organizations,</w:t>
            </w:r>
            <w:r>
              <w:rPr>
                <w:spacing w:val="-10"/>
                <w:sz w:val="18"/>
              </w:rPr>
              <w:t xml:space="preserve"> </w:t>
            </w:r>
            <w:r>
              <w:rPr>
                <w:sz w:val="18"/>
              </w:rPr>
              <w:t>Indian-Owned</w:t>
            </w:r>
            <w:r>
              <w:rPr>
                <w:spacing w:val="-9"/>
                <w:sz w:val="18"/>
              </w:rPr>
              <w:t xml:space="preserve"> </w:t>
            </w:r>
            <w:r>
              <w:rPr>
                <w:sz w:val="18"/>
              </w:rPr>
              <w:t>Economic</w:t>
            </w:r>
            <w:r>
              <w:rPr>
                <w:spacing w:val="-11"/>
                <w:sz w:val="18"/>
              </w:rPr>
              <w:t xml:space="preserve"> </w:t>
            </w:r>
            <w:r>
              <w:rPr>
                <w:sz w:val="18"/>
              </w:rPr>
              <w:t>Enterprises,</w:t>
            </w:r>
            <w:r>
              <w:rPr>
                <w:spacing w:val="-11"/>
                <w:sz w:val="18"/>
              </w:rPr>
              <w:t xml:space="preserve"> </w:t>
            </w:r>
            <w:r>
              <w:rPr>
                <w:sz w:val="18"/>
              </w:rPr>
              <w:t>and</w:t>
            </w:r>
            <w:r>
              <w:rPr>
                <w:spacing w:val="-10"/>
                <w:sz w:val="18"/>
              </w:rPr>
              <w:t xml:space="preserve"> </w:t>
            </w:r>
            <w:r>
              <w:rPr>
                <w:sz w:val="18"/>
              </w:rPr>
              <w:t>Native</w:t>
            </w:r>
            <w:r>
              <w:rPr>
                <w:spacing w:val="-10"/>
                <w:sz w:val="18"/>
              </w:rPr>
              <w:t xml:space="preserve"> </w:t>
            </w:r>
            <w:r>
              <w:rPr>
                <w:sz w:val="18"/>
              </w:rPr>
              <w:t>Hawaiian</w:t>
            </w:r>
            <w:r>
              <w:rPr>
                <w:spacing w:val="-11"/>
                <w:sz w:val="18"/>
              </w:rPr>
              <w:t xml:space="preserve"> </w:t>
            </w:r>
            <w:r>
              <w:rPr>
                <w:sz w:val="18"/>
              </w:rPr>
              <w:t>Small</w:t>
            </w:r>
            <w:r>
              <w:rPr>
                <w:spacing w:val="-11"/>
                <w:sz w:val="18"/>
              </w:rPr>
              <w:t xml:space="preserve"> </w:t>
            </w:r>
            <w:r>
              <w:rPr>
                <w:sz w:val="18"/>
              </w:rPr>
              <w:t>Business Concerns [Apr 2019] (Applicable to Purchase Orders exceeding $500,000)</w:t>
            </w:r>
          </w:p>
        </w:tc>
      </w:tr>
      <w:tr w:rsidR="00F27A5B" w14:paraId="3212EFE9" w14:textId="77777777">
        <w:trPr>
          <w:trHeight w:val="616"/>
        </w:trPr>
        <w:tc>
          <w:tcPr>
            <w:tcW w:w="1890" w:type="dxa"/>
          </w:tcPr>
          <w:p w14:paraId="3212EFE6" w14:textId="77777777" w:rsidR="00F27A5B" w:rsidRDefault="00000000">
            <w:pPr>
              <w:pStyle w:val="TableParagraph"/>
              <w:ind w:left="96" w:right="126"/>
              <w:jc w:val="center"/>
              <w:rPr>
                <w:sz w:val="18"/>
              </w:rPr>
            </w:pPr>
            <w:r>
              <w:rPr>
                <w:sz w:val="18"/>
              </w:rPr>
              <w:t>DFARS</w:t>
            </w:r>
            <w:r>
              <w:rPr>
                <w:spacing w:val="-10"/>
                <w:sz w:val="18"/>
              </w:rPr>
              <w:t xml:space="preserve"> </w:t>
            </w:r>
            <w:r>
              <w:rPr>
                <w:sz w:val="18"/>
              </w:rPr>
              <w:t>252.227-</w:t>
            </w:r>
            <w:r>
              <w:rPr>
                <w:spacing w:val="-4"/>
                <w:sz w:val="18"/>
              </w:rPr>
              <w:t>7013</w:t>
            </w:r>
          </w:p>
        </w:tc>
        <w:tc>
          <w:tcPr>
            <w:tcW w:w="8190" w:type="dxa"/>
          </w:tcPr>
          <w:p w14:paraId="3212EFE7" w14:textId="77777777" w:rsidR="00F27A5B" w:rsidRDefault="00000000">
            <w:pPr>
              <w:pStyle w:val="TableParagraph"/>
              <w:spacing w:before="16" w:line="230" w:lineRule="auto"/>
              <w:rPr>
                <w:sz w:val="18"/>
              </w:rPr>
            </w:pPr>
            <w:r>
              <w:rPr>
                <w:sz w:val="18"/>
              </w:rPr>
              <w:t>Rights in Technical Data—Noncommercial Items [Feb 2014] (Applicable to Purchase Orders whenever any technical</w:t>
            </w:r>
            <w:r>
              <w:rPr>
                <w:spacing w:val="-8"/>
                <w:sz w:val="18"/>
              </w:rPr>
              <w:t xml:space="preserve"> </w:t>
            </w:r>
            <w:r>
              <w:rPr>
                <w:sz w:val="18"/>
              </w:rPr>
              <w:t>data</w:t>
            </w:r>
            <w:r>
              <w:rPr>
                <w:spacing w:val="-7"/>
                <w:sz w:val="18"/>
              </w:rPr>
              <w:t xml:space="preserve"> </w:t>
            </w:r>
            <w:r>
              <w:rPr>
                <w:sz w:val="18"/>
              </w:rPr>
              <w:t>for</w:t>
            </w:r>
            <w:r>
              <w:rPr>
                <w:spacing w:val="-7"/>
                <w:sz w:val="18"/>
              </w:rPr>
              <w:t xml:space="preserve"> </w:t>
            </w:r>
            <w:r>
              <w:rPr>
                <w:sz w:val="18"/>
              </w:rPr>
              <w:t>noncommercial</w:t>
            </w:r>
            <w:r>
              <w:rPr>
                <w:spacing w:val="-7"/>
                <w:sz w:val="18"/>
              </w:rPr>
              <w:t xml:space="preserve"> </w:t>
            </w:r>
            <w:r>
              <w:rPr>
                <w:sz w:val="18"/>
              </w:rPr>
              <w:t>items,</w:t>
            </w:r>
            <w:r>
              <w:rPr>
                <w:spacing w:val="-7"/>
                <w:sz w:val="18"/>
              </w:rPr>
              <w:t xml:space="preserve"> </w:t>
            </w:r>
            <w:r>
              <w:rPr>
                <w:sz w:val="18"/>
              </w:rPr>
              <w:t>or</w:t>
            </w:r>
            <w:r>
              <w:rPr>
                <w:spacing w:val="-8"/>
                <w:sz w:val="18"/>
              </w:rPr>
              <w:t xml:space="preserve"> </w:t>
            </w:r>
            <w:r>
              <w:rPr>
                <w:sz w:val="18"/>
              </w:rPr>
              <w:t>for</w:t>
            </w:r>
            <w:r>
              <w:rPr>
                <w:spacing w:val="-8"/>
                <w:sz w:val="18"/>
              </w:rPr>
              <w:t xml:space="preserve"> </w:t>
            </w:r>
            <w:r>
              <w:rPr>
                <w:sz w:val="18"/>
              </w:rPr>
              <w:t>commercial</w:t>
            </w:r>
            <w:r>
              <w:rPr>
                <w:spacing w:val="-7"/>
                <w:sz w:val="18"/>
              </w:rPr>
              <w:t xml:space="preserve"> </w:t>
            </w:r>
            <w:r>
              <w:rPr>
                <w:sz w:val="18"/>
              </w:rPr>
              <w:t>items</w:t>
            </w:r>
            <w:r>
              <w:rPr>
                <w:spacing w:val="-8"/>
                <w:sz w:val="18"/>
              </w:rPr>
              <w:t xml:space="preserve"> </w:t>
            </w:r>
            <w:r>
              <w:rPr>
                <w:sz w:val="18"/>
              </w:rPr>
              <w:t>developed</w:t>
            </w:r>
            <w:r>
              <w:rPr>
                <w:spacing w:val="-7"/>
                <w:sz w:val="18"/>
              </w:rPr>
              <w:t xml:space="preserve"> </w:t>
            </w:r>
            <w:r>
              <w:rPr>
                <w:sz w:val="18"/>
              </w:rPr>
              <w:t>in</w:t>
            </w:r>
            <w:r>
              <w:rPr>
                <w:spacing w:val="-8"/>
                <w:sz w:val="18"/>
              </w:rPr>
              <w:t xml:space="preserve"> </w:t>
            </w:r>
            <w:r>
              <w:rPr>
                <w:sz w:val="18"/>
              </w:rPr>
              <w:t>any</w:t>
            </w:r>
            <w:r>
              <w:rPr>
                <w:spacing w:val="-7"/>
                <w:sz w:val="18"/>
              </w:rPr>
              <w:t xml:space="preserve"> </w:t>
            </w:r>
            <w:r>
              <w:rPr>
                <w:sz w:val="18"/>
              </w:rPr>
              <w:t>part</w:t>
            </w:r>
            <w:r>
              <w:rPr>
                <w:spacing w:val="-7"/>
                <w:sz w:val="18"/>
              </w:rPr>
              <w:t xml:space="preserve"> </w:t>
            </w:r>
            <w:r>
              <w:rPr>
                <w:sz w:val="18"/>
              </w:rPr>
              <w:t>at</w:t>
            </w:r>
            <w:r>
              <w:rPr>
                <w:spacing w:val="-8"/>
                <w:sz w:val="18"/>
              </w:rPr>
              <w:t xml:space="preserve"> </w:t>
            </w:r>
            <w:r>
              <w:rPr>
                <w:sz w:val="18"/>
              </w:rPr>
              <w:t>Government</w:t>
            </w:r>
            <w:r>
              <w:rPr>
                <w:spacing w:val="-7"/>
                <w:sz w:val="18"/>
              </w:rPr>
              <w:t xml:space="preserve"> </w:t>
            </w:r>
            <w:r>
              <w:rPr>
                <w:spacing w:val="-2"/>
                <w:sz w:val="18"/>
              </w:rPr>
              <w:t>expense,</w:t>
            </w:r>
          </w:p>
          <w:p w14:paraId="3212EFE8" w14:textId="77777777" w:rsidR="00F27A5B" w:rsidRDefault="00000000">
            <w:pPr>
              <w:pStyle w:val="TableParagraph"/>
              <w:spacing w:before="0" w:line="183" w:lineRule="exact"/>
              <w:rPr>
                <w:sz w:val="18"/>
              </w:rPr>
            </w:pPr>
            <w:r>
              <w:rPr>
                <w:sz w:val="18"/>
              </w:rPr>
              <w:t>is</w:t>
            </w:r>
            <w:r>
              <w:rPr>
                <w:spacing w:val="-4"/>
                <w:sz w:val="18"/>
              </w:rPr>
              <w:t xml:space="preserve"> </w:t>
            </w:r>
            <w:r>
              <w:rPr>
                <w:sz w:val="18"/>
              </w:rPr>
              <w:t>to</w:t>
            </w:r>
            <w:r>
              <w:rPr>
                <w:spacing w:val="-1"/>
                <w:sz w:val="18"/>
              </w:rPr>
              <w:t xml:space="preserve"> </w:t>
            </w:r>
            <w:r>
              <w:rPr>
                <w:sz w:val="18"/>
              </w:rPr>
              <w:t>be obtained</w:t>
            </w:r>
            <w:r>
              <w:rPr>
                <w:spacing w:val="-2"/>
                <w:sz w:val="18"/>
              </w:rPr>
              <w:t xml:space="preserve"> </w:t>
            </w:r>
            <w:r>
              <w:rPr>
                <w:sz w:val="18"/>
              </w:rPr>
              <w:t>from</w:t>
            </w:r>
            <w:r>
              <w:rPr>
                <w:spacing w:val="-2"/>
                <w:sz w:val="18"/>
              </w:rPr>
              <w:t xml:space="preserve"> </w:t>
            </w:r>
            <w:r>
              <w:rPr>
                <w:sz w:val="18"/>
              </w:rPr>
              <w:t>a</w:t>
            </w:r>
            <w:r>
              <w:rPr>
                <w:spacing w:val="-2"/>
                <w:sz w:val="18"/>
              </w:rPr>
              <w:t xml:space="preserve"> </w:t>
            </w:r>
            <w:r>
              <w:rPr>
                <w:sz w:val="18"/>
              </w:rPr>
              <w:t>subcontractor</w:t>
            </w:r>
            <w:r>
              <w:rPr>
                <w:spacing w:val="-2"/>
                <w:sz w:val="18"/>
              </w:rPr>
              <w:t xml:space="preserve"> </w:t>
            </w:r>
            <w:r>
              <w:rPr>
                <w:sz w:val="18"/>
              </w:rPr>
              <w:t>or</w:t>
            </w:r>
            <w:r>
              <w:rPr>
                <w:spacing w:val="-1"/>
                <w:sz w:val="18"/>
              </w:rPr>
              <w:t xml:space="preserve"> </w:t>
            </w:r>
            <w:r>
              <w:rPr>
                <w:sz w:val="18"/>
              </w:rPr>
              <w:t>supplier</w:t>
            </w:r>
            <w:r>
              <w:rPr>
                <w:spacing w:val="-3"/>
                <w:sz w:val="18"/>
              </w:rPr>
              <w:t xml:space="preserve"> </w:t>
            </w:r>
            <w:r>
              <w:rPr>
                <w:sz w:val="18"/>
              </w:rPr>
              <w:t>for</w:t>
            </w:r>
            <w:r>
              <w:rPr>
                <w:spacing w:val="-1"/>
                <w:sz w:val="18"/>
              </w:rPr>
              <w:t xml:space="preserve"> </w:t>
            </w:r>
            <w:r>
              <w:rPr>
                <w:sz w:val="18"/>
              </w:rPr>
              <w:t>delivery</w:t>
            </w:r>
            <w:r>
              <w:rPr>
                <w:spacing w:val="-3"/>
                <w:sz w:val="18"/>
              </w:rPr>
              <w:t xml:space="preserve"> </w:t>
            </w:r>
            <w:r>
              <w:rPr>
                <w:sz w:val="18"/>
              </w:rPr>
              <w:t>to</w:t>
            </w:r>
            <w:r>
              <w:rPr>
                <w:spacing w:val="-2"/>
                <w:sz w:val="18"/>
              </w:rPr>
              <w:t xml:space="preserve"> </w:t>
            </w:r>
            <w:r>
              <w:rPr>
                <w:sz w:val="18"/>
              </w:rPr>
              <w:t>the</w:t>
            </w:r>
            <w:r>
              <w:rPr>
                <w:spacing w:val="-1"/>
                <w:sz w:val="18"/>
              </w:rPr>
              <w:t xml:space="preserve"> </w:t>
            </w:r>
            <w:r>
              <w:rPr>
                <w:sz w:val="18"/>
              </w:rPr>
              <w:t>Government</w:t>
            </w:r>
            <w:r>
              <w:rPr>
                <w:spacing w:val="-1"/>
                <w:sz w:val="18"/>
              </w:rPr>
              <w:t xml:space="preserve"> </w:t>
            </w:r>
            <w:r>
              <w:rPr>
                <w:sz w:val="18"/>
              </w:rPr>
              <w:t>under</w:t>
            </w:r>
            <w:r>
              <w:rPr>
                <w:spacing w:val="-1"/>
                <w:sz w:val="18"/>
              </w:rPr>
              <w:t xml:space="preserve"> </w:t>
            </w:r>
            <w:r>
              <w:rPr>
                <w:sz w:val="18"/>
              </w:rPr>
              <w:t>this</w:t>
            </w:r>
            <w:r>
              <w:rPr>
                <w:spacing w:val="-1"/>
                <w:sz w:val="18"/>
              </w:rPr>
              <w:t xml:space="preserve"> </w:t>
            </w:r>
            <w:r>
              <w:rPr>
                <w:spacing w:val="-2"/>
                <w:sz w:val="18"/>
              </w:rPr>
              <w:t>contract)</w:t>
            </w:r>
          </w:p>
        </w:tc>
      </w:tr>
      <w:tr w:rsidR="00F27A5B" w14:paraId="3212EFEC" w14:textId="77777777">
        <w:trPr>
          <w:trHeight w:val="617"/>
        </w:trPr>
        <w:tc>
          <w:tcPr>
            <w:tcW w:w="1890" w:type="dxa"/>
          </w:tcPr>
          <w:p w14:paraId="3212EFEA" w14:textId="77777777" w:rsidR="00F27A5B" w:rsidRDefault="00000000">
            <w:pPr>
              <w:pStyle w:val="TableParagraph"/>
              <w:ind w:left="96" w:right="126"/>
              <w:jc w:val="center"/>
              <w:rPr>
                <w:sz w:val="18"/>
              </w:rPr>
            </w:pPr>
            <w:r>
              <w:rPr>
                <w:sz w:val="18"/>
              </w:rPr>
              <w:t>DFARS</w:t>
            </w:r>
            <w:r>
              <w:rPr>
                <w:spacing w:val="-2"/>
                <w:sz w:val="18"/>
              </w:rPr>
              <w:t xml:space="preserve"> </w:t>
            </w:r>
            <w:r>
              <w:rPr>
                <w:sz w:val="18"/>
              </w:rPr>
              <w:t>252.227-</w:t>
            </w:r>
            <w:r>
              <w:rPr>
                <w:spacing w:val="-4"/>
                <w:sz w:val="18"/>
              </w:rPr>
              <w:t>7038</w:t>
            </w:r>
          </w:p>
        </w:tc>
        <w:tc>
          <w:tcPr>
            <w:tcW w:w="8190" w:type="dxa"/>
          </w:tcPr>
          <w:p w14:paraId="3212EFEB" w14:textId="77777777" w:rsidR="00F27A5B" w:rsidRDefault="00000000">
            <w:pPr>
              <w:pStyle w:val="TableParagraph"/>
              <w:spacing w:before="0" w:line="200" w:lineRule="exact"/>
              <w:ind w:right="93" w:firstLine="1"/>
              <w:jc w:val="both"/>
              <w:rPr>
                <w:sz w:val="18"/>
              </w:rPr>
            </w:pPr>
            <w:r>
              <w:rPr>
                <w:sz w:val="18"/>
              </w:rPr>
              <w:t>Patent Rights—Ownership by the Contractor (Large Business) [Jun 2012] (Applicable to Purchase Orders for experimental,</w:t>
            </w:r>
            <w:r>
              <w:rPr>
                <w:spacing w:val="-3"/>
                <w:sz w:val="18"/>
              </w:rPr>
              <w:t xml:space="preserve"> </w:t>
            </w:r>
            <w:r>
              <w:rPr>
                <w:sz w:val="18"/>
              </w:rPr>
              <w:t>developmental,</w:t>
            </w:r>
            <w:r>
              <w:rPr>
                <w:spacing w:val="-3"/>
                <w:sz w:val="18"/>
              </w:rPr>
              <w:t xml:space="preserve"> </w:t>
            </w:r>
            <w:r>
              <w:rPr>
                <w:sz w:val="18"/>
              </w:rPr>
              <w:t>or</w:t>
            </w:r>
            <w:r>
              <w:rPr>
                <w:spacing w:val="-5"/>
                <w:sz w:val="18"/>
              </w:rPr>
              <w:t xml:space="preserve"> </w:t>
            </w:r>
            <w:r>
              <w:rPr>
                <w:sz w:val="18"/>
              </w:rPr>
              <w:t>research</w:t>
            </w:r>
            <w:r>
              <w:rPr>
                <w:spacing w:val="-4"/>
                <w:sz w:val="18"/>
              </w:rPr>
              <w:t xml:space="preserve"> </w:t>
            </w:r>
            <w:r>
              <w:rPr>
                <w:sz w:val="18"/>
              </w:rPr>
              <w:t>work</w:t>
            </w:r>
            <w:r>
              <w:rPr>
                <w:spacing w:val="-4"/>
                <w:sz w:val="18"/>
              </w:rPr>
              <w:t xml:space="preserve"> </w:t>
            </w:r>
            <w:r>
              <w:rPr>
                <w:sz w:val="18"/>
              </w:rPr>
              <w:t>other</w:t>
            </w:r>
            <w:r>
              <w:rPr>
                <w:spacing w:val="-4"/>
                <w:sz w:val="18"/>
              </w:rPr>
              <w:t xml:space="preserve"> </w:t>
            </w:r>
            <w:r>
              <w:rPr>
                <w:sz w:val="18"/>
              </w:rPr>
              <w:t>that</w:t>
            </w:r>
            <w:r>
              <w:rPr>
                <w:spacing w:val="-3"/>
                <w:sz w:val="18"/>
              </w:rPr>
              <w:t xml:space="preserve"> </w:t>
            </w:r>
            <w:r>
              <w:rPr>
                <w:sz w:val="18"/>
              </w:rPr>
              <w:t>Purchase</w:t>
            </w:r>
            <w:r>
              <w:rPr>
                <w:spacing w:val="-2"/>
                <w:sz w:val="18"/>
              </w:rPr>
              <w:t xml:space="preserve"> </w:t>
            </w:r>
            <w:r>
              <w:rPr>
                <w:sz w:val="18"/>
              </w:rPr>
              <w:t>Orders</w:t>
            </w:r>
            <w:r>
              <w:rPr>
                <w:spacing w:val="-4"/>
                <w:sz w:val="18"/>
              </w:rPr>
              <w:t xml:space="preserve"> </w:t>
            </w:r>
            <w:r>
              <w:rPr>
                <w:sz w:val="18"/>
              </w:rPr>
              <w:t>to</w:t>
            </w:r>
            <w:r>
              <w:rPr>
                <w:spacing w:val="-4"/>
                <w:sz w:val="18"/>
              </w:rPr>
              <w:t xml:space="preserve"> </w:t>
            </w:r>
            <w:r>
              <w:rPr>
                <w:sz w:val="18"/>
              </w:rPr>
              <w:t>be</w:t>
            </w:r>
            <w:r>
              <w:rPr>
                <w:spacing w:val="-4"/>
                <w:sz w:val="18"/>
              </w:rPr>
              <w:t xml:space="preserve"> </w:t>
            </w:r>
            <w:r>
              <w:rPr>
                <w:sz w:val="18"/>
              </w:rPr>
              <w:t>performed</w:t>
            </w:r>
            <w:r>
              <w:rPr>
                <w:spacing w:val="-4"/>
                <w:sz w:val="18"/>
              </w:rPr>
              <w:t xml:space="preserve"> </w:t>
            </w:r>
            <w:r>
              <w:rPr>
                <w:sz w:val="18"/>
              </w:rPr>
              <w:t>by</w:t>
            </w:r>
            <w:r>
              <w:rPr>
                <w:spacing w:val="-4"/>
                <w:sz w:val="18"/>
              </w:rPr>
              <w:t xml:space="preserve"> </w:t>
            </w:r>
            <w:r>
              <w:rPr>
                <w:sz w:val="18"/>
              </w:rPr>
              <w:t>a</w:t>
            </w:r>
            <w:r>
              <w:rPr>
                <w:spacing w:val="-3"/>
                <w:sz w:val="18"/>
              </w:rPr>
              <w:t xml:space="preserve"> </w:t>
            </w:r>
            <w:r>
              <w:rPr>
                <w:sz w:val="18"/>
              </w:rPr>
              <w:t>small</w:t>
            </w:r>
            <w:r>
              <w:rPr>
                <w:spacing w:val="-3"/>
                <w:sz w:val="18"/>
              </w:rPr>
              <w:t xml:space="preserve"> </w:t>
            </w:r>
            <w:r>
              <w:rPr>
                <w:sz w:val="18"/>
              </w:rPr>
              <w:t>business concern or nonprofit organization, unless a different patent rights clause is required by FAR 27.303)</w:t>
            </w:r>
          </w:p>
        </w:tc>
      </w:tr>
      <w:tr w:rsidR="00F27A5B" w14:paraId="3212EFEF" w14:textId="77777777">
        <w:trPr>
          <w:trHeight w:val="416"/>
        </w:trPr>
        <w:tc>
          <w:tcPr>
            <w:tcW w:w="1890" w:type="dxa"/>
          </w:tcPr>
          <w:p w14:paraId="3212EFED" w14:textId="77777777" w:rsidR="00F27A5B" w:rsidRDefault="00000000">
            <w:pPr>
              <w:pStyle w:val="TableParagraph"/>
              <w:ind w:left="95" w:right="126"/>
              <w:jc w:val="center"/>
              <w:rPr>
                <w:sz w:val="18"/>
              </w:rPr>
            </w:pPr>
            <w:r>
              <w:rPr>
                <w:sz w:val="18"/>
              </w:rPr>
              <w:t>DFARS 252.232-</w:t>
            </w:r>
            <w:r>
              <w:rPr>
                <w:spacing w:val="-4"/>
                <w:sz w:val="18"/>
              </w:rPr>
              <w:t>7017</w:t>
            </w:r>
          </w:p>
        </w:tc>
        <w:tc>
          <w:tcPr>
            <w:tcW w:w="8190" w:type="dxa"/>
          </w:tcPr>
          <w:p w14:paraId="3212EFEE" w14:textId="77777777" w:rsidR="00F27A5B" w:rsidRDefault="00000000">
            <w:pPr>
              <w:pStyle w:val="TableParagraph"/>
              <w:spacing w:before="0" w:line="200" w:lineRule="exact"/>
              <w:rPr>
                <w:sz w:val="18"/>
              </w:rPr>
            </w:pPr>
            <w:r>
              <w:rPr>
                <w:sz w:val="18"/>
              </w:rPr>
              <w:t>Accelerating Payments to Small Business Subcontractors—Prohibition on Fees and Consideration [Apr 2020] (Applicable to Purchase Orders with small business concerns)</w:t>
            </w:r>
          </w:p>
        </w:tc>
      </w:tr>
      <w:tr w:rsidR="00F27A5B" w14:paraId="3212EFF2" w14:textId="77777777">
        <w:trPr>
          <w:trHeight w:val="417"/>
        </w:trPr>
        <w:tc>
          <w:tcPr>
            <w:tcW w:w="1890" w:type="dxa"/>
          </w:tcPr>
          <w:p w14:paraId="3212EFF0" w14:textId="77777777" w:rsidR="00F27A5B" w:rsidRDefault="00000000">
            <w:pPr>
              <w:pStyle w:val="TableParagraph"/>
              <w:spacing w:before="10"/>
              <w:ind w:left="96" w:right="126"/>
              <w:jc w:val="center"/>
              <w:rPr>
                <w:sz w:val="18"/>
              </w:rPr>
            </w:pPr>
            <w:r>
              <w:rPr>
                <w:sz w:val="18"/>
              </w:rPr>
              <w:t>DFARS</w:t>
            </w:r>
            <w:r>
              <w:rPr>
                <w:spacing w:val="-2"/>
                <w:sz w:val="18"/>
              </w:rPr>
              <w:t xml:space="preserve"> </w:t>
            </w:r>
            <w:r>
              <w:rPr>
                <w:sz w:val="18"/>
              </w:rPr>
              <w:t>252.244-</w:t>
            </w:r>
            <w:r>
              <w:rPr>
                <w:spacing w:val="-4"/>
                <w:sz w:val="18"/>
              </w:rPr>
              <w:t>7000</w:t>
            </w:r>
          </w:p>
        </w:tc>
        <w:tc>
          <w:tcPr>
            <w:tcW w:w="8190" w:type="dxa"/>
          </w:tcPr>
          <w:p w14:paraId="3212EFF1" w14:textId="77777777" w:rsidR="00F27A5B" w:rsidRDefault="00000000">
            <w:pPr>
              <w:pStyle w:val="TableParagraph"/>
              <w:spacing w:before="0" w:line="200" w:lineRule="exact"/>
              <w:ind w:firstLine="1"/>
              <w:rPr>
                <w:sz w:val="18"/>
              </w:rPr>
            </w:pPr>
            <w:r>
              <w:rPr>
                <w:sz w:val="18"/>
              </w:rPr>
              <w:t>Subcontracts</w:t>
            </w:r>
            <w:r>
              <w:rPr>
                <w:spacing w:val="40"/>
                <w:sz w:val="18"/>
              </w:rPr>
              <w:t xml:space="preserve"> </w:t>
            </w:r>
            <w:r>
              <w:rPr>
                <w:sz w:val="18"/>
              </w:rPr>
              <w:t>for</w:t>
            </w:r>
            <w:r>
              <w:rPr>
                <w:spacing w:val="40"/>
                <w:sz w:val="18"/>
              </w:rPr>
              <w:t xml:space="preserve"> </w:t>
            </w:r>
            <w:r>
              <w:rPr>
                <w:sz w:val="18"/>
              </w:rPr>
              <w:t>Commercial</w:t>
            </w:r>
            <w:r>
              <w:rPr>
                <w:spacing w:val="40"/>
                <w:sz w:val="18"/>
              </w:rPr>
              <w:t xml:space="preserve"> </w:t>
            </w:r>
            <w:r>
              <w:rPr>
                <w:sz w:val="18"/>
              </w:rPr>
              <w:t>Items</w:t>
            </w:r>
            <w:r>
              <w:rPr>
                <w:spacing w:val="40"/>
                <w:sz w:val="18"/>
              </w:rPr>
              <w:t xml:space="preserve"> </w:t>
            </w:r>
            <w:r>
              <w:rPr>
                <w:sz w:val="18"/>
              </w:rPr>
              <w:t>[Oct</w:t>
            </w:r>
            <w:r>
              <w:rPr>
                <w:spacing w:val="40"/>
                <w:sz w:val="18"/>
              </w:rPr>
              <w:t xml:space="preserve"> </w:t>
            </w:r>
            <w:r>
              <w:rPr>
                <w:sz w:val="18"/>
              </w:rPr>
              <w:t>2020]</w:t>
            </w:r>
            <w:r>
              <w:rPr>
                <w:spacing w:val="40"/>
                <w:sz w:val="18"/>
              </w:rPr>
              <w:t xml:space="preserve"> </w:t>
            </w:r>
            <w:r>
              <w:rPr>
                <w:sz w:val="18"/>
              </w:rPr>
              <w:t>(Applicable</w:t>
            </w:r>
            <w:r>
              <w:rPr>
                <w:spacing w:val="40"/>
                <w:sz w:val="18"/>
              </w:rPr>
              <w:t xml:space="preserve"> </w:t>
            </w:r>
            <w:r>
              <w:rPr>
                <w:sz w:val="18"/>
              </w:rPr>
              <w:t>to</w:t>
            </w:r>
            <w:r>
              <w:rPr>
                <w:spacing w:val="40"/>
                <w:sz w:val="18"/>
              </w:rPr>
              <w:t xml:space="preserve"> </w:t>
            </w:r>
            <w:r>
              <w:rPr>
                <w:sz w:val="18"/>
              </w:rPr>
              <w:t>Purchase</w:t>
            </w:r>
            <w:r>
              <w:rPr>
                <w:spacing w:val="40"/>
                <w:sz w:val="18"/>
              </w:rPr>
              <w:t xml:space="preserve"> </w:t>
            </w:r>
            <w:r>
              <w:rPr>
                <w:sz w:val="18"/>
              </w:rPr>
              <w:t>Orders</w:t>
            </w:r>
            <w:r>
              <w:rPr>
                <w:spacing w:val="40"/>
                <w:sz w:val="18"/>
              </w:rPr>
              <w:t xml:space="preserve"> </w:t>
            </w:r>
            <w:r>
              <w:rPr>
                <w:sz w:val="18"/>
              </w:rPr>
              <w:t>for</w:t>
            </w:r>
            <w:r>
              <w:rPr>
                <w:spacing w:val="40"/>
                <w:sz w:val="18"/>
              </w:rPr>
              <w:t xml:space="preserve"> </w:t>
            </w:r>
            <w:r>
              <w:rPr>
                <w:sz w:val="18"/>
              </w:rPr>
              <w:t>the</w:t>
            </w:r>
            <w:r>
              <w:rPr>
                <w:spacing w:val="40"/>
                <w:sz w:val="18"/>
              </w:rPr>
              <w:t xml:space="preserve"> </w:t>
            </w:r>
            <w:r>
              <w:rPr>
                <w:sz w:val="18"/>
              </w:rPr>
              <w:t>acquisition</w:t>
            </w:r>
            <w:r>
              <w:rPr>
                <w:spacing w:val="40"/>
                <w:sz w:val="18"/>
              </w:rPr>
              <w:t xml:space="preserve"> </w:t>
            </w:r>
            <w:r>
              <w:rPr>
                <w:sz w:val="18"/>
              </w:rPr>
              <w:t>of commercial items)</w:t>
            </w:r>
          </w:p>
        </w:tc>
      </w:tr>
      <w:tr w:rsidR="00F27A5B" w14:paraId="3212EFF6" w14:textId="77777777">
        <w:trPr>
          <w:trHeight w:val="818"/>
        </w:trPr>
        <w:tc>
          <w:tcPr>
            <w:tcW w:w="1890" w:type="dxa"/>
          </w:tcPr>
          <w:p w14:paraId="3212EFF3" w14:textId="77777777" w:rsidR="00F27A5B" w:rsidRDefault="00000000">
            <w:pPr>
              <w:pStyle w:val="TableParagraph"/>
              <w:ind w:left="96" w:right="126"/>
              <w:jc w:val="center"/>
              <w:rPr>
                <w:sz w:val="18"/>
              </w:rPr>
            </w:pPr>
            <w:r>
              <w:rPr>
                <w:sz w:val="18"/>
              </w:rPr>
              <w:t>DFARS</w:t>
            </w:r>
            <w:r>
              <w:rPr>
                <w:spacing w:val="-2"/>
                <w:sz w:val="18"/>
              </w:rPr>
              <w:t xml:space="preserve"> </w:t>
            </w:r>
            <w:r>
              <w:rPr>
                <w:sz w:val="18"/>
              </w:rPr>
              <w:t>252.246-</w:t>
            </w:r>
            <w:r>
              <w:rPr>
                <w:spacing w:val="-4"/>
                <w:sz w:val="18"/>
              </w:rPr>
              <w:t>7003</w:t>
            </w:r>
          </w:p>
        </w:tc>
        <w:tc>
          <w:tcPr>
            <w:tcW w:w="8190" w:type="dxa"/>
          </w:tcPr>
          <w:p w14:paraId="3212EFF4" w14:textId="77777777" w:rsidR="00F27A5B" w:rsidRDefault="00000000">
            <w:pPr>
              <w:pStyle w:val="TableParagraph"/>
              <w:spacing w:before="14" w:line="232" w:lineRule="auto"/>
              <w:rPr>
                <w:sz w:val="18"/>
              </w:rPr>
            </w:pPr>
            <w:r>
              <w:rPr>
                <w:sz w:val="18"/>
              </w:rPr>
              <w:t>Notification of Potential Safety Issues [Jun 2013] (Applicable to Purchase Orders for (i) parts identified as</w:t>
            </w:r>
            <w:r>
              <w:rPr>
                <w:spacing w:val="80"/>
                <w:sz w:val="18"/>
              </w:rPr>
              <w:t xml:space="preserve"> </w:t>
            </w:r>
            <w:r>
              <w:rPr>
                <w:sz w:val="18"/>
              </w:rPr>
              <w:t>critical</w:t>
            </w:r>
            <w:r>
              <w:rPr>
                <w:spacing w:val="9"/>
                <w:sz w:val="18"/>
              </w:rPr>
              <w:t xml:space="preserve"> </w:t>
            </w:r>
            <w:r>
              <w:rPr>
                <w:sz w:val="18"/>
              </w:rPr>
              <w:t>safety</w:t>
            </w:r>
            <w:r>
              <w:rPr>
                <w:spacing w:val="9"/>
                <w:sz w:val="18"/>
              </w:rPr>
              <w:t xml:space="preserve"> </w:t>
            </w:r>
            <w:r>
              <w:rPr>
                <w:sz w:val="18"/>
              </w:rPr>
              <w:t>items;</w:t>
            </w:r>
            <w:r>
              <w:rPr>
                <w:spacing w:val="10"/>
                <w:sz w:val="18"/>
              </w:rPr>
              <w:t xml:space="preserve"> </w:t>
            </w:r>
            <w:r>
              <w:rPr>
                <w:sz w:val="18"/>
              </w:rPr>
              <w:t>(ii)</w:t>
            </w:r>
            <w:r>
              <w:rPr>
                <w:spacing w:val="10"/>
                <w:sz w:val="18"/>
              </w:rPr>
              <w:t xml:space="preserve"> </w:t>
            </w:r>
            <w:r>
              <w:rPr>
                <w:sz w:val="18"/>
              </w:rPr>
              <w:t>systems</w:t>
            </w:r>
            <w:r>
              <w:rPr>
                <w:spacing w:val="9"/>
                <w:sz w:val="18"/>
              </w:rPr>
              <w:t xml:space="preserve"> </w:t>
            </w:r>
            <w:r>
              <w:rPr>
                <w:sz w:val="18"/>
              </w:rPr>
              <w:t>and</w:t>
            </w:r>
            <w:r>
              <w:rPr>
                <w:spacing w:val="10"/>
                <w:sz w:val="18"/>
              </w:rPr>
              <w:t xml:space="preserve"> </w:t>
            </w:r>
            <w:r>
              <w:rPr>
                <w:sz w:val="18"/>
              </w:rPr>
              <w:t>subsystems,</w:t>
            </w:r>
            <w:r>
              <w:rPr>
                <w:spacing w:val="9"/>
                <w:sz w:val="18"/>
              </w:rPr>
              <w:t xml:space="preserve"> </w:t>
            </w:r>
            <w:r>
              <w:rPr>
                <w:sz w:val="18"/>
              </w:rPr>
              <w:t>assemblies,</w:t>
            </w:r>
            <w:r>
              <w:rPr>
                <w:spacing w:val="9"/>
                <w:sz w:val="18"/>
              </w:rPr>
              <w:t xml:space="preserve"> </w:t>
            </w:r>
            <w:r>
              <w:rPr>
                <w:sz w:val="18"/>
              </w:rPr>
              <w:t>and</w:t>
            </w:r>
            <w:r>
              <w:rPr>
                <w:spacing w:val="9"/>
                <w:sz w:val="18"/>
              </w:rPr>
              <w:t xml:space="preserve"> </w:t>
            </w:r>
            <w:r>
              <w:rPr>
                <w:sz w:val="18"/>
              </w:rPr>
              <w:t>subassemblies</w:t>
            </w:r>
            <w:r>
              <w:rPr>
                <w:spacing w:val="10"/>
                <w:sz w:val="18"/>
              </w:rPr>
              <w:t xml:space="preserve"> </w:t>
            </w:r>
            <w:r>
              <w:rPr>
                <w:sz w:val="18"/>
              </w:rPr>
              <w:t>integral</w:t>
            </w:r>
            <w:r>
              <w:rPr>
                <w:spacing w:val="10"/>
                <w:sz w:val="18"/>
              </w:rPr>
              <w:t xml:space="preserve"> </w:t>
            </w:r>
            <w:r>
              <w:rPr>
                <w:sz w:val="18"/>
              </w:rPr>
              <w:t>to</w:t>
            </w:r>
            <w:r>
              <w:rPr>
                <w:spacing w:val="9"/>
                <w:sz w:val="18"/>
              </w:rPr>
              <w:t xml:space="preserve"> </w:t>
            </w:r>
            <w:r>
              <w:rPr>
                <w:sz w:val="18"/>
              </w:rPr>
              <w:t>a</w:t>
            </w:r>
            <w:r>
              <w:rPr>
                <w:spacing w:val="9"/>
                <w:sz w:val="18"/>
              </w:rPr>
              <w:t xml:space="preserve"> </w:t>
            </w:r>
            <w:r>
              <w:rPr>
                <w:sz w:val="18"/>
              </w:rPr>
              <w:t>system;</w:t>
            </w:r>
            <w:r>
              <w:rPr>
                <w:spacing w:val="9"/>
                <w:sz w:val="18"/>
              </w:rPr>
              <w:t xml:space="preserve"> </w:t>
            </w:r>
            <w:r>
              <w:rPr>
                <w:sz w:val="18"/>
              </w:rPr>
              <w:t>or</w:t>
            </w:r>
            <w:r>
              <w:rPr>
                <w:spacing w:val="10"/>
                <w:sz w:val="18"/>
              </w:rPr>
              <w:t xml:space="preserve"> </w:t>
            </w:r>
            <w:r>
              <w:rPr>
                <w:spacing w:val="-2"/>
                <w:sz w:val="18"/>
              </w:rPr>
              <w:t>(iii)</w:t>
            </w:r>
          </w:p>
          <w:p w14:paraId="3212EFF5" w14:textId="77777777" w:rsidR="00F27A5B" w:rsidRDefault="00000000">
            <w:pPr>
              <w:pStyle w:val="TableParagraph"/>
              <w:spacing w:before="0" w:line="200" w:lineRule="exact"/>
              <w:rPr>
                <w:sz w:val="18"/>
              </w:rPr>
            </w:pPr>
            <w:r>
              <w:rPr>
                <w:sz w:val="18"/>
              </w:rPr>
              <w:t>repair,</w:t>
            </w:r>
            <w:r>
              <w:rPr>
                <w:spacing w:val="69"/>
                <w:sz w:val="18"/>
              </w:rPr>
              <w:t xml:space="preserve"> </w:t>
            </w:r>
            <w:r>
              <w:rPr>
                <w:sz w:val="18"/>
              </w:rPr>
              <w:t>maintenance,</w:t>
            </w:r>
            <w:r>
              <w:rPr>
                <w:spacing w:val="69"/>
                <w:sz w:val="18"/>
              </w:rPr>
              <w:t xml:space="preserve"> </w:t>
            </w:r>
            <w:r>
              <w:rPr>
                <w:sz w:val="18"/>
              </w:rPr>
              <w:t>logistics</w:t>
            </w:r>
            <w:r>
              <w:rPr>
                <w:spacing w:val="40"/>
                <w:sz w:val="18"/>
              </w:rPr>
              <w:t xml:space="preserve"> </w:t>
            </w:r>
            <w:r>
              <w:rPr>
                <w:sz w:val="18"/>
              </w:rPr>
              <w:t>support,</w:t>
            </w:r>
            <w:r>
              <w:rPr>
                <w:spacing w:val="69"/>
                <w:sz w:val="18"/>
              </w:rPr>
              <w:t xml:space="preserve"> </w:t>
            </w:r>
            <w:r>
              <w:rPr>
                <w:sz w:val="18"/>
              </w:rPr>
              <w:t>or</w:t>
            </w:r>
            <w:r>
              <w:rPr>
                <w:spacing w:val="68"/>
                <w:sz w:val="18"/>
              </w:rPr>
              <w:t xml:space="preserve"> </w:t>
            </w:r>
            <w:r>
              <w:rPr>
                <w:sz w:val="18"/>
              </w:rPr>
              <w:t>overhaul</w:t>
            </w:r>
            <w:r>
              <w:rPr>
                <w:spacing w:val="69"/>
                <w:sz w:val="18"/>
              </w:rPr>
              <w:t xml:space="preserve"> </w:t>
            </w:r>
            <w:r>
              <w:rPr>
                <w:sz w:val="18"/>
              </w:rPr>
              <w:t>services</w:t>
            </w:r>
            <w:r>
              <w:rPr>
                <w:spacing w:val="40"/>
                <w:sz w:val="18"/>
              </w:rPr>
              <w:t xml:space="preserve"> </w:t>
            </w:r>
            <w:r>
              <w:rPr>
                <w:sz w:val="18"/>
              </w:rPr>
              <w:t>for</w:t>
            </w:r>
            <w:r>
              <w:rPr>
                <w:spacing w:val="69"/>
                <w:sz w:val="18"/>
              </w:rPr>
              <w:t xml:space="preserve"> </w:t>
            </w:r>
            <w:r>
              <w:rPr>
                <w:sz w:val="18"/>
              </w:rPr>
              <w:t>systems</w:t>
            </w:r>
            <w:r>
              <w:rPr>
                <w:spacing w:val="67"/>
                <w:sz w:val="18"/>
              </w:rPr>
              <w:t xml:space="preserve"> </w:t>
            </w:r>
            <w:r>
              <w:rPr>
                <w:sz w:val="18"/>
              </w:rPr>
              <w:t>and</w:t>
            </w:r>
            <w:r>
              <w:rPr>
                <w:spacing w:val="69"/>
                <w:sz w:val="18"/>
              </w:rPr>
              <w:t xml:space="preserve"> </w:t>
            </w:r>
            <w:r>
              <w:rPr>
                <w:sz w:val="18"/>
              </w:rPr>
              <w:t>subsystems,</w:t>
            </w:r>
            <w:r>
              <w:rPr>
                <w:spacing w:val="68"/>
                <w:sz w:val="18"/>
              </w:rPr>
              <w:t xml:space="preserve"> </w:t>
            </w:r>
            <w:r>
              <w:rPr>
                <w:sz w:val="18"/>
              </w:rPr>
              <w:t>assemblies, subassemblies, and parts integral to a system)</w:t>
            </w:r>
          </w:p>
        </w:tc>
      </w:tr>
    </w:tbl>
    <w:p w14:paraId="3212EFF7" w14:textId="77777777" w:rsidR="00F27A5B" w:rsidRDefault="00F27A5B">
      <w:pPr>
        <w:spacing w:line="200" w:lineRule="exact"/>
        <w:rPr>
          <w:sz w:val="18"/>
        </w:rPr>
        <w:sectPr w:rsidR="00F27A5B">
          <w:type w:val="continuous"/>
          <w:pgSz w:w="12240" w:h="15840"/>
          <w:pgMar w:top="640" w:right="500" w:bottom="1060" w:left="620" w:header="0" w:footer="828" w:gutter="0"/>
          <w:cols w:space="720"/>
        </w:sect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8190"/>
      </w:tblGrid>
      <w:tr w:rsidR="00F27A5B" w14:paraId="3212EFFA" w14:textId="77777777">
        <w:trPr>
          <w:trHeight w:val="417"/>
        </w:trPr>
        <w:tc>
          <w:tcPr>
            <w:tcW w:w="1890" w:type="dxa"/>
          </w:tcPr>
          <w:p w14:paraId="3212EFF8" w14:textId="77777777" w:rsidR="00F27A5B" w:rsidRDefault="00000000">
            <w:pPr>
              <w:pStyle w:val="TableParagraph"/>
              <w:ind w:left="95" w:right="126"/>
              <w:jc w:val="center"/>
              <w:rPr>
                <w:sz w:val="18"/>
              </w:rPr>
            </w:pPr>
            <w:r>
              <w:rPr>
                <w:sz w:val="18"/>
              </w:rPr>
              <w:lastRenderedPageBreak/>
              <w:t>DFARS</w:t>
            </w:r>
            <w:r>
              <w:rPr>
                <w:spacing w:val="-10"/>
                <w:sz w:val="18"/>
              </w:rPr>
              <w:t xml:space="preserve"> </w:t>
            </w:r>
            <w:r>
              <w:rPr>
                <w:sz w:val="18"/>
              </w:rPr>
              <w:t>252.247-</w:t>
            </w:r>
            <w:r>
              <w:rPr>
                <w:spacing w:val="-4"/>
                <w:sz w:val="18"/>
              </w:rPr>
              <w:t>7023</w:t>
            </w:r>
          </w:p>
        </w:tc>
        <w:tc>
          <w:tcPr>
            <w:tcW w:w="8190" w:type="dxa"/>
          </w:tcPr>
          <w:p w14:paraId="3212EFF9" w14:textId="77777777" w:rsidR="00F27A5B" w:rsidRDefault="00000000">
            <w:pPr>
              <w:pStyle w:val="TableParagraph"/>
              <w:spacing w:before="0" w:line="200" w:lineRule="exact"/>
              <w:rPr>
                <w:sz w:val="18"/>
              </w:rPr>
            </w:pPr>
            <w:r>
              <w:rPr>
                <w:sz w:val="18"/>
              </w:rPr>
              <w:t>Transportation</w:t>
            </w:r>
            <w:r>
              <w:rPr>
                <w:spacing w:val="28"/>
                <w:sz w:val="18"/>
              </w:rPr>
              <w:t xml:space="preserve"> </w:t>
            </w:r>
            <w:r>
              <w:rPr>
                <w:sz w:val="18"/>
              </w:rPr>
              <w:t>of</w:t>
            </w:r>
            <w:r>
              <w:rPr>
                <w:spacing w:val="30"/>
                <w:sz w:val="18"/>
              </w:rPr>
              <w:t xml:space="preserve"> </w:t>
            </w:r>
            <w:r>
              <w:rPr>
                <w:sz w:val="18"/>
              </w:rPr>
              <w:t>Supplies</w:t>
            </w:r>
            <w:r>
              <w:rPr>
                <w:spacing w:val="29"/>
                <w:sz w:val="18"/>
              </w:rPr>
              <w:t xml:space="preserve"> </w:t>
            </w:r>
            <w:r>
              <w:rPr>
                <w:sz w:val="18"/>
              </w:rPr>
              <w:t>by</w:t>
            </w:r>
            <w:r>
              <w:rPr>
                <w:spacing w:val="28"/>
                <w:sz w:val="18"/>
              </w:rPr>
              <w:t xml:space="preserve"> </w:t>
            </w:r>
            <w:r>
              <w:rPr>
                <w:sz w:val="18"/>
              </w:rPr>
              <w:t>Sea</w:t>
            </w:r>
            <w:r>
              <w:rPr>
                <w:spacing w:val="29"/>
                <w:sz w:val="18"/>
              </w:rPr>
              <w:t xml:space="preserve"> </w:t>
            </w:r>
            <w:r>
              <w:rPr>
                <w:sz w:val="18"/>
              </w:rPr>
              <w:t>[Feb</w:t>
            </w:r>
            <w:r>
              <w:rPr>
                <w:spacing w:val="28"/>
                <w:sz w:val="18"/>
              </w:rPr>
              <w:t xml:space="preserve"> </w:t>
            </w:r>
            <w:r>
              <w:rPr>
                <w:sz w:val="18"/>
              </w:rPr>
              <w:t>2019]</w:t>
            </w:r>
            <w:r>
              <w:rPr>
                <w:spacing w:val="29"/>
                <w:sz w:val="18"/>
              </w:rPr>
              <w:t xml:space="preserve"> </w:t>
            </w:r>
            <w:r>
              <w:rPr>
                <w:sz w:val="18"/>
              </w:rPr>
              <w:t>(Applicable</w:t>
            </w:r>
            <w:r>
              <w:rPr>
                <w:spacing w:val="30"/>
                <w:sz w:val="18"/>
              </w:rPr>
              <w:t xml:space="preserve"> </w:t>
            </w:r>
            <w:r>
              <w:rPr>
                <w:sz w:val="18"/>
              </w:rPr>
              <w:t>to</w:t>
            </w:r>
            <w:r>
              <w:rPr>
                <w:spacing w:val="28"/>
                <w:sz w:val="18"/>
              </w:rPr>
              <w:t xml:space="preserve"> </w:t>
            </w:r>
            <w:r>
              <w:rPr>
                <w:sz w:val="18"/>
              </w:rPr>
              <w:t>Purchase</w:t>
            </w:r>
            <w:r>
              <w:rPr>
                <w:spacing w:val="30"/>
                <w:sz w:val="18"/>
              </w:rPr>
              <w:t xml:space="preserve"> </w:t>
            </w:r>
            <w:r>
              <w:rPr>
                <w:sz w:val="18"/>
              </w:rPr>
              <w:t>Orders</w:t>
            </w:r>
            <w:r>
              <w:rPr>
                <w:spacing w:val="28"/>
                <w:sz w:val="18"/>
              </w:rPr>
              <w:t xml:space="preserve"> </w:t>
            </w:r>
            <w:r>
              <w:rPr>
                <w:sz w:val="18"/>
              </w:rPr>
              <w:t>at</w:t>
            </w:r>
            <w:r>
              <w:rPr>
                <w:spacing w:val="29"/>
                <w:sz w:val="18"/>
              </w:rPr>
              <w:t xml:space="preserve"> </w:t>
            </w:r>
            <w:r>
              <w:rPr>
                <w:sz w:val="18"/>
              </w:rPr>
              <w:t>or</w:t>
            </w:r>
            <w:r>
              <w:rPr>
                <w:spacing w:val="29"/>
                <w:sz w:val="18"/>
              </w:rPr>
              <w:t xml:space="preserve"> </w:t>
            </w:r>
            <w:r>
              <w:rPr>
                <w:sz w:val="18"/>
              </w:rPr>
              <w:t>below</w:t>
            </w:r>
            <w:r>
              <w:rPr>
                <w:spacing w:val="28"/>
                <w:sz w:val="18"/>
              </w:rPr>
              <w:t xml:space="preserve"> </w:t>
            </w:r>
            <w:r>
              <w:rPr>
                <w:sz w:val="18"/>
              </w:rPr>
              <w:t>the</w:t>
            </w:r>
            <w:r>
              <w:rPr>
                <w:spacing w:val="29"/>
                <w:sz w:val="18"/>
              </w:rPr>
              <w:t xml:space="preserve"> </w:t>
            </w:r>
            <w:r>
              <w:rPr>
                <w:sz w:val="18"/>
              </w:rPr>
              <w:t>simplified acquisition threshold in Part 2 of the Federal Acquisition Regulation)</w:t>
            </w:r>
          </w:p>
        </w:tc>
      </w:tr>
      <w:tr w:rsidR="00F27A5B" w14:paraId="3212EFFD" w14:textId="77777777">
        <w:trPr>
          <w:trHeight w:val="417"/>
        </w:trPr>
        <w:tc>
          <w:tcPr>
            <w:tcW w:w="1890" w:type="dxa"/>
          </w:tcPr>
          <w:p w14:paraId="3212EFFB" w14:textId="77777777" w:rsidR="00F27A5B" w:rsidRDefault="00000000">
            <w:pPr>
              <w:pStyle w:val="TableParagraph"/>
              <w:ind w:left="97" w:right="126"/>
              <w:jc w:val="center"/>
              <w:rPr>
                <w:sz w:val="18"/>
              </w:rPr>
            </w:pPr>
            <w:r>
              <w:rPr>
                <w:sz w:val="18"/>
              </w:rPr>
              <w:t>DFARS</w:t>
            </w:r>
            <w:r>
              <w:rPr>
                <w:spacing w:val="1"/>
                <w:sz w:val="18"/>
              </w:rPr>
              <w:t xml:space="preserve"> </w:t>
            </w:r>
            <w:r>
              <w:rPr>
                <w:sz w:val="18"/>
              </w:rPr>
              <w:t>252.249-</w:t>
            </w:r>
            <w:r>
              <w:rPr>
                <w:spacing w:val="-4"/>
                <w:sz w:val="18"/>
              </w:rPr>
              <w:t>7002</w:t>
            </w:r>
          </w:p>
        </w:tc>
        <w:tc>
          <w:tcPr>
            <w:tcW w:w="8190" w:type="dxa"/>
          </w:tcPr>
          <w:p w14:paraId="3212EFFC" w14:textId="77777777" w:rsidR="00F27A5B" w:rsidRDefault="00000000">
            <w:pPr>
              <w:pStyle w:val="TableParagraph"/>
              <w:spacing w:before="0" w:line="200" w:lineRule="exact"/>
              <w:ind w:firstLine="2"/>
              <w:rPr>
                <w:sz w:val="18"/>
              </w:rPr>
            </w:pPr>
            <w:r>
              <w:rPr>
                <w:sz w:val="18"/>
              </w:rPr>
              <w:t>Notification</w:t>
            </w:r>
            <w:r>
              <w:rPr>
                <w:spacing w:val="22"/>
                <w:sz w:val="18"/>
              </w:rPr>
              <w:t xml:space="preserve"> </w:t>
            </w:r>
            <w:r>
              <w:rPr>
                <w:sz w:val="18"/>
              </w:rPr>
              <w:t>of</w:t>
            </w:r>
            <w:r>
              <w:rPr>
                <w:spacing w:val="22"/>
                <w:sz w:val="18"/>
              </w:rPr>
              <w:t xml:space="preserve"> </w:t>
            </w:r>
            <w:r>
              <w:rPr>
                <w:sz w:val="18"/>
              </w:rPr>
              <w:t>Anticipated</w:t>
            </w:r>
            <w:r>
              <w:rPr>
                <w:spacing w:val="22"/>
                <w:sz w:val="18"/>
              </w:rPr>
              <w:t xml:space="preserve"> </w:t>
            </w:r>
            <w:r>
              <w:rPr>
                <w:sz w:val="18"/>
              </w:rPr>
              <w:t>Contract</w:t>
            </w:r>
            <w:r>
              <w:rPr>
                <w:spacing w:val="24"/>
                <w:sz w:val="18"/>
              </w:rPr>
              <w:t xml:space="preserve"> </w:t>
            </w:r>
            <w:r>
              <w:rPr>
                <w:sz w:val="18"/>
              </w:rPr>
              <w:t>Termination</w:t>
            </w:r>
            <w:r>
              <w:rPr>
                <w:spacing w:val="24"/>
                <w:sz w:val="18"/>
              </w:rPr>
              <w:t xml:space="preserve"> </w:t>
            </w:r>
            <w:r>
              <w:rPr>
                <w:sz w:val="18"/>
              </w:rPr>
              <w:t>or</w:t>
            </w:r>
            <w:r>
              <w:rPr>
                <w:spacing w:val="24"/>
                <w:sz w:val="18"/>
              </w:rPr>
              <w:t xml:space="preserve"> </w:t>
            </w:r>
            <w:r>
              <w:rPr>
                <w:sz w:val="18"/>
              </w:rPr>
              <w:t>Reduction</w:t>
            </w:r>
            <w:r>
              <w:rPr>
                <w:spacing w:val="22"/>
                <w:sz w:val="18"/>
              </w:rPr>
              <w:t xml:space="preserve"> </w:t>
            </w:r>
            <w:r>
              <w:rPr>
                <w:sz w:val="18"/>
              </w:rPr>
              <w:t>[Jun</w:t>
            </w:r>
            <w:r>
              <w:rPr>
                <w:spacing w:val="24"/>
                <w:sz w:val="18"/>
              </w:rPr>
              <w:t xml:space="preserve"> </w:t>
            </w:r>
            <w:r>
              <w:rPr>
                <w:sz w:val="18"/>
              </w:rPr>
              <w:t>2020]</w:t>
            </w:r>
            <w:r>
              <w:rPr>
                <w:spacing w:val="24"/>
                <w:sz w:val="18"/>
              </w:rPr>
              <w:t xml:space="preserve"> </w:t>
            </w:r>
            <w:r>
              <w:rPr>
                <w:sz w:val="18"/>
              </w:rPr>
              <w:t>(Applicable</w:t>
            </w:r>
            <w:r>
              <w:rPr>
                <w:spacing w:val="24"/>
                <w:sz w:val="18"/>
              </w:rPr>
              <w:t xml:space="preserve"> </w:t>
            </w:r>
            <w:r>
              <w:rPr>
                <w:sz w:val="18"/>
              </w:rPr>
              <w:t>to</w:t>
            </w:r>
            <w:r>
              <w:rPr>
                <w:spacing w:val="22"/>
                <w:sz w:val="18"/>
              </w:rPr>
              <w:t xml:space="preserve"> </w:t>
            </w:r>
            <w:r>
              <w:rPr>
                <w:sz w:val="18"/>
              </w:rPr>
              <w:t>Purchase</w:t>
            </w:r>
            <w:r>
              <w:rPr>
                <w:spacing w:val="23"/>
                <w:sz w:val="18"/>
              </w:rPr>
              <w:t xml:space="preserve"> </w:t>
            </w:r>
            <w:r>
              <w:rPr>
                <w:sz w:val="18"/>
              </w:rPr>
              <w:t>Orders exceeding $150,000 at all tiers)</w:t>
            </w:r>
          </w:p>
        </w:tc>
      </w:tr>
    </w:tbl>
    <w:p w14:paraId="3212EFFE" w14:textId="77777777" w:rsidR="00FF4AB5" w:rsidRDefault="00FF4AB5"/>
    <w:sectPr w:rsidR="00FF4AB5">
      <w:type w:val="continuous"/>
      <w:pgSz w:w="12240" w:h="15840"/>
      <w:pgMar w:top="640" w:right="500" w:bottom="1180" w:left="620"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587D8" w14:textId="77777777" w:rsidR="00FF4AB5" w:rsidRDefault="00FF4AB5">
      <w:r>
        <w:separator/>
      </w:r>
    </w:p>
  </w:endnote>
  <w:endnote w:type="continuationSeparator" w:id="0">
    <w:p w14:paraId="7148B5FC" w14:textId="77777777" w:rsidR="00FF4AB5" w:rsidRDefault="00FF4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EFFE" w14:textId="77777777" w:rsidR="00F27A5B" w:rsidRDefault="00000000">
    <w:pPr>
      <w:pStyle w:val="BodyText"/>
      <w:spacing w:line="14" w:lineRule="auto"/>
      <w:ind w:left="0" w:firstLine="0"/>
      <w:jc w:val="left"/>
      <w:rPr>
        <w:sz w:val="16"/>
      </w:rPr>
    </w:pPr>
    <w:r>
      <w:pict w14:anchorId="3212F000">
        <v:shapetype id="_x0000_t202" coordsize="21600,21600" o:spt="202" path="m,l,21600r21600,l21600,xe">
          <v:stroke joinstyle="miter"/>
          <v:path gradientshapeok="t" o:connecttype="rect"/>
        </v:shapetype>
        <v:shape id="docshape2" o:spid="_x0000_s1025" type="#_x0000_t202" style="position:absolute;margin-left:192.85pt;margin-top:731.95pt;width:227.25pt;height:13.2pt;z-index:-16026112;mso-position-horizontal-relative:page;mso-position-vertical-relative:page" filled="f" stroked="f">
          <v:textbox inset="0,0,0,0">
            <w:txbxContent>
              <w:p w14:paraId="3212F004" w14:textId="77777777" w:rsidR="00F27A5B" w:rsidRDefault="00000000">
                <w:pPr>
                  <w:spacing w:before="14"/>
                  <w:ind w:left="20"/>
                  <w:rPr>
                    <w:rFonts w:ascii="Arial" w:hAnsi="Arial"/>
                    <w:sz w:val="20"/>
                  </w:rPr>
                </w:pPr>
                <w:r>
                  <w:rPr>
                    <w:rFonts w:ascii="Arial" w:hAnsi="Arial"/>
                    <w:sz w:val="20"/>
                  </w:rPr>
                  <w:t>©</w:t>
                </w:r>
                <w:r>
                  <w:rPr>
                    <w:rFonts w:ascii="Arial" w:hAnsi="Arial"/>
                    <w:spacing w:val="-6"/>
                    <w:sz w:val="20"/>
                  </w:rPr>
                  <w:t xml:space="preserve"> </w:t>
                </w:r>
                <w:r>
                  <w:rPr>
                    <w:rFonts w:ascii="Arial" w:hAnsi="Arial"/>
                    <w:sz w:val="20"/>
                  </w:rPr>
                  <w:t>2022</w:t>
                </w:r>
                <w:r>
                  <w:rPr>
                    <w:rFonts w:ascii="Arial" w:hAnsi="Arial"/>
                    <w:spacing w:val="-6"/>
                    <w:sz w:val="20"/>
                  </w:rPr>
                  <w:t xml:space="preserve"> </w:t>
                </w:r>
                <w:r>
                  <w:rPr>
                    <w:rFonts w:ascii="Arial" w:hAnsi="Arial"/>
                    <w:sz w:val="20"/>
                  </w:rPr>
                  <w:t>Corning</w:t>
                </w:r>
                <w:r>
                  <w:rPr>
                    <w:rFonts w:ascii="Arial" w:hAnsi="Arial"/>
                    <w:spacing w:val="-5"/>
                    <w:sz w:val="20"/>
                  </w:rPr>
                  <w:t xml:space="preserve"> </w:t>
                </w:r>
                <w:r>
                  <w:rPr>
                    <w:rFonts w:ascii="Arial" w:hAnsi="Arial"/>
                    <w:sz w:val="20"/>
                  </w:rPr>
                  <w:t>Incorporated.</w:t>
                </w:r>
                <w:r>
                  <w:rPr>
                    <w:rFonts w:ascii="Arial" w:hAnsi="Arial"/>
                    <w:spacing w:val="-6"/>
                    <w:sz w:val="20"/>
                  </w:rPr>
                  <w:t xml:space="preserve"> </w:t>
                </w:r>
                <w:r>
                  <w:rPr>
                    <w:rFonts w:ascii="Arial" w:hAnsi="Arial"/>
                    <w:sz w:val="20"/>
                  </w:rPr>
                  <w:t>All</w:t>
                </w:r>
                <w:r>
                  <w:rPr>
                    <w:rFonts w:ascii="Arial" w:hAnsi="Arial"/>
                    <w:spacing w:val="-6"/>
                    <w:sz w:val="20"/>
                  </w:rPr>
                  <w:t xml:space="preserve"> </w:t>
                </w:r>
                <w:r>
                  <w:rPr>
                    <w:rFonts w:ascii="Arial" w:hAnsi="Arial"/>
                    <w:sz w:val="20"/>
                  </w:rPr>
                  <w:t>Rights</w:t>
                </w:r>
                <w:r>
                  <w:rPr>
                    <w:rFonts w:ascii="Arial" w:hAnsi="Arial"/>
                    <w:spacing w:val="-5"/>
                    <w:sz w:val="20"/>
                  </w:rPr>
                  <w:t xml:space="preserve"> </w:t>
                </w:r>
                <w:r>
                  <w:rPr>
                    <w:rFonts w:ascii="Arial" w:hAnsi="Arial"/>
                    <w:spacing w:val="-2"/>
                    <w:sz w:val="20"/>
                  </w:rPr>
                  <w:t>Reserved.</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EFFF" w14:textId="77777777" w:rsidR="00F27A5B" w:rsidRDefault="00000000">
    <w:pPr>
      <w:pStyle w:val="BodyText"/>
      <w:spacing w:line="14" w:lineRule="auto"/>
      <w:ind w:left="0" w:firstLine="0"/>
      <w:jc w:val="left"/>
      <w:rPr>
        <w:sz w:val="20"/>
      </w:rPr>
    </w:pPr>
    <w:r>
      <w:pict w14:anchorId="3212F001">
        <v:shapetype id="_x0000_t202" coordsize="21600,21600" o:spt="202" path="m,l,21600r21600,l21600,xe">
          <v:stroke joinstyle="miter"/>
          <v:path gradientshapeok="t" o:connecttype="rect"/>
        </v:shapetype>
        <v:shape id="docshape1" o:spid="_x0000_s1026" type="#_x0000_t202" style="position:absolute;margin-left:192.85pt;margin-top:735.75pt;width:227.25pt;height:22.85pt;z-index:-16026624;mso-position-horizontal-relative:page;mso-position-vertical-relative:page" filled="f" stroked="f">
          <v:textbox inset="0,0,0,0">
            <w:txbxContent>
              <w:p w14:paraId="3212F002" w14:textId="77777777" w:rsidR="00F27A5B" w:rsidRDefault="00000000">
                <w:pPr>
                  <w:spacing w:before="14"/>
                  <w:ind w:left="25" w:right="25"/>
                  <w:jc w:val="center"/>
                  <w:rPr>
                    <w:rFonts w:ascii="Arial" w:hAnsi="Arial"/>
                    <w:sz w:val="20"/>
                  </w:rPr>
                </w:pPr>
                <w:r>
                  <w:rPr>
                    <w:rFonts w:ascii="Arial" w:hAnsi="Arial"/>
                    <w:sz w:val="20"/>
                  </w:rPr>
                  <w:t>©</w:t>
                </w:r>
                <w:r>
                  <w:rPr>
                    <w:rFonts w:ascii="Arial" w:hAnsi="Arial"/>
                    <w:spacing w:val="-6"/>
                    <w:sz w:val="20"/>
                  </w:rPr>
                  <w:t xml:space="preserve"> </w:t>
                </w:r>
                <w:r>
                  <w:rPr>
                    <w:rFonts w:ascii="Arial" w:hAnsi="Arial"/>
                    <w:sz w:val="20"/>
                  </w:rPr>
                  <w:t>2022</w:t>
                </w:r>
                <w:r>
                  <w:rPr>
                    <w:rFonts w:ascii="Arial" w:hAnsi="Arial"/>
                    <w:spacing w:val="-6"/>
                    <w:sz w:val="20"/>
                  </w:rPr>
                  <w:t xml:space="preserve"> </w:t>
                </w:r>
                <w:r>
                  <w:rPr>
                    <w:rFonts w:ascii="Arial" w:hAnsi="Arial"/>
                    <w:sz w:val="20"/>
                  </w:rPr>
                  <w:t>Corning</w:t>
                </w:r>
                <w:r>
                  <w:rPr>
                    <w:rFonts w:ascii="Arial" w:hAnsi="Arial"/>
                    <w:spacing w:val="-5"/>
                    <w:sz w:val="20"/>
                  </w:rPr>
                  <w:t xml:space="preserve"> </w:t>
                </w:r>
                <w:r>
                  <w:rPr>
                    <w:rFonts w:ascii="Arial" w:hAnsi="Arial"/>
                    <w:sz w:val="20"/>
                  </w:rPr>
                  <w:t>Incorporated.</w:t>
                </w:r>
                <w:r>
                  <w:rPr>
                    <w:rFonts w:ascii="Arial" w:hAnsi="Arial"/>
                    <w:spacing w:val="-6"/>
                    <w:sz w:val="20"/>
                  </w:rPr>
                  <w:t xml:space="preserve"> </w:t>
                </w:r>
                <w:r>
                  <w:rPr>
                    <w:rFonts w:ascii="Arial" w:hAnsi="Arial"/>
                    <w:sz w:val="20"/>
                  </w:rPr>
                  <w:t>All</w:t>
                </w:r>
                <w:r>
                  <w:rPr>
                    <w:rFonts w:ascii="Arial" w:hAnsi="Arial"/>
                    <w:spacing w:val="-6"/>
                    <w:sz w:val="20"/>
                  </w:rPr>
                  <w:t xml:space="preserve"> </w:t>
                </w:r>
                <w:r>
                  <w:rPr>
                    <w:rFonts w:ascii="Arial" w:hAnsi="Arial"/>
                    <w:sz w:val="20"/>
                  </w:rPr>
                  <w:t>Rights</w:t>
                </w:r>
                <w:r>
                  <w:rPr>
                    <w:rFonts w:ascii="Arial" w:hAnsi="Arial"/>
                    <w:spacing w:val="-5"/>
                    <w:sz w:val="20"/>
                  </w:rPr>
                  <w:t xml:space="preserve"> </w:t>
                </w:r>
                <w:r>
                  <w:rPr>
                    <w:rFonts w:ascii="Arial" w:hAnsi="Arial"/>
                    <w:spacing w:val="-2"/>
                    <w:sz w:val="20"/>
                  </w:rPr>
                  <w:t>Reserved.</w:t>
                </w:r>
              </w:p>
              <w:p w14:paraId="3212F003" w14:textId="77777777" w:rsidR="00F27A5B" w:rsidRDefault="00000000">
                <w:pPr>
                  <w:spacing w:before="8"/>
                  <w:ind w:left="25" w:right="23"/>
                  <w:jc w:val="center"/>
                  <w:rPr>
                    <w:sz w:val="16"/>
                  </w:rPr>
                </w:pPr>
                <w:r>
                  <w:rPr>
                    <w:sz w:val="16"/>
                  </w:rPr>
                  <w:t>Corning</w:t>
                </w:r>
                <w:r>
                  <w:rPr>
                    <w:spacing w:val="-9"/>
                    <w:sz w:val="16"/>
                  </w:rPr>
                  <w:t xml:space="preserve"> </w:t>
                </w:r>
                <w:r>
                  <w:rPr>
                    <w:sz w:val="16"/>
                  </w:rPr>
                  <w:t>Incorporated</w:t>
                </w:r>
                <w:r>
                  <w:rPr>
                    <w:spacing w:val="-8"/>
                    <w:sz w:val="16"/>
                  </w:rPr>
                  <w:t xml:space="preserve"> </w:t>
                </w:r>
                <w:r>
                  <w:rPr>
                    <w:sz w:val="16"/>
                  </w:rPr>
                  <w:t>(Revised</w:t>
                </w:r>
                <w:r>
                  <w:rPr>
                    <w:spacing w:val="-8"/>
                    <w:sz w:val="16"/>
                  </w:rPr>
                  <w:t xml:space="preserve"> </w:t>
                </w:r>
                <w:r>
                  <w:rPr>
                    <w:spacing w:val="-2"/>
                    <w:sz w:val="16"/>
                  </w:rPr>
                  <w:t>11/2022)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D05FD" w14:textId="77777777" w:rsidR="00FF4AB5" w:rsidRDefault="00FF4AB5">
      <w:r>
        <w:separator/>
      </w:r>
    </w:p>
  </w:footnote>
  <w:footnote w:type="continuationSeparator" w:id="0">
    <w:p w14:paraId="39EBC425" w14:textId="77777777" w:rsidR="00FF4AB5" w:rsidRDefault="00FF4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F342F"/>
    <w:multiLevelType w:val="hybridMultilevel"/>
    <w:tmpl w:val="6B285F5C"/>
    <w:lvl w:ilvl="0" w:tplc="CA6E8ACA">
      <w:start w:val="4"/>
      <w:numFmt w:val="lowerLetter"/>
      <w:lvlText w:val="(%1)"/>
      <w:lvlJc w:val="left"/>
      <w:pPr>
        <w:ind w:left="1440" w:hanging="621"/>
        <w:jc w:val="right"/>
      </w:pPr>
      <w:rPr>
        <w:rFonts w:hint="default"/>
        <w:spacing w:val="-1"/>
        <w:w w:val="100"/>
        <w:lang w:val="en-US" w:eastAsia="en-US" w:bidi="ar-SA"/>
      </w:rPr>
    </w:lvl>
    <w:lvl w:ilvl="1" w:tplc="CDE66F60">
      <w:start w:val="1"/>
      <w:numFmt w:val="lowerLetter"/>
      <w:lvlText w:val="(%2)"/>
      <w:lvlJc w:val="left"/>
      <w:pPr>
        <w:ind w:left="2879" w:hanging="720"/>
      </w:pPr>
      <w:rPr>
        <w:rFonts w:ascii="Times New Roman" w:eastAsia="Times New Roman" w:hAnsi="Times New Roman" w:cs="Times New Roman" w:hint="default"/>
        <w:b w:val="0"/>
        <w:bCs w:val="0"/>
        <w:i w:val="0"/>
        <w:iCs w:val="0"/>
        <w:w w:val="100"/>
        <w:sz w:val="18"/>
        <w:szCs w:val="18"/>
        <w:lang w:val="en-US" w:eastAsia="en-US" w:bidi="ar-SA"/>
      </w:rPr>
    </w:lvl>
    <w:lvl w:ilvl="2" w:tplc="111CAF34">
      <w:numFmt w:val="bullet"/>
      <w:lvlText w:val="•"/>
      <w:lvlJc w:val="left"/>
      <w:pPr>
        <w:ind w:left="3795" w:hanging="720"/>
      </w:pPr>
      <w:rPr>
        <w:rFonts w:hint="default"/>
        <w:lang w:val="en-US" w:eastAsia="en-US" w:bidi="ar-SA"/>
      </w:rPr>
    </w:lvl>
    <w:lvl w:ilvl="3" w:tplc="1090A2A0">
      <w:numFmt w:val="bullet"/>
      <w:lvlText w:val="•"/>
      <w:lvlJc w:val="left"/>
      <w:pPr>
        <w:ind w:left="4711" w:hanging="720"/>
      </w:pPr>
      <w:rPr>
        <w:rFonts w:hint="default"/>
        <w:lang w:val="en-US" w:eastAsia="en-US" w:bidi="ar-SA"/>
      </w:rPr>
    </w:lvl>
    <w:lvl w:ilvl="4" w:tplc="78246C44">
      <w:numFmt w:val="bullet"/>
      <w:lvlText w:val="•"/>
      <w:lvlJc w:val="left"/>
      <w:pPr>
        <w:ind w:left="5626" w:hanging="720"/>
      </w:pPr>
      <w:rPr>
        <w:rFonts w:hint="default"/>
        <w:lang w:val="en-US" w:eastAsia="en-US" w:bidi="ar-SA"/>
      </w:rPr>
    </w:lvl>
    <w:lvl w:ilvl="5" w:tplc="F364DF3E">
      <w:numFmt w:val="bullet"/>
      <w:lvlText w:val="•"/>
      <w:lvlJc w:val="left"/>
      <w:pPr>
        <w:ind w:left="6542" w:hanging="720"/>
      </w:pPr>
      <w:rPr>
        <w:rFonts w:hint="default"/>
        <w:lang w:val="en-US" w:eastAsia="en-US" w:bidi="ar-SA"/>
      </w:rPr>
    </w:lvl>
    <w:lvl w:ilvl="6" w:tplc="DE341C5A">
      <w:numFmt w:val="bullet"/>
      <w:lvlText w:val="•"/>
      <w:lvlJc w:val="left"/>
      <w:pPr>
        <w:ind w:left="7457" w:hanging="720"/>
      </w:pPr>
      <w:rPr>
        <w:rFonts w:hint="default"/>
        <w:lang w:val="en-US" w:eastAsia="en-US" w:bidi="ar-SA"/>
      </w:rPr>
    </w:lvl>
    <w:lvl w:ilvl="7" w:tplc="1AE414E0">
      <w:numFmt w:val="bullet"/>
      <w:lvlText w:val="•"/>
      <w:lvlJc w:val="left"/>
      <w:pPr>
        <w:ind w:left="8373" w:hanging="720"/>
      </w:pPr>
      <w:rPr>
        <w:rFonts w:hint="default"/>
        <w:lang w:val="en-US" w:eastAsia="en-US" w:bidi="ar-SA"/>
      </w:rPr>
    </w:lvl>
    <w:lvl w:ilvl="8" w:tplc="46CEBE86">
      <w:numFmt w:val="bullet"/>
      <w:lvlText w:val="•"/>
      <w:lvlJc w:val="left"/>
      <w:pPr>
        <w:ind w:left="9288" w:hanging="720"/>
      </w:pPr>
      <w:rPr>
        <w:rFonts w:hint="default"/>
        <w:lang w:val="en-US" w:eastAsia="en-US" w:bidi="ar-SA"/>
      </w:rPr>
    </w:lvl>
  </w:abstractNum>
  <w:abstractNum w:abstractNumId="1" w15:restartNumberingAfterBreak="0">
    <w:nsid w:val="70A0791B"/>
    <w:multiLevelType w:val="hybridMultilevel"/>
    <w:tmpl w:val="A43657EA"/>
    <w:lvl w:ilvl="0" w:tplc="46661554">
      <w:start w:val="1"/>
      <w:numFmt w:val="decimal"/>
      <w:lvlText w:val="%1."/>
      <w:lvlJc w:val="left"/>
      <w:pPr>
        <w:ind w:left="479" w:hanging="360"/>
        <w:jc w:val="right"/>
      </w:pPr>
      <w:rPr>
        <w:rFonts w:ascii="Times New Roman" w:eastAsia="Times New Roman" w:hAnsi="Times New Roman" w:cs="Times New Roman" w:hint="default"/>
        <w:b/>
        <w:bCs/>
        <w:i w:val="0"/>
        <w:iCs w:val="0"/>
        <w:spacing w:val="-3"/>
        <w:w w:val="100"/>
        <w:sz w:val="18"/>
        <w:szCs w:val="18"/>
        <w:lang w:val="en-US" w:eastAsia="en-US" w:bidi="ar-SA"/>
      </w:rPr>
    </w:lvl>
    <w:lvl w:ilvl="1" w:tplc="929CFDCE">
      <w:start w:val="1"/>
      <w:numFmt w:val="lowerLetter"/>
      <w:lvlText w:val="(%2)"/>
      <w:lvlJc w:val="left"/>
      <w:pPr>
        <w:ind w:left="1440" w:hanging="621"/>
      </w:pPr>
      <w:rPr>
        <w:rFonts w:ascii="Times New Roman" w:eastAsia="Times New Roman" w:hAnsi="Times New Roman" w:cs="Times New Roman" w:hint="default"/>
        <w:b/>
        <w:bCs/>
        <w:i w:val="0"/>
        <w:iCs w:val="0"/>
        <w:w w:val="100"/>
        <w:sz w:val="18"/>
        <w:szCs w:val="18"/>
        <w:lang w:val="en-US" w:eastAsia="en-US" w:bidi="ar-SA"/>
      </w:rPr>
    </w:lvl>
    <w:lvl w:ilvl="2" w:tplc="4F0AACB6">
      <w:numFmt w:val="bullet"/>
      <w:lvlText w:val="•"/>
      <w:lvlJc w:val="left"/>
      <w:pPr>
        <w:ind w:left="2515" w:hanging="621"/>
      </w:pPr>
      <w:rPr>
        <w:rFonts w:hint="default"/>
        <w:lang w:val="en-US" w:eastAsia="en-US" w:bidi="ar-SA"/>
      </w:rPr>
    </w:lvl>
    <w:lvl w:ilvl="3" w:tplc="63B6D7AC">
      <w:numFmt w:val="bullet"/>
      <w:lvlText w:val="•"/>
      <w:lvlJc w:val="left"/>
      <w:pPr>
        <w:ind w:left="3591" w:hanging="621"/>
      </w:pPr>
      <w:rPr>
        <w:rFonts w:hint="default"/>
        <w:lang w:val="en-US" w:eastAsia="en-US" w:bidi="ar-SA"/>
      </w:rPr>
    </w:lvl>
    <w:lvl w:ilvl="4" w:tplc="64F4562A">
      <w:numFmt w:val="bullet"/>
      <w:lvlText w:val="•"/>
      <w:lvlJc w:val="left"/>
      <w:pPr>
        <w:ind w:left="4666" w:hanging="621"/>
      </w:pPr>
      <w:rPr>
        <w:rFonts w:hint="default"/>
        <w:lang w:val="en-US" w:eastAsia="en-US" w:bidi="ar-SA"/>
      </w:rPr>
    </w:lvl>
    <w:lvl w:ilvl="5" w:tplc="153E359C">
      <w:numFmt w:val="bullet"/>
      <w:lvlText w:val="•"/>
      <w:lvlJc w:val="left"/>
      <w:pPr>
        <w:ind w:left="5742" w:hanging="621"/>
      </w:pPr>
      <w:rPr>
        <w:rFonts w:hint="default"/>
        <w:lang w:val="en-US" w:eastAsia="en-US" w:bidi="ar-SA"/>
      </w:rPr>
    </w:lvl>
    <w:lvl w:ilvl="6" w:tplc="F820696E">
      <w:numFmt w:val="bullet"/>
      <w:lvlText w:val="•"/>
      <w:lvlJc w:val="left"/>
      <w:pPr>
        <w:ind w:left="6817" w:hanging="621"/>
      </w:pPr>
      <w:rPr>
        <w:rFonts w:hint="default"/>
        <w:lang w:val="en-US" w:eastAsia="en-US" w:bidi="ar-SA"/>
      </w:rPr>
    </w:lvl>
    <w:lvl w:ilvl="7" w:tplc="3E7ED234">
      <w:numFmt w:val="bullet"/>
      <w:lvlText w:val="•"/>
      <w:lvlJc w:val="left"/>
      <w:pPr>
        <w:ind w:left="7893" w:hanging="621"/>
      </w:pPr>
      <w:rPr>
        <w:rFonts w:hint="default"/>
        <w:lang w:val="en-US" w:eastAsia="en-US" w:bidi="ar-SA"/>
      </w:rPr>
    </w:lvl>
    <w:lvl w:ilvl="8" w:tplc="BCCED102">
      <w:numFmt w:val="bullet"/>
      <w:lvlText w:val="•"/>
      <w:lvlJc w:val="left"/>
      <w:pPr>
        <w:ind w:left="8968" w:hanging="621"/>
      </w:pPr>
      <w:rPr>
        <w:rFonts w:hint="default"/>
        <w:lang w:val="en-US" w:eastAsia="en-US" w:bidi="ar-SA"/>
      </w:rPr>
    </w:lvl>
  </w:abstractNum>
  <w:num w:numId="1" w16cid:durableId="442382594">
    <w:abstractNumId w:val="0"/>
  </w:num>
  <w:num w:numId="2" w16cid:durableId="9612309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ffrey VanUffelen">
    <w15:presenceInfo w15:providerId="AD" w15:userId="S::jeff.j.vanuffelen@koops.com::5c34130e-c0af-41ce-967a-7ad8b2bd53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trackRevisions/>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7A5B"/>
    <w:rsid w:val="00011F31"/>
    <w:rsid w:val="000B2704"/>
    <w:rsid w:val="00101C47"/>
    <w:rsid w:val="001C5E0F"/>
    <w:rsid w:val="001E21DA"/>
    <w:rsid w:val="00235F79"/>
    <w:rsid w:val="002916CF"/>
    <w:rsid w:val="0030580D"/>
    <w:rsid w:val="004452C7"/>
    <w:rsid w:val="00453D48"/>
    <w:rsid w:val="004728C2"/>
    <w:rsid w:val="004738B8"/>
    <w:rsid w:val="005A58D8"/>
    <w:rsid w:val="0063361E"/>
    <w:rsid w:val="00671542"/>
    <w:rsid w:val="006C1224"/>
    <w:rsid w:val="00707F22"/>
    <w:rsid w:val="0073569B"/>
    <w:rsid w:val="0074347A"/>
    <w:rsid w:val="00762D2A"/>
    <w:rsid w:val="00781FC4"/>
    <w:rsid w:val="007B5A9F"/>
    <w:rsid w:val="007C2D80"/>
    <w:rsid w:val="008D15AB"/>
    <w:rsid w:val="009C0478"/>
    <w:rsid w:val="009C5DB3"/>
    <w:rsid w:val="009D5DC0"/>
    <w:rsid w:val="00A0729F"/>
    <w:rsid w:val="00AC6E8F"/>
    <w:rsid w:val="00B24CD4"/>
    <w:rsid w:val="00B7379F"/>
    <w:rsid w:val="00BE297E"/>
    <w:rsid w:val="00C52F30"/>
    <w:rsid w:val="00C63EE8"/>
    <w:rsid w:val="00C949E6"/>
    <w:rsid w:val="00CD5065"/>
    <w:rsid w:val="00D42D0C"/>
    <w:rsid w:val="00DD2805"/>
    <w:rsid w:val="00E92741"/>
    <w:rsid w:val="00ED01B5"/>
    <w:rsid w:val="00EE56C3"/>
    <w:rsid w:val="00EE75EF"/>
    <w:rsid w:val="00F27A5B"/>
    <w:rsid w:val="00F36E75"/>
    <w:rsid w:val="00FA01D1"/>
    <w:rsid w:val="00FF4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2EEC9"/>
  <w15:docId w15:val="{29573EE7-2829-4E9E-A714-C02DA24D5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79" w:hanging="360"/>
      <w:jc w:val="both"/>
    </w:pPr>
    <w:rPr>
      <w:sz w:val="18"/>
      <w:szCs w:val="18"/>
    </w:rPr>
  </w:style>
  <w:style w:type="paragraph" w:styleId="Title">
    <w:name w:val="Title"/>
    <w:basedOn w:val="Normal"/>
    <w:uiPriority w:val="10"/>
    <w:qFormat/>
    <w:pPr>
      <w:spacing w:before="14"/>
      <w:ind w:left="20"/>
    </w:pPr>
    <w:rPr>
      <w:rFonts w:ascii="Arial" w:eastAsia="Arial" w:hAnsi="Arial" w:cs="Arial"/>
      <w:sz w:val="20"/>
      <w:szCs w:val="20"/>
    </w:rPr>
  </w:style>
  <w:style w:type="paragraph" w:styleId="ListParagraph">
    <w:name w:val="List Paragraph"/>
    <w:basedOn w:val="Normal"/>
    <w:uiPriority w:val="1"/>
    <w:qFormat/>
    <w:pPr>
      <w:spacing w:before="119"/>
      <w:ind w:left="479" w:right="209" w:hanging="360"/>
      <w:jc w:val="both"/>
    </w:pPr>
  </w:style>
  <w:style w:type="paragraph" w:customStyle="1" w:styleId="TableParagraph">
    <w:name w:val="Table Paragraph"/>
    <w:basedOn w:val="Normal"/>
    <w:uiPriority w:val="1"/>
    <w:qFormat/>
    <w:pPr>
      <w:spacing w:before="9"/>
      <w:ind w:left="107"/>
    </w:pPr>
  </w:style>
  <w:style w:type="paragraph" w:styleId="Revision">
    <w:name w:val="Revision"/>
    <w:hidden/>
    <w:uiPriority w:val="99"/>
    <w:semiHidden/>
    <w:rsid w:val="004738B8"/>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www.corning.com/media/worldwide/global/documents/Corning_Incorporated_PO_Terms_and_Conditions.pdf)"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corning.com/media/worldwide/global/documents/Corning_Incorporated_PO_Terms_and_Conditions.pdf)"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rning.com/worldwide/en/sustainability/processes/supply-chain-social-responsibility/supplier-responsibility/supplier-code-o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corning.com/worldwide/en/sustainability/processes/supply-chain-social-responsibility/supplier-responsibility/supplier-code-of-"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www.corning.com/worldwide/en/sustainability/processes/supply-chain-social-responsibility/supplier-responsibility/supplier-code-of-" TargetMode="External"/><Relationship Id="rId14" Type="http://schemas.openxmlformats.org/officeDocument/2006/relationships/hyperlink" Target="http://www.corning.com/media/worldwide/global/documents/Corning_Incorporated_PO_Terms_and_Condi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SharedWithUsers xmlns="ca40df43-3dba-4e1e-8471-9bac0e021cad">
      <UserInfo>
        <DisplayName/>
        <AccountId xsi:nil="true"/>
        <AccountType/>
      </UserInfo>
    </SharedWithUsers>
  </documentManagement>
</p:properties>
</file>

<file path=customXml/itemProps1.xml><?xml version="1.0" encoding="utf-8"?>
<ds:datastoreItem xmlns:ds="http://schemas.openxmlformats.org/officeDocument/2006/customXml" ds:itemID="{DD358720-0F33-4040-8B99-11464C9DF207}"/>
</file>

<file path=customXml/itemProps2.xml><?xml version="1.0" encoding="utf-8"?>
<ds:datastoreItem xmlns:ds="http://schemas.openxmlformats.org/officeDocument/2006/customXml" ds:itemID="{73E16A3E-416B-4B0A-9EC3-C5210E55255F}"/>
</file>

<file path=customXml/itemProps3.xml><?xml version="1.0" encoding="utf-8"?>
<ds:datastoreItem xmlns:ds="http://schemas.openxmlformats.org/officeDocument/2006/customXml" ds:itemID="{FD921915-D52D-4B16-94B3-22A8D3369B1C}"/>
</file>

<file path=docProps/app.xml><?xml version="1.0" encoding="utf-8"?>
<Properties xmlns="http://schemas.openxmlformats.org/officeDocument/2006/extended-properties" xmlns:vt="http://schemas.openxmlformats.org/officeDocument/2006/docPropsVTypes">
  <Template>Normal</Template>
  <TotalTime>81</TotalTime>
  <Pages>10</Pages>
  <Words>7699</Words>
  <Characters>43889</Characters>
  <Application>Microsoft Office Word</Application>
  <DocSecurity>0</DocSecurity>
  <Lines>365</Lines>
  <Paragraphs>102</Paragraphs>
  <ScaleCrop>false</ScaleCrop>
  <Company/>
  <LinksUpToDate>false</LinksUpToDate>
  <CharactersWithSpaces>51486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CrabtreeEA</dc:creator>
  <cp:lastModifiedBy>Jeffrey VanUffelen</cp:lastModifiedBy>
  <cp:revision>45</cp:revision>
  <dcterms:created xsi:type="dcterms:W3CDTF">2023-03-09T20:46:00Z</dcterms:created>
  <dcterms:modified xsi:type="dcterms:W3CDTF">2023-03-09T22:07:00Z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2022-11-17T00:00:00Z</vt:filetime>
  </property>
  <property fmtid="{D5CDD505-2E9C-101B-9397-08002B2CF9AE}" pid="3" name="Creator">
    <vt:lpwstr>PScript5.dll Version 5.2.2</vt:lpwstr>
  </property>
  <property fmtid="{D5CDD505-2E9C-101B-9397-08002B2CF9AE}" pid="4" name="LastSaved">
    <vt:filetime>2023-03-09T00:00:00Z</vt:filetime>
  </property>
  <property fmtid="{D5CDD505-2E9C-101B-9397-08002B2CF9AE}" pid="5" name="Producer">
    <vt:lpwstr>Acrobat Distiller 22.0 (Windows)</vt:lpwstr>
  </property>
  <property fmtid="{D5CDD505-2E9C-101B-9397-08002B2CF9AE}" pid="6" name="ContentTypeId">
    <vt:lpwstr>0x010100B78552598E052740BBB72AEA0A4635BB</vt:lpwstr>
  </property>
  <property fmtid="{D5CDD505-2E9C-101B-9397-08002B2CF9AE}" pid="7" name="Order">
    <vt:r8>457500</vt:r8>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