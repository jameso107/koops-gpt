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DAB7" w14:textId="25782029" w:rsidR="00773DBB" w:rsidRPr="00366CE0" w:rsidRDefault="00B32743"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ENTIR</w:t>
      </w:r>
      <w:r w:rsidR="002D1E1A" w:rsidRPr="001C1B55">
        <w:rPr>
          <w:rFonts w:ascii="Calibri" w:hAnsi="Calibri"/>
          <w:b/>
          <w:kern w:val="14"/>
          <w:u w:val="single"/>
        </w:rPr>
        <w:t>E AGREEMENT</w:t>
      </w:r>
      <w:r w:rsidR="002D1E1A" w:rsidRPr="00366CE0">
        <w:rPr>
          <w:rFonts w:ascii="Calibri" w:hAnsi="Calibri" w:cs="Calibri"/>
          <w:kern w:val="14"/>
        </w:rPr>
        <w:t>:</w:t>
      </w:r>
      <w:r w:rsidR="007358A1" w:rsidRPr="00366CE0">
        <w:rPr>
          <w:rFonts w:ascii="Calibri" w:hAnsi="Calibri" w:cs="Calibri"/>
          <w:kern w:val="14"/>
        </w:rPr>
        <w:t xml:space="preserve">  </w:t>
      </w:r>
      <w:bookmarkStart w:id="0" w:name="_Hlk44947220"/>
      <w:r w:rsidR="00F072B3" w:rsidRPr="00F221D9">
        <w:rPr>
          <w:rFonts w:ascii="Calibri" w:hAnsi="Calibri" w:cs="Arial"/>
          <w:kern w:val="14"/>
        </w:rPr>
        <w:t>Amerex</w:t>
      </w:r>
      <w:r w:rsidR="00F072B3">
        <w:rPr>
          <w:rFonts w:ascii="Calibri" w:hAnsi="Calibri" w:cs="Arial"/>
          <w:kern w:val="14"/>
        </w:rPr>
        <w:t xml:space="preserve"> Corporation</w:t>
      </w:r>
      <w:r w:rsidR="001D4762" w:rsidRPr="001C1B55">
        <w:rPr>
          <w:rFonts w:ascii="Calibri" w:hAnsi="Calibri"/>
        </w:rPr>
        <w:t xml:space="preserve"> (“Buyer”) may agree from time to time to purchase Goods and/or Services from Seller.  These</w:t>
      </w:r>
      <w:r w:rsidR="00EA1848" w:rsidRPr="00366CE0">
        <w:rPr>
          <w:rFonts w:ascii="Calibri" w:hAnsi="Calibri" w:cs="Calibri"/>
          <w:kern w:val="14"/>
        </w:rPr>
        <w:t xml:space="preserve"> </w:t>
      </w:r>
      <w:r w:rsidR="004674DD" w:rsidRPr="00366CE0">
        <w:rPr>
          <w:rFonts w:ascii="Calibri" w:hAnsi="Calibri" w:cs="Calibri"/>
          <w:kern w:val="14"/>
        </w:rPr>
        <w:t xml:space="preserve">Terms and Conditions of Purchase, </w:t>
      </w:r>
      <w:r w:rsidR="0047632C" w:rsidRPr="00366CE0">
        <w:rPr>
          <w:rFonts w:ascii="Calibri" w:hAnsi="Calibri" w:cs="Calibri"/>
          <w:kern w:val="14"/>
        </w:rPr>
        <w:t xml:space="preserve">any </w:t>
      </w:r>
      <w:r w:rsidR="00605D23" w:rsidRPr="00366CE0">
        <w:rPr>
          <w:rFonts w:ascii="Calibri" w:hAnsi="Calibri" w:cs="Calibri"/>
          <w:kern w:val="14"/>
        </w:rPr>
        <w:t xml:space="preserve">applicable order for Goods and/or Services from </w:t>
      </w:r>
      <w:r w:rsidR="002F62C6" w:rsidRPr="00366CE0">
        <w:rPr>
          <w:rFonts w:ascii="Calibri" w:hAnsi="Calibri" w:cs="Calibri"/>
          <w:kern w:val="14"/>
        </w:rPr>
        <w:t>Buyer</w:t>
      </w:r>
      <w:r w:rsidR="00605D23" w:rsidRPr="00366CE0">
        <w:rPr>
          <w:rFonts w:ascii="Calibri" w:hAnsi="Calibri" w:cs="Calibri"/>
          <w:kern w:val="14"/>
        </w:rPr>
        <w:t xml:space="preserve"> (“Order”)</w:t>
      </w:r>
      <w:r w:rsidR="00CD264B">
        <w:rPr>
          <w:rFonts w:ascii="Calibri" w:hAnsi="Calibri" w:cs="Calibri"/>
          <w:kern w:val="14"/>
        </w:rPr>
        <w:t>,</w:t>
      </w:r>
      <w:r w:rsidR="00693EA9" w:rsidRPr="00366CE0">
        <w:rPr>
          <w:rFonts w:ascii="Calibri" w:hAnsi="Calibri" w:cs="Calibri"/>
          <w:kern w:val="14"/>
        </w:rPr>
        <w:t xml:space="preserve"> and any other </w:t>
      </w:r>
      <w:r w:rsidR="00994A8C" w:rsidRPr="00366CE0">
        <w:rPr>
          <w:rFonts w:ascii="Calibri" w:hAnsi="Calibri" w:cs="Calibri"/>
          <w:kern w:val="14"/>
        </w:rPr>
        <w:t xml:space="preserve">of Buyer’s </w:t>
      </w:r>
      <w:r w:rsidR="00693EA9" w:rsidRPr="00366CE0">
        <w:rPr>
          <w:rFonts w:ascii="Calibri" w:hAnsi="Calibri" w:cs="Calibri"/>
          <w:kern w:val="14"/>
        </w:rPr>
        <w:t>specification</w:t>
      </w:r>
      <w:r w:rsidR="002D1E1A" w:rsidRPr="00366CE0">
        <w:rPr>
          <w:rFonts w:ascii="Calibri" w:hAnsi="Calibri" w:cs="Calibri"/>
          <w:kern w:val="14"/>
        </w:rPr>
        <w:t>s</w:t>
      </w:r>
      <w:r w:rsidR="00693EA9" w:rsidRPr="00366CE0">
        <w:rPr>
          <w:rFonts w:ascii="Calibri" w:hAnsi="Calibri" w:cs="Calibri"/>
          <w:kern w:val="14"/>
        </w:rPr>
        <w:t xml:space="preserve"> </w:t>
      </w:r>
      <w:r w:rsidR="00773DBB" w:rsidRPr="00366CE0">
        <w:rPr>
          <w:rFonts w:ascii="Calibri" w:hAnsi="Calibri" w:cs="Calibri"/>
          <w:kern w:val="14"/>
        </w:rPr>
        <w:t xml:space="preserve">constitute the </w:t>
      </w:r>
      <w:r w:rsidR="00D65300" w:rsidRPr="00366CE0">
        <w:rPr>
          <w:rFonts w:ascii="Calibri" w:hAnsi="Calibri" w:cs="Calibri"/>
          <w:kern w:val="14"/>
        </w:rPr>
        <w:t>enti</w:t>
      </w:r>
      <w:r w:rsidR="00EA1848" w:rsidRPr="00366CE0">
        <w:rPr>
          <w:rFonts w:ascii="Calibri" w:hAnsi="Calibri" w:cs="Calibri"/>
          <w:kern w:val="14"/>
        </w:rPr>
        <w:t xml:space="preserve">re agreement between </w:t>
      </w:r>
      <w:r w:rsidR="00292C73" w:rsidRPr="00366CE0">
        <w:rPr>
          <w:rFonts w:ascii="Calibri" w:hAnsi="Calibri" w:cs="Calibri"/>
          <w:kern w:val="14"/>
        </w:rPr>
        <w:t>the parties</w:t>
      </w:r>
      <w:r w:rsidR="00D65300" w:rsidRPr="00366CE0">
        <w:rPr>
          <w:rFonts w:ascii="Calibri" w:hAnsi="Calibri" w:cs="Calibri"/>
          <w:kern w:val="14"/>
        </w:rPr>
        <w:t xml:space="preserve"> with respect to Goods </w:t>
      </w:r>
      <w:r w:rsidR="00220923" w:rsidRPr="00366CE0">
        <w:rPr>
          <w:rFonts w:ascii="Calibri" w:hAnsi="Calibri" w:cs="Calibri"/>
          <w:kern w:val="14"/>
        </w:rPr>
        <w:t xml:space="preserve">and Services </w:t>
      </w:r>
      <w:r w:rsidR="00D65300" w:rsidRPr="00366CE0">
        <w:rPr>
          <w:rFonts w:ascii="Calibri" w:hAnsi="Calibri" w:cs="Calibri"/>
          <w:kern w:val="14"/>
        </w:rPr>
        <w:t>(</w:t>
      </w:r>
      <w:r w:rsidR="002D1E1A" w:rsidRPr="00366CE0">
        <w:rPr>
          <w:rFonts w:ascii="Calibri" w:hAnsi="Calibri" w:cs="Calibri"/>
          <w:kern w:val="14"/>
        </w:rPr>
        <w:t>collectively</w:t>
      </w:r>
      <w:r w:rsidR="00CD264B">
        <w:rPr>
          <w:rFonts w:ascii="Calibri" w:hAnsi="Calibri" w:cs="Calibri"/>
          <w:kern w:val="14"/>
        </w:rPr>
        <w:t xml:space="preserve">, </w:t>
      </w:r>
      <w:r w:rsidR="002D1E1A" w:rsidRPr="00366CE0">
        <w:rPr>
          <w:rFonts w:ascii="Calibri" w:hAnsi="Calibri" w:cs="Calibri"/>
          <w:kern w:val="14"/>
        </w:rPr>
        <w:t>“</w:t>
      </w:r>
      <w:r w:rsidR="00407E8D" w:rsidRPr="00366CE0">
        <w:rPr>
          <w:rFonts w:ascii="Calibri" w:hAnsi="Calibri" w:cs="Calibri"/>
          <w:kern w:val="14"/>
        </w:rPr>
        <w:t>Agreement</w:t>
      </w:r>
      <w:r w:rsidR="002D1E1A" w:rsidRPr="00366CE0">
        <w:rPr>
          <w:rFonts w:ascii="Calibri" w:hAnsi="Calibri" w:cs="Calibri"/>
          <w:kern w:val="14"/>
        </w:rPr>
        <w:t>”</w:t>
      </w:r>
      <w:r w:rsidR="00D65300" w:rsidRPr="00366CE0">
        <w:rPr>
          <w:rFonts w:ascii="Calibri" w:hAnsi="Calibri" w:cs="Calibri"/>
          <w:kern w:val="14"/>
        </w:rPr>
        <w:t xml:space="preserve">).  </w:t>
      </w:r>
      <w:bookmarkEnd w:id="0"/>
      <w:ins w:id="1" w:author="Jeffrey J VanUffelen" w:date="2025-04-29T13:58:00Z" w16du:dateUtc="2025-04-29T17:58:00Z">
        <w:r w:rsidR="00235338">
          <w:rPr>
            <w:rFonts w:ascii="Calibri" w:hAnsi="Calibri" w:cs="Calibri"/>
            <w:kern w:val="14"/>
          </w:rPr>
          <w:t xml:space="preserve">Notwithstanding the foregoing, Seller terms and conditions that are contained in Seller quotes that are specifically referenced in Buyer’s purchase order are terms and conditions of this agreement insomuch as they do not conflict with these Terms and Conditions of Purchase.  </w:t>
        </w:r>
      </w:ins>
      <w:r w:rsidR="004674DD" w:rsidRPr="00366CE0">
        <w:rPr>
          <w:rFonts w:ascii="Calibri" w:hAnsi="Calibri" w:cs="Calibri"/>
          <w:kern w:val="14"/>
        </w:rPr>
        <w:t>No other terms of Seller, no</w:t>
      </w:r>
      <w:r w:rsidR="00292C73" w:rsidRPr="00366CE0">
        <w:rPr>
          <w:rFonts w:ascii="Calibri" w:hAnsi="Calibri" w:cs="Calibri"/>
          <w:kern w:val="14"/>
        </w:rPr>
        <w:t xml:space="preserve"> modification, amendment</w:t>
      </w:r>
      <w:r w:rsidR="00841962">
        <w:rPr>
          <w:rFonts w:ascii="Calibri" w:hAnsi="Calibri" w:cs="Calibri"/>
          <w:kern w:val="14"/>
        </w:rPr>
        <w:t>,</w:t>
      </w:r>
      <w:r w:rsidR="00292C73" w:rsidRPr="00366CE0">
        <w:rPr>
          <w:rFonts w:ascii="Calibri" w:hAnsi="Calibri" w:cs="Calibri"/>
          <w:kern w:val="14"/>
        </w:rPr>
        <w:t xml:space="preserve"> or waiver to </w:t>
      </w:r>
      <w:r w:rsidR="004674DD" w:rsidRPr="00366CE0">
        <w:rPr>
          <w:rFonts w:ascii="Calibri" w:hAnsi="Calibri" w:cs="Calibri"/>
          <w:kern w:val="14"/>
        </w:rPr>
        <w:t>this Agreement</w:t>
      </w:r>
      <w:r w:rsidR="00841962">
        <w:rPr>
          <w:rFonts w:ascii="Calibri" w:hAnsi="Calibri" w:cs="Calibri"/>
          <w:kern w:val="14"/>
        </w:rPr>
        <w:t>,</w:t>
      </w:r>
      <w:r w:rsidR="004674DD" w:rsidRPr="00366CE0">
        <w:rPr>
          <w:rFonts w:ascii="Calibri" w:hAnsi="Calibri" w:cs="Calibri"/>
          <w:kern w:val="14"/>
        </w:rPr>
        <w:t xml:space="preserve"> and no</w:t>
      </w:r>
      <w:r w:rsidR="00292C73" w:rsidRPr="00366CE0">
        <w:rPr>
          <w:rFonts w:ascii="Calibri" w:hAnsi="Calibri" w:cs="Calibri"/>
          <w:kern w:val="14"/>
        </w:rPr>
        <w:t xml:space="preserve"> cancellation, change</w:t>
      </w:r>
      <w:r w:rsidR="00841962">
        <w:rPr>
          <w:rFonts w:ascii="Calibri" w:hAnsi="Calibri" w:cs="Calibri"/>
          <w:kern w:val="14"/>
        </w:rPr>
        <w:t>,</w:t>
      </w:r>
      <w:r w:rsidR="00292C73" w:rsidRPr="00366CE0">
        <w:rPr>
          <w:rFonts w:ascii="Calibri" w:hAnsi="Calibri" w:cs="Calibri"/>
          <w:kern w:val="14"/>
        </w:rPr>
        <w:t xml:space="preserve"> or return of any Order will be binding on </w:t>
      </w:r>
      <w:r w:rsidR="00841962">
        <w:rPr>
          <w:rFonts w:ascii="Calibri" w:hAnsi="Calibri" w:cs="Calibri"/>
          <w:kern w:val="14"/>
        </w:rPr>
        <w:t>either party</w:t>
      </w:r>
      <w:r w:rsidR="00292C73" w:rsidRPr="00366CE0">
        <w:rPr>
          <w:rFonts w:ascii="Calibri" w:hAnsi="Calibri" w:cs="Calibri"/>
          <w:kern w:val="14"/>
        </w:rPr>
        <w:t xml:space="preserve"> until agreed in writing by </w:t>
      </w:r>
      <w:r w:rsidR="00841962">
        <w:rPr>
          <w:rFonts w:ascii="Calibri" w:hAnsi="Calibri" w:cs="Calibri"/>
          <w:kern w:val="14"/>
        </w:rPr>
        <w:t>such party’s</w:t>
      </w:r>
      <w:r w:rsidR="00292C73" w:rsidRPr="00366CE0">
        <w:rPr>
          <w:rFonts w:ascii="Calibri" w:hAnsi="Calibri" w:cs="Calibri"/>
          <w:kern w:val="14"/>
        </w:rPr>
        <w:t xml:space="preserve"> authorized representative.  </w:t>
      </w:r>
      <w:bookmarkStart w:id="2" w:name="_Hlk43133746"/>
      <w:r w:rsidR="00AD29BF" w:rsidRPr="00366CE0">
        <w:rPr>
          <w:rFonts w:ascii="Calibri" w:hAnsi="Calibri" w:cs="Calibri"/>
          <w:kern w:val="14"/>
        </w:rPr>
        <w:t>Seller may not rely on any</w:t>
      </w:r>
      <w:r w:rsidR="00693EA9" w:rsidRPr="00366CE0">
        <w:rPr>
          <w:rFonts w:ascii="Calibri" w:hAnsi="Calibri" w:cs="Calibri"/>
          <w:kern w:val="14"/>
        </w:rPr>
        <w:t xml:space="preserve"> representation, promise</w:t>
      </w:r>
      <w:r w:rsidR="009155DA">
        <w:rPr>
          <w:rFonts w:ascii="Calibri" w:hAnsi="Calibri" w:cs="Calibri"/>
          <w:kern w:val="14"/>
        </w:rPr>
        <w:t xml:space="preserve">, or </w:t>
      </w:r>
      <w:r w:rsidR="00693EA9" w:rsidRPr="00366CE0">
        <w:rPr>
          <w:rFonts w:ascii="Calibri" w:hAnsi="Calibri" w:cs="Calibri"/>
          <w:kern w:val="14"/>
        </w:rPr>
        <w:t xml:space="preserve">term not set forth </w:t>
      </w:r>
      <w:r w:rsidR="00AD29BF" w:rsidRPr="00366CE0">
        <w:rPr>
          <w:rFonts w:ascii="Calibri" w:hAnsi="Calibri" w:cs="Calibri"/>
          <w:kern w:val="14"/>
        </w:rPr>
        <w:t>in this Agreement</w:t>
      </w:r>
      <w:r w:rsidR="00292C73" w:rsidRPr="00366CE0">
        <w:rPr>
          <w:rFonts w:ascii="Calibri" w:hAnsi="Calibri" w:cs="Calibri"/>
          <w:kern w:val="14"/>
        </w:rPr>
        <w:t xml:space="preserve"> and </w:t>
      </w:r>
      <w:r w:rsidR="00AD29BF" w:rsidRPr="00366CE0">
        <w:rPr>
          <w:rFonts w:ascii="Calibri" w:hAnsi="Calibri" w:cs="Calibri"/>
          <w:kern w:val="14"/>
        </w:rPr>
        <w:t xml:space="preserve">Buyer expressly objects to and rejects all </w:t>
      </w:r>
      <w:r w:rsidR="00292C73" w:rsidRPr="00366CE0">
        <w:rPr>
          <w:rFonts w:ascii="Calibri" w:hAnsi="Calibri" w:cs="Calibri"/>
          <w:kern w:val="14"/>
        </w:rPr>
        <w:t>terms not contained in this Agreement</w:t>
      </w:r>
      <w:r w:rsidR="00693EA9" w:rsidRPr="00366CE0">
        <w:rPr>
          <w:rFonts w:ascii="Calibri" w:hAnsi="Calibri" w:cs="Calibri"/>
          <w:kern w:val="14"/>
        </w:rPr>
        <w:t xml:space="preserve">.  </w:t>
      </w:r>
      <w:r w:rsidR="002F62C6" w:rsidRPr="00366CE0">
        <w:rPr>
          <w:rFonts w:ascii="Calibri" w:hAnsi="Calibri" w:cs="Calibri"/>
          <w:kern w:val="14"/>
        </w:rPr>
        <w:t>Buyer</w:t>
      </w:r>
      <w:r w:rsidR="00227528" w:rsidRPr="00366CE0">
        <w:rPr>
          <w:rFonts w:ascii="Calibri" w:hAnsi="Calibri" w:cs="Calibri"/>
          <w:kern w:val="14"/>
        </w:rPr>
        <w:t>’s acceptance</w:t>
      </w:r>
      <w:r w:rsidR="00D85D13" w:rsidRPr="00366CE0">
        <w:rPr>
          <w:rFonts w:ascii="Calibri" w:hAnsi="Calibri" w:cs="Calibri"/>
          <w:kern w:val="14"/>
        </w:rPr>
        <w:t xml:space="preserve"> of any Order</w:t>
      </w:r>
      <w:r w:rsidR="00773DBB" w:rsidRPr="00366CE0">
        <w:rPr>
          <w:rFonts w:ascii="Calibri" w:hAnsi="Calibri" w:cs="Calibri"/>
          <w:kern w:val="14"/>
        </w:rPr>
        <w:t>, oral or written, is based on the express condition that Seller agrees to all terms and conditions of this Agreement</w:t>
      </w:r>
      <w:r w:rsidR="004674DD" w:rsidRPr="00366CE0">
        <w:rPr>
          <w:rFonts w:ascii="Calibri" w:hAnsi="Calibri" w:cs="Calibri"/>
          <w:kern w:val="14"/>
        </w:rPr>
        <w:t>, including the</w:t>
      </w:r>
      <w:r w:rsidR="00C45056" w:rsidRPr="00366CE0">
        <w:rPr>
          <w:rFonts w:ascii="Calibri" w:hAnsi="Calibri" w:cs="Calibri"/>
          <w:kern w:val="14"/>
        </w:rPr>
        <w:t>se</w:t>
      </w:r>
      <w:r w:rsidR="004674DD" w:rsidRPr="00366CE0">
        <w:rPr>
          <w:rFonts w:ascii="Calibri" w:hAnsi="Calibri" w:cs="Calibri"/>
          <w:kern w:val="14"/>
        </w:rPr>
        <w:t xml:space="preserve"> Terms and Conditions</w:t>
      </w:r>
      <w:r w:rsidR="00C45056" w:rsidRPr="00366CE0">
        <w:rPr>
          <w:rFonts w:ascii="Calibri" w:hAnsi="Calibri" w:cs="Calibri"/>
          <w:kern w:val="14"/>
        </w:rPr>
        <w:t xml:space="preserve"> of Purchase</w:t>
      </w:r>
      <w:r w:rsidR="004674DD" w:rsidRPr="00366CE0">
        <w:rPr>
          <w:rFonts w:ascii="Calibri" w:hAnsi="Calibri" w:cs="Calibri"/>
          <w:kern w:val="14"/>
        </w:rPr>
        <w:t xml:space="preserve">.  </w:t>
      </w:r>
      <w:r w:rsidR="00227528" w:rsidRPr="00366CE0">
        <w:rPr>
          <w:rFonts w:ascii="Calibri" w:hAnsi="Calibri" w:cs="Calibri"/>
          <w:kern w:val="14"/>
        </w:rPr>
        <w:t xml:space="preserve">Seller’s </w:t>
      </w:r>
      <w:r w:rsidR="002D1E1A" w:rsidRPr="00366CE0">
        <w:rPr>
          <w:rFonts w:ascii="Calibri" w:hAnsi="Calibri" w:cs="Calibri"/>
          <w:kern w:val="14"/>
        </w:rPr>
        <w:t>acknowledgment of this Agreement</w:t>
      </w:r>
      <w:r w:rsidR="00773DBB" w:rsidRPr="00366CE0">
        <w:rPr>
          <w:rFonts w:ascii="Calibri" w:hAnsi="Calibri" w:cs="Calibri"/>
          <w:kern w:val="14"/>
        </w:rPr>
        <w:t>,</w:t>
      </w:r>
      <w:r w:rsidR="00B802FC" w:rsidRPr="00366CE0">
        <w:rPr>
          <w:rFonts w:ascii="Calibri" w:hAnsi="Calibri" w:cs="Calibri"/>
          <w:kern w:val="14"/>
        </w:rPr>
        <w:t xml:space="preserve"> </w:t>
      </w:r>
      <w:r w:rsidR="00773DBB" w:rsidRPr="00366CE0">
        <w:rPr>
          <w:rFonts w:ascii="Calibri" w:hAnsi="Calibri" w:cs="Calibri"/>
          <w:kern w:val="14"/>
        </w:rPr>
        <w:t>the delivery of Goods</w:t>
      </w:r>
      <w:r w:rsidR="009155DA">
        <w:rPr>
          <w:rFonts w:ascii="Calibri" w:hAnsi="Calibri" w:cs="Calibri"/>
          <w:kern w:val="14"/>
        </w:rPr>
        <w:t xml:space="preserve">, </w:t>
      </w:r>
      <w:r w:rsidR="00773DBB" w:rsidRPr="00366CE0">
        <w:rPr>
          <w:rFonts w:ascii="Calibri" w:hAnsi="Calibri" w:cs="Calibri"/>
          <w:kern w:val="14"/>
        </w:rPr>
        <w:t>performance of Services referenced herein</w:t>
      </w:r>
      <w:r w:rsidR="00841962">
        <w:rPr>
          <w:rFonts w:ascii="Calibri" w:hAnsi="Calibri" w:cs="Calibri"/>
          <w:kern w:val="14"/>
        </w:rPr>
        <w:t>,</w:t>
      </w:r>
      <w:r w:rsidR="00773DBB" w:rsidRPr="00366CE0">
        <w:rPr>
          <w:rFonts w:ascii="Calibri" w:hAnsi="Calibri" w:cs="Calibri"/>
          <w:kern w:val="14"/>
        </w:rPr>
        <w:t xml:space="preserve"> or presentation of an invoice by Seller will constitut</w:t>
      </w:r>
      <w:r w:rsidR="007D5B73" w:rsidRPr="00366CE0">
        <w:rPr>
          <w:rFonts w:ascii="Calibri" w:hAnsi="Calibri" w:cs="Calibri"/>
          <w:kern w:val="14"/>
        </w:rPr>
        <w:t>e Seller</w:t>
      </w:r>
      <w:r w:rsidR="0070676B" w:rsidRPr="00366CE0">
        <w:rPr>
          <w:rFonts w:ascii="Calibri" w:hAnsi="Calibri" w:cs="Calibri"/>
          <w:kern w:val="14"/>
        </w:rPr>
        <w:t>’</w:t>
      </w:r>
      <w:r w:rsidR="007D5B73" w:rsidRPr="00366CE0">
        <w:rPr>
          <w:rFonts w:ascii="Calibri" w:hAnsi="Calibri" w:cs="Calibri"/>
          <w:kern w:val="14"/>
        </w:rPr>
        <w:t xml:space="preserve">s acceptance of </w:t>
      </w:r>
      <w:r w:rsidR="004674DD" w:rsidRPr="00366CE0">
        <w:rPr>
          <w:rFonts w:ascii="Calibri" w:hAnsi="Calibri" w:cs="Calibri"/>
          <w:kern w:val="14"/>
        </w:rPr>
        <w:t>this Agreement</w:t>
      </w:r>
      <w:r w:rsidR="00605D23" w:rsidRPr="00366CE0">
        <w:rPr>
          <w:rFonts w:ascii="Calibri" w:hAnsi="Calibri" w:cs="Calibri"/>
          <w:kern w:val="14"/>
        </w:rPr>
        <w:t>.</w:t>
      </w:r>
      <w:bookmarkEnd w:id="2"/>
    </w:p>
    <w:p w14:paraId="150A9133" w14:textId="77777777" w:rsidR="0073602E" w:rsidRPr="00366CE0" w:rsidRDefault="0073602E" w:rsidP="000D0408">
      <w:pPr>
        <w:tabs>
          <w:tab w:val="left" w:pos="360"/>
        </w:tabs>
        <w:jc w:val="both"/>
        <w:rPr>
          <w:rFonts w:ascii="Calibri" w:hAnsi="Calibri" w:cs="Calibri"/>
          <w:kern w:val="14"/>
        </w:rPr>
      </w:pPr>
    </w:p>
    <w:p w14:paraId="51710886" w14:textId="50D82DF0" w:rsidR="00773DBB" w:rsidRPr="00366CE0" w:rsidRDefault="00773DBB"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COVERAGE OF AGREEMENT</w:t>
      </w:r>
      <w:r w:rsidRPr="00366CE0">
        <w:rPr>
          <w:rFonts w:ascii="Calibri" w:hAnsi="Calibri" w:cs="Calibri"/>
          <w:kern w:val="14"/>
        </w:rPr>
        <w:t xml:space="preserve">:  This Agreement </w:t>
      </w:r>
      <w:r w:rsidR="00D85D13" w:rsidRPr="00366CE0">
        <w:rPr>
          <w:rFonts w:ascii="Calibri" w:hAnsi="Calibri" w:cs="Calibri"/>
          <w:kern w:val="14"/>
        </w:rPr>
        <w:t xml:space="preserve">will </w:t>
      </w:r>
      <w:r w:rsidRPr="00366CE0">
        <w:rPr>
          <w:rFonts w:ascii="Calibri" w:hAnsi="Calibri" w:cs="Calibri"/>
          <w:kern w:val="14"/>
        </w:rPr>
        <w:t>govern an</w:t>
      </w:r>
      <w:r w:rsidR="00A40F6E" w:rsidRPr="00366CE0">
        <w:rPr>
          <w:rFonts w:ascii="Calibri" w:hAnsi="Calibri" w:cs="Calibri"/>
          <w:kern w:val="14"/>
        </w:rPr>
        <w:t>d control all Goods and Services</w:t>
      </w:r>
      <w:r w:rsidRPr="00366CE0">
        <w:rPr>
          <w:rFonts w:ascii="Calibri" w:hAnsi="Calibri" w:cs="Calibri"/>
          <w:kern w:val="14"/>
        </w:rPr>
        <w:t xml:space="preserve"> provided by Seller to </w:t>
      </w:r>
      <w:r w:rsidR="002F62C6" w:rsidRPr="00366CE0">
        <w:rPr>
          <w:rFonts w:ascii="Calibri" w:hAnsi="Calibri" w:cs="Calibri"/>
          <w:kern w:val="14"/>
        </w:rPr>
        <w:t>Buyer</w:t>
      </w:r>
      <w:r w:rsidRPr="00366CE0">
        <w:rPr>
          <w:rFonts w:ascii="Calibri" w:hAnsi="Calibri" w:cs="Calibri"/>
          <w:kern w:val="14"/>
        </w:rPr>
        <w:t xml:space="preserve">, now or in the future, regardless of whether performed </w:t>
      </w:r>
      <w:r w:rsidR="00AD29BF" w:rsidRPr="00366CE0">
        <w:rPr>
          <w:rFonts w:ascii="Calibri" w:hAnsi="Calibri" w:cs="Calibri"/>
          <w:kern w:val="14"/>
        </w:rPr>
        <w:t>under</w:t>
      </w:r>
      <w:r w:rsidRPr="00366CE0">
        <w:rPr>
          <w:rFonts w:ascii="Calibri" w:hAnsi="Calibri" w:cs="Calibri"/>
          <w:kern w:val="14"/>
        </w:rPr>
        <w:t xml:space="preserve"> written </w:t>
      </w:r>
      <w:r w:rsidR="00605D23" w:rsidRPr="00366CE0">
        <w:rPr>
          <w:rFonts w:ascii="Calibri" w:hAnsi="Calibri" w:cs="Calibri"/>
          <w:kern w:val="14"/>
        </w:rPr>
        <w:t>O</w:t>
      </w:r>
      <w:r w:rsidRPr="00366CE0">
        <w:rPr>
          <w:rFonts w:ascii="Calibri" w:hAnsi="Calibri" w:cs="Calibri"/>
          <w:kern w:val="14"/>
        </w:rPr>
        <w:t xml:space="preserve">rders issued by </w:t>
      </w:r>
      <w:r w:rsidR="002F62C6" w:rsidRPr="00366CE0">
        <w:rPr>
          <w:rFonts w:ascii="Calibri" w:hAnsi="Calibri" w:cs="Calibri"/>
          <w:kern w:val="14"/>
        </w:rPr>
        <w:t>Buyer</w:t>
      </w:r>
      <w:r w:rsidRPr="00366CE0">
        <w:rPr>
          <w:rFonts w:ascii="Calibri" w:hAnsi="Calibri" w:cs="Calibri"/>
          <w:kern w:val="14"/>
        </w:rPr>
        <w:t xml:space="preserve">, </w:t>
      </w:r>
      <w:r w:rsidR="00605D23" w:rsidRPr="00366CE0">
        <w:rPr>
          <w:rFonts w:ascii="Calibri" w:hAnsi="Calibri" w:cs="Calibri"/>
          <w:kern w:val="14"/>
        </w:rPr>
        <w:t xml:space="preserve">other </w:t>
      </w:r>
      <w:r w:rsidRPr="00366CE0">
        <w:rPr>
          <w:rFonts w:ascii="Calibri" w:hAnsi="Calibri" w:cs="Calibri"/>
          <w:kern w:val="14"/>
        </w:rPr>
        <w:t xml:space="preserve">written agreements </w:t>
      </w:r>
      <w:r w:rsidR="00841962">
        <w:rPr>
          <w:rFonts w:ascii="Calibri" w:hAnsi="Calibri" w:cs="Calibri"/>
          <w:kern w:val="14"/>
        </w:rPr>
        <w:t>signed</w:t>
      </w:r>
      <w:r w:rsidRPr="00366CE0">
        <w:rPr>
          <w:rFonts w:ascii="Calibri" w:hAnsi="Calibri" w:cs="Calibri"/>
          <w:kern w:val="14"/>
        </w:rPr>
        <w:t xml:space="preserve"> by the parties</w:t>
      </w:r>
      <w:r w:rsidR="002A0020" w:rsidRPr="00366CE0">
        <w:rPr>
          <w:rFonts w:ascii="Calibri" w:hAnsi="Calibri" w:cs="Calibri"/>
          <w:kern w:val="14"/>
        </w:rPr>
        <w:t>,</w:t>
      </w:r>
      <w:r w:rsidRPr="00366CE0">
        <w:rPr>
          <w:rFonts w:ascii="Calibri" w:hAnsi="Calibri" w:cs="Calibri"/>
          <w:kern w:val="14"/>
        </w:rPr>
        <w:t xml:space="preserve"> and/o</w:t>
      </w:r>
      <w:r w:rsidR="00605D23" w:rsidRPr="00366CE0">
        <w:rPr>
          <w:rFonts w:ascii="Calibri" w:hAnsi="Calibri" w:cs="Calibri"/>
          <w:kern w:val="14"/>
        </w:rPr>
        <w:t xml:space="preserve">r verbal requests </w:t>
      </w:r>
      <w:r w:rsidRPr="00366CE0">
        <w:rPr>
          <w:rFonts w:ascii="Calibri" w:hAnsi="Calibri" w:cs="Calibri"/>
          <w:kern w:val="14"/>
        </w:rPr>
        <w:t xml:space="preserve">issued by </w:t>
      </w:r>
      <w:r w:rsidR="002F62C6" w:rsidRPr="00366CE0">
        <w:rPr>
          <w:rFonts w:ascii="Calibri" w:hAnsi="Calibri" w:cs="Calibri"/>
          <w:kern w:val="14"/>
        </w:rPr>
        <w:t>Buyer</w:t>
      </w:r>
      <w:r w:rsidR="00841962">
        <w:rPr>
          <w:rFonts w:ascii="Calibri" w:hAnsi="Calibri" w:cs="Calibri"/>
          <w:kern w:val="14"/>
        </w:rPr>
        <w:t>,</w:t>
      </w:r>
      <w:r w:rsidRPr="00366CE0">
        <w:rPr>
          <w:rFonts w:ascii="Calibri" w:hAnsi="Calibri" w:cs="Calibri"/>
          <w:kern w:val="14"/>
        </w:rPr>
        <w:t xml:space="preserve"> and </w:t>
      </w:r>
      <w:r w:rsidR="00D85D13" w:rsidRPr="00366CE0">
        <w:rPr>
          <w:rFonts w:ascii="Calibri" w:hAnsi="Calibri" w:cs="Calibri"/>
          <w:kern w:val="14"/>
        </w:rPr>
        <w:t>will</w:t>
      </w:r>
      <w:r w:rsidRPr="00366CE0">
        <w:rPr>
          <w:rFonts w:ascii="Calibri" w:hAnsi="Calibri" w:cs="Calibri"/>
          <w:kern w:val="14"/>
        </w:rPr>
        <w:t xml:space="preserve"> remain in effect until either party </w:t>
      </w:r>
      <w:r w:rsidR="00AD29BF" w:rsidRPr="00366CE0">
        <w:rPr>
          <w:rFonts w:ascii="Calibri" w:hAnsi="Calibri" w:cs="Calibri"/>
          <w:kern w:val="14"/>
        </w:rPr>
        <w:t xml:space="preserve">gives </w:t>
      </w:r>
      <w:r w:rsidR="00841962">
        <w:rPr>
          <w:rFonts w:ascii="Calibri" w:hAnsi="Calibri" w:cs="Calibri"/>
          <w:kern w:val="14"/>
        </w:rPr>
        <w:t xml:space="preserve">the other party at least </w:t>
      </w:r>
      <w:r w:rsidRPr="00366CE0">
        <w:rPr>
          <w:rFonts w:ascii="Calibri" w:hAnsi="Calibri" w:cs="Calibri"/>
          <w:kern w:val="14"/>
        </w:rPr>
        <w:t>sixty (60) days</w:t>
      </w:r>
      <w:r w:rsidR="009C452A" w:rsidRPr="00366CE0">
        <w:rPr>
          <w:rFonts w:ascii="Calibri" w:hAnsi="Calibri" w:cs="Calibri"/>
          <w:kern w:val="14"/>
        </w:rPr>
        <w:t>’</w:t>
      </w:r>
      <w:r w:rsidRPr="00366CE0">
        <w:rPr>
          <w:rFonts w:ascii="Calibri" w:hAnsi="Calibri" w:cs="Calibri"/>
          <w:kern w:val="14"/>
        </w:rPr>
        <w:t xml:space="preserve"> advance written notice of termina</w:t>
      </w:r>
      <w:r w:rsidR="00407E8D" w:rsidRPr="00366CE0">
        <w:rPr>
          <w:rFonts w:ascii="Calibri" w:hAnsi="Calibri" w:cs="Calibri"/>
          <w:kern w:val="14"/>
        </w:rPr>
        <w:t xml:space="preserve">tion.  </w:t>
      </w:r>
      <w:r w:rsidR="00E11C66" w:rsidRPr="00366CE0">
        <w:rPr>
          <w:rFonts w:ascii="Calibri" w:hAnsi="Calibri" w:cs="Calibri"/>
        </w:rPr>
        <w:t xml:space="preserve">Each party </w:t>
      </w:r>
      <w:r w:rsidR="00144C4A" w:rsidRPr="00366CE0">
        <w:rPr>
          <w:rFonts w:ascii="Calibri" w:hAnsi="Calibri" w:cs="Calibri"/>
        </w:rPr>
        <w:t xml:space="preserve">agrees that this Agreement will also govern all sales of Goods </w:t>
      </w:r>
      <w:r w:rsidR="007F5C8C" w:rsidRPr="00366CE0">
        <w:rPr>
          <w:rFonts w:ascii="Calibri" w:hAnsi="Calibri" w:cs="Calibri"/>
        </w:rPr>
        <w:t xml:space="preserve">and provision of Services </w:t>
      </w:r>
      <w:r w:rsidR="00144C4A" w:rsidRPr="00366CE0">
        <w:rPr>
          <w:rFonts w:ascii="Calibri" w:hAnsi="Calibri" w:cs="Calibri"/>
        </w:rPr>
        <w:t>to any subsidiary, affiliate</w:t>
      </w:r>
      <w:r w:rsidR="00841962">
        <w:rPr>
          <w:rFonts w:ascii="Calibri" w:hAnsi="Calibri" w:cs="Calibri"/>
        </w:rPr>
        <w:t>,</w:t>
      </w:r>
      <w:r w:rsidR="00144C4A" w:rsidRPr="00366CE0">
        <w:rPr>
          <w:rFonts w:ascii="Calibri" w:hAnsi="Calibri" w:cs="Calibri"/>
        </w:rPr>
        <w:t xml:space="preserve"> or division of </w:t>
      </w:r>
      <w:r w:rsidR="00F072B3">
        <w:rPr>
          <w:rFonts w:ascii="Calibri" w:hAnsi="Calibri" w:cs="Arial"/>
        </w:rPr>
        <w:t>Amerex Corporation</w:t>
      </w:r>
      <w:r w:rsidR="00F072B3" w:rsidRPr="00F233AB">
        <w:rPr>
          <w:rFonts w:ascii="Calibri" w:hAnsi="Calibri" w:cs="Arial"/>
        </w:rPr>
        <w:t>,</w:t>
      </w:r>
      <w:r w:rsidR="00144C4A" w:rsidRPr="00366CE0">
        <w:rPr>
          <w:rFonts w:ascii="Calibri" w:hAnsi="Calibri" w:cs="Calibri"/>
        </w:rPr>
        <w:t xml:space="preserve"> in which case such subsidiary, affiliate</w:t>
      </w:r>
      <w:r w:rsidR="00841962">
        <w:rPr>
          <w:rFonts w:ascii="Calibri" w:hAnsi="Calibri" w:cs="Calibri"/>
        </w:rPr>
        <w:t>,</w:t>
      </w:r>
      <w:r w:rsidR="00144C4A" w:rsidRPr="00366CE0">
        <w:rPr>
          <w:rFonts w:ascii="Calibri" w:hAnsi="Calibri" w:cs="Calibri"/>
        </w:rPr>
        <w:t xml:space="preserve"> or division will be the “Buyer” under this Agreement (unless otherwise agreed in writing by such subsidiary, affiliate</w:t>
      </w:r>
      <w:r w:rsidR="00841962">
        <w:rPr>
          <w:rFonts w:ascii="Calibri" w:hAnsi="Calibri" w:cs="Calibri"/>
        </w:rPr>
        <w:t>,</w:t>
      </w:r>
      <w:r w:rsidR="00144C4A" w:rsidRPr="00366CE0">
        <w:rPr>
          <w:rFonts w:ascii="Calibri" w:hAnsi="Calibri" w:cs="Calibri"/>
        </w:rPr>
        <w:t xml:space="preserve"> or division)</w:t>
      </w:r>
      <w:r w:rsidR="00407E8D" w:rsidRPr="00366CE0">
        <w:rPr>
          <w:rFonts w:ascii="Calibri" w:hAnsi="Calibri" w:cs="Calibri"/>
          <w:kern w:val="14"/>
        </w:rPr>
        <w:t xml:space="preserve">.  </w:t>
      </w:r>
      <w:r w:rsidR="00227321" w:rsidRPr="00366CE0">
        <w:rPr>
          <w:rFonts w:ascii="Calibri" w:hAnsi="Calibri" w:cs="Calibri"/>
          <w:kern w:val="14"/>
        </w:rPr>
        <w:t>The term “Buyer” also include</w:t>
      </w:r>
      <w:r w:rsidR="009C452A" w:rsidRPr="00366CE0">
        <w:rPr>
          <w:rFonts w:ascii="Calibri" w:hAnsi="Calibri" w:cs="Calibri"/>
          <w:kern w:val="14"/>
        </w:rPr>
        <w:t>s</w:t>
      </w:r>
      <w:r w:rsidR="00227321" w:rsidRPr="00366CE0">
        <w:rPr>
          <w:rFonts w:ascii="Calibri" w:hAnsi="Calibri" w:cs="Calibri"/>
          <w:kern w:val="14"/>
        </w:rPr>
        <w:t xml:space="preserve"> Buyer’s employees, agents, officers, directors, </w:t>
      </w:r>
      <w:r w:rsidR="00F31EB8" w:rsidRPr="00366CE0">
        <w:rPr>
          <w:rFonts w:ascii="Calibri" w:hAnsi="Calibri" w:cs="Calibri"/>
          <w:kern w:val="14"/>
        </w:rPr>
        <w:t>successors,</w:t>
      </w:r>
      <w:r w:rsidR="00227321" w:rsidRPr="00366CE0">
        <w:rPr>
          <w:rFonts w:ascii="Calibri" w:hAnsi="Calibri" w:cs="Calibri"/>
          <w:kern w:val="14"/>
        </w:rPr>
        <w:t xml:space="preserve"> and assigns.  </w:t>
      </w:r>
      <w:r w:rsidR="00407E8D" w:rsidRPr="00366CE0">
        <w:rPr>
          <w:rFonts w:ascii="Calibri" w:hAnsi="Calibri" w:cs="Calibri"/>
          <w:kern w:val="14"/>
        </w:rPr>
        <w:t xml:space="preserve">The term </w:t>
      </w:r>
      <w:r w:rsidR="002D1E1A" w:rsidRPr="00366CE0">
        <w:rPr>
          <w:rFonts w:ascii="Calibri" w:hAnsi="Calibri" w:cs="Calibri"/>
          <w:kern w:val="14"/>
        </w:rPr>
        <w:t>“</w:t>
      </w:r>
      <w:r w:rsidR="00407E8D" w:rsidRPr="00366CE0">
        <w:rPr>
          <w:rFonts w:ascii="Calibri" w:hAnsi="Calibri" w:cs="Calibri"/>
          <w:kern w:val="14"/>
        </w:rPr>
        <w:t>Seller</w:t>
      </w:r>
      <w:r w:rsidR="002D1E1A" w:rsidRPr="00366CE0">
        <w:rPr>
          <w:rFonts w:ascii="Calibri" w:hAnsi="Calibri" w:cs="Calibri"/>
          <w:kern w:val="14"/>
        </w:rPr>
        <w:t>”</w:t>
      </w:r>
      <w:r w:rsidRPr="00366CE0">
        <w:rPr>
          <w:rFonts w:ascii="Calibri" w:hAnsi="Calibri" w:cs="Calibri"/>
          <w:kern w:val="14"/>
        </w:rPr>
        <w:t xml:space="preserve"> refer</w:t>
      </w:r>
      <w:r w:rsidR="009C452A" w:rsidRPr="00366CE0">
        <w:rPr>
          <w:rFonts w:ascii="Calibri" w:hAnsi="Calibri" w:cs="Calibri"/>
          <w:kern w:val="14"/>
        </w:rPr>
        <w:t>s</w:t>
      </w:r>
      <w:r w:rsidRPr="00366CE0">
        <w:rPr>
          <w:rFonts w:ascii="Calibri" w:hAnsi="Calibri" w:cs="Calibri"/>
          <w:kern w:val="14"/>
        </w:rPr>
        <w:t xml:space="preserve"> to the vendor</w:t>
      </w:r>
      <w:r w:rsidR="002D1E1A" w:rsidRPr="00366CE0">
        <w:rPr>
          <w:rFonts w:ascii="Calibri" w:hAnsi="Calibri" w:cs="Calibri"/>
          <w:kern w:val="14"/>
        </w:rPr>
        <w:t xml:space="preserve"> </w:t>
      </w:r>
      <w:r w:rsidR="00841962">
        <w:rPr>
          <w:rFonts w:ascii="Calibri" w:hAnsi="Calibri" w:cs="Calibri"/>
          <w:kern w:val="14"/>
        </w:rPr>
        <w:t xml:space="preserve">or contractor </w:t>
      </w:r>
      <w:r w:rsidR="00605D23" w:rsidRPr="00366CE0">
        <w:rPr>
          <w:rFonts w:ascii="Calibri" w:hAnsi="Calibri" w:cs="Calibri"/>
          <w:kern w:val="14"/>
        </w:rPr>
        <w:t xml:space="preserve">providing Goods and Services to </w:t>
      </w:r>
      <w:r w:rsidR="002F62C6" w:rsidRPr="00366CE0">
        <w:rPr>
          <w:rFonts w:ascii="Calibri" w:hAnsi="Calibri" w:cs="Calibri"/>
          <w:kern w:val="14"/>
        </w:rPr>
        <w:t>Buyer</w:t>
      </w:r>
      <w:r w:rsidRPr="00366CE0">
        <w:rPr>
          <w:rFonts w:ascii="Calibri" w:hAnsi="Calibri" w:cs="Calibri"/>
          <w:kern w:val="14"/>
        </w:rPr>
        <w:t xml:space="preserve">, </w:t>
      </w:r>
      <w:r w:rsidR="002A4FE1">
        <w:rPr>
          <w:rFonts w:ascii="Calibri" w:hAnsi="Calibri" w:cs="Calibri"/>
          <w:kern w:val="14"/>
        </w:rPr>
        <w:t xml:space="preserve">and </w:t>
      </w:r>
      <w:r w:rsidRPr="00366CE0">
        <w:rPr>
          <w:rFonts w:ascii="Calibri" w:hAnsi="Calibri" w:cs="Calibri"/>
          <w:kern w:val="14"/>
        </w:rPr>
        <w:t xml:space="preserve">its employees, agents, subcontractors, </w:t>
      </w:r>
      <w:r w:rsidR="00F31EB8" w:rsidRPr="00366CE0">
        <w:rPr>
          <w:rFonts w:ascii="Calibri" w:hAnsi="Calibri" w:cs="Calibri"/>
          <w:kern w:val="14"/>
        </w:rPr>
        <w:t>suppliers,</w:t>
      </w:r>
      <w:r w:rsidRPr="00366CE0">
        <w:rPr>
          <w:rFonts w:ascii="Calibri" w:hAnsi="Calibri" w:cs="Calibri"/>
          <w:kern w:val="14"/>
        </w:rPr>
        <w:t xml:space="preserve"> and all other persons performing Services or supplying Goods on Seller</w:t>
      </w:r>
      <w:r w:rsidR="0070676B" w:rsidRPr="00366CE0">
        <w:rPr>
          <w:rFonts w:ascii="Calibri" w:hAnsi="Calibri" w:cs="Calibri"/>
          <w:kern w:val="14"/>
        </w:rPr>
        <w:t>’</w:t>
      </w:r>
      <w:r w:rsidRPr="00366CE0">
        <w:rPr>
          <w:rFonts w:ascii="Calibri" w:hAnsi="Calibri" w:cs="Calibri"/>
          <w:kern w:val="14"/>
        </w:rPr>
        <w:t>s</w:t>
      </w:r>
      <w:r w:rsidR="002D1E1A" w:rsidRPr="00366CE0">
        <w:rPr>
          <w:rFonts w:ascii="Calibri" w:hAnsi="Calibri" w:cs="Calibri"/>
          <w:kern w:val="14"/>
        </w:rPr>
        <w:t xml:space="preserve"> behalf.  The terms “Goods” or “Services”</w:t>
      </w:r>
      <w:r w:rsidRPr="00366CE0">
        <w:rPr>
          <w:rFonts w:ascii="Calibri" w:hAnsi="Calibri" w:cs="Calibri"/>
          <w:kern w:val="14"/>
        </w:rPr>
        <w:t xml:space="preserve"> whether us</w:t>
      </w:r>
      <w:r w:rsidR="00605D23" w:rsidRPr="00366CE0">
        <w:rPr>
          <w:rFonts w:ascii="Calibri" w:hAnsi="Calibri" w:cs="Calibri"/>
          <w:kern w:val="14"/>
        </w:rPr>
        <w:t xml:space="preserve">ed together or separately and </w:t>
      </w:r>
      <w:r w:rsidRPr="00366CE0">
        <w:rPr>
          <w:rFonts w:ascii="Calibri" w:hAnsi="Calibri" w:cs="Calibri"/>
          <w:kern w:val="14"/>
        </w:rPr>
        <w:t xml:space="preserve">wherever appearing </w:t>
      </w:r>
      <w:r w:rsidR="004674DD" w:rsidRPr="00366CE0">
        <w:rPr>
          <w:rFonts w:ascii="Calibri" w:hAnsi="Calibri" w:cs="Calibri"/>
          <w:kern w:val="14"/>
        </w:rPr>
        <w:t xml:space="preserve">in this Agreement </w:t>
      </w:r>
      <w:r w:rsidRPr="00366CE0">
        <w:rPr>
          <w:rFonts w:ascii="Calibri" w:hAnsi="Calibri" w:cs="Calibri"/>
          <w:kern w:val="14"/>
        </w:rPr>
        <w:t>mean (i) all products, supplies, materials, processes</w:t>
      </w:r>
      <w:r w:rsidR="009155DA">
        <w:rPr>
          <w:rFonts w:ascii="Calibri" w:hAnsi="Calibri" w:cs="Calibri"/>
          <w:kern w:val="14"/>
        </w:rPr>
        <w:t>, and</w:t>
      </w:r>
      <w:r w:rsidRPr="00366CE0">
        <w:rPr>
          <w:rFonts w:ascii="Calibri" w:hAnsi="Calibri" w:cs="Calibri"/>
          <w:kern w:val="14"/>
        </w:rPr>
        <w:t>/or equipment</w:t>
      </w:r>
      <w:r w:rsidR="009155DA">
        <w:rPr>
          <w:rFonts w:ascii="Calibri" w:hAnsi="Calibri" w:cs="Calibri"/>
          <w:kern w:val="14"/>
        </w:rPr>
        <w:t xml:space="preserve"> and</w:t>
      </w:r>
      <w:r w:rsidRPr="00366CE0">
        <w:rPr>
          <w:rFonts w:ascii="Calibri" w:hAnsi="Calibri" w:cs="Calibri"/>
          <w:kern w:val="14"/>
        </w:rPr>
        <w:t>/or (ii) all services, work</w:t>
      </w:r>
      <w:r w:rsidR="00841962">
        <w:rPr>
          <w:rFonts w:ascii="Calibri" w:hAnsi="Calibri" w:cs="Calibri"/>
          <w:kern w:val="14"/>
        </w:rPr>
        <w:t>,</w:t>
      </w:r>
      <w:r w:rsidRPr="00366CE0">
        <w:rPr>
          <w:rFonts w:ascii="Calibri" w:hAnsi="Calibri" w:cs="Calibri"/>
          <w:kern w:val="14"/>
        </w:rPr>
        <w:t xml:space="preserve"> </w:t>
      </w:r>
      <w:r w:rsidR="00841962">
        <w:rPr>
          <w:rFonts w:ascii="Calibri" w:hAnsi="Calibri" w:cs="Calibri"/>
          <w:kern w:val="14"/>
        </w:rPr>
        <w:t>and</w:t>
      </w:r>
      <w:r w:rsidRPr="00366CE0">
        <w:rPr>
          <w:rFonts w:ascii="Calibri" w:hAnsi="Calibri" w:cs="Calibri"/>
          <w:kern w:val="14"/>
        </w:rPr>
        <w:t xml:space="preserve"> labor of any kind </w:t>
      </w:r>
      <w:r w:rsidR="003E0271">
        <w:rPr>
          <w:rFonts w:ascii="Calibri" w:hAnsi="Calibri" w:cs="Calibri"/>
          <w:kern w:val="14"/>
        </w:rPr>
        <w:t>provided</w:t>
      </w:r>
      <w:r w:rsidRPr="00366CE0">
        <w:rPr>
          <w:rFonts w:ascii="Calibri" w:hAnsi="Calibri" w:cs="Calibri"/>
          <w:kern w:val="14"/>
        </w:rPr>
        <w:t xml:space="preserve"> or performed by Seller </w:t>
      </w:r>
      <w:r w:rsidR="009C452A" w:rsidRPr="00366CE0">
        <w:rPr>
          <w:rFonts w:ascii="Calibri" w:hAnsi="Calibri" w:cs="Calibri"/>
          <w:kern w:val="14"/>
        </w:rPr>
        <w:t>under</w:t>
      </w:r>
      <w:r w:rsidRPr="00366CE0">
        <w:rPr>
          <w:rFonts w:ascii="Calibri" w:hAnsi="Calibri" w:cs="Calibri"/>
          <w:kern w:val="14"/>
        </w:rPr>
        <w:t xml:space="preserve"> this</w:t>
      </w:r>
      <w:r w:rsidR="00490DE0" w:rsidRPr="00366CE0">
        <w:rPr>
          <w:rFonts w:ascii="Calibri" w:hAnsi="Calibri" w:cs="Calibri"/>
          <w:kern w:val="14"/>
        </w:rPr>
        <w:t xml:space="preserve"> </w:t>
      </w:r>
      <w:r w:rsidR="002D1E1A" w:rsidRPr="00366CE0">
        <w:rPr>
          <w:rFonts w:ascii="Calibri" w:hAnsi="Calibri" w:cs="Calibri"/>
          <w:kern w:val="14"/>
        </w:rPr>
        <w:t>Agreement</w:t>
      </w:r>
      <w:r w:rsidRPr="00366CE0">
        <w:rPr>
          <w:rFonts w:ascii="Calibri" w:hAnsi="Calibri" w:cs="Calibri"/>
          <w:kern w:val="14"/>
        </w:rPr>
        <w:t>.</w:t>
      </w:r>
    </w:p>
    <w:p w14:paraId="7860E2F4" w14:textId="77777777" w:rsidR="0073602E" w:rsidRPr="00366CE0" w:rsidRDefault="0073602E" w:rsidP="000D0408">
      <w:pPr>
        <w:tabs>
          <w:tab w:val="left" w:pos="360"/>
        </w:tabs>
        <w:jc w:val="both"/>
        <w:rPr>
          <w:rFonts w:ascii="Calibri" w:hAnsi="Calibri" w:cs="Calibri"/>
          <w:kern w:val="14"/>
        </w:rPr>
      </w:pPr>
    </w:p>
    <w:p w14:paraId="37EFA885" w14:textId="6D808BFF" w:rsidR="00773DBB" w:rsidRPr="00366CE0" w:rsidRDefault="00773DBB"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 xml:space="preserve">PRICE; PAYMENT; </w:t>
      </w:r>
      <w:r w:rsidR="00E11C66" w:rsidRPr="001C1B55">
        <w:rPr>
          <w:rFonts w:ascii="Calibri" w:hAnsi="Calibri"/>
          <w:b/>
          <w:kern w:val="14"/>
          <w:u w:val="single"/>
        </w:rPr>
        <w:t>TAXES; DELIVERY; INSPECTION</w:t>
      </w:r>
      <w:r w:rsidRPr="00366CE0">
        <w:rPr>
          <w:rFonts w:ascii="Calibri" w:hAnsi="Calibri" w:cs="Calibri"/>
          <w:kern w:val="14"/>
        </w:rPr>
        <w:t xml:space="preserve">:  The cost of Goods and Services performed by Seller </w:t>
      </w:r>
      <w:r w:rsidR="00E11C66" w:rsidRPr="00366CE0">
        <w:rPr>
          <w:rFonts w:ascii="Calibri" w:hAnsi="Calibri" w:cs="Calibri"/>
          <w:kern w:val="14"/>
        </w:rPr>
        <w:t xml:space="preserve">and payment terms </w:t>
      </w:r>
      <w:r w:rsidR="00D85D13" w:rsidRPr="00366CE0">
        <w:rPr>
          <w:rFonts w:ascii="Calibri" w:hAnsi="Calibri" w:cs="Calibri"/>
          <w:kern w:val="14"/>
        </w:rPr>
        <w:t xml:space="preserve">will </w:t>
      </w:r>
      <w:r w:rsidRPr="00366CE0">
        <w:rPr>
          <w:rFonts w:ascii="Calibri" w:hAnsi="Calibri" w:cs="Calibri"/>
          <w:kern w:val="14"/>
        </w:rPr>
        <w:t xml:space="preserve">be specifically </w:t>
      </w:r>
      <w:r w:rsidR="00AD29BF" w:rsidRPr="00366CE0">
        <w:rPr>
          <w:rFonts w:ascii="Calibri" w:hAnsi="Calibri" w:cs="Calibri"/>
          <w:kern w:val="14"/>
        </w:rPr>
        <w:t>stated</w:t>
      </w:r>
      <w:r w:rsidRPr="00366CE0">
        <w:rPr>
          <w:rFonts w:ascii="Calibri" w:hAnsi="Calibri" w:cs="Calibri"/>
          <w:kern w:val="14"/>
        </w:rPr>
        <w:t xml:space="preserve"> in </w:t>
      </w:r>
      <w:r w:rsidR="00AD29BF" w:rsidRPr="00366CE0">
        <w:rPr>
          <w:rFonts w:ascii="Calibri" w:hAnsi="Calibri" w:cs="Calibri"/>
          <w:kern w:val="14"/>
        </w:rPr>
        <w:t xml:space="preserve">the </w:t>
      </w:r>
      <w:r w:rsidR="00605D23" w:rsidRPr="00366CE0">
        <w:rPr>
          <w:rFonts w:ascii="Calibri" w:hAnsi="Calibri" w:cs="Calibri"/>
          <w:kern w:val="14"/>
        </w:rPr>
        <w:t>applicable Order</w:t>
      </w:r>
      <w:r w:rsidRPr="00366CE0">
        <w:rPr>
          <w:rFonts w:ascii="Calibri" w:hAnsi="Calibri" w:cs="Calibri"/>
          <w:kern w:val="14"/>
        </w:rPr>
        <w:t xml:space="preserve">, except that </w:t>
      </w:r>
      <w:r w:rsidR="002F62C6" w:rsidRPr="00366CE0">
        <w:rPr>
          <w:rFonts w:ascii="Calibri" w:hAnsi="Calibri" w:cs="Calibri"/>
          <w:kern w:val="14"/>
        </w:rPr>
        <w:t>Buyer</w:t>
      </w:r>
      <w:r w:rsidRPr="00366CE0">
        <w:rPr>
          <w:rFonts w:ascii="Calibri" w:hAnsi="Calibri" w:cs="Calibri"/>
          <w:kern w:val="14"/>
        </w:rPr>
        <w:t xml:space="preserve"> </w:t>
      </w:r>
      <w:r w:rsidR="00D85D13" w:rsidRPr="00366CE0">
        <w:rPr>
          <w:rFonts w:ascii="Calibri" w:hAnsi="Calibri" w:cs="Calibri"/>
          <w:kern w:val="14"/>
        </w:rPr>
        <w:t xml:space="preserve">will </w:t>
      </w:r>
      <w:r w:rsidRPr="00366CE0">
        <w:rPr>
          <w:rFonts w:ascii="Calibri" w:hAnsi="Calibri" w:cs="Calibri"/>
          <w:kern w:val="14"/>
        </w:rPr>
        <w:t xml:space="preserve">receive the benefit of any price declines to actual time of shipment.  </w:t>
      </w:r>
      <w:r w:rsidR="00E11C66" w:rsidRPr="00366CE0">
        <w:rPr>
          <w:rFonts w:ascii="Calibri" w:hAnsi="Calibri" w:cs="Calibri"/>
          <w:kern w:val="14"/>
        </w:rPr>
        <w:t>Seller will pay all contributions, taxes</w:t>
      </w:r>
      <w:r w:rsidR="009155DA">
        <w:rPr>
          <w:rFonts w:ascii="Calibri" w:hAnsi="Calibri" w:cs="Calibri"/>
          <w:kern w:val="14"/>
        </w:rPr>
        <w:t>, and</w:t>
      </w:r>
      <w:r w:rsidR="00E11C66" w:rsidRPr="00366CE0">
        <w:rPr>
          <w:rFonts w:ascii="Calibri" w:hAnsi="Calibri" w:cs="Calibri"/>
          <w:kern w:val="14"/>
        </w:rPr>
        <w:t xml:space="preserve"> premiums payable under federal, state</w:t>
      </w:r>
      <w:r w:rsidR="009155DA">
        <w:rPr>
          <w:rFonts w:ascii="Calibri" w:hAnsi="Calibri" w:cs="Calibri"/>
          <w:kern w:val="14"/>
        </w:rPr>
        <w:t>, and</w:t>
      </w:r>
      <w:r w:rsidR="00E11C66" w:rsidRPr="00366CE0">
        <w:rPr>
          <w:rFonts w:ascii="Calibri" w:hAnsi="Calibri" w:cs="Calibri"/>
          <w:kern w:val="14"/>
        </w:rPr>
        <w:t xml:space="preserve"> local laws measured on the payroll of employees engaged in performance of Services under this Agreement, including FICA and unemployment compensation premiums</w:t>
      </w:r>
      <w:r w:rsidR="009155DA">
        <w:rPr>
          <w:rFonts w:ascii="Calibri" w:hAnsi="Calibri" w:cs="Calibri"/>
          <w:kern w:val="14"/>
        </w:rPr>
        <w:t>, and</w:t>
      </w:r>
      <w:r w:rsidR="00E11C66" w:rsidRPr="00366CE0">
        <w:rPr>
          <w:rFonts w:ascii="Calibri" w:hAnsi="Calibri" w:cs="Calibri"/>
          <w:kern w:val="14"/>
        </w:rPr>
        <w:t xml:space="preserve"> all excise, transportation, occupational</w:t>
      </w:r>
      <w:r w:rsidR="009155DA">
        <w:rPr>
          <w:rFonts w:ascii="Calibri" w:hAnsi="Calibri" w:cs="Calibri"/>
          <w:kern w:val="14"/>
        </w:rPr>
        <w:t>, and</w:t>
      </w:r>
      <w:r w:rsidR="00E11C66" w:rsidRPr="00366CE0">
        <w:rPr>
          <w:rFonts w:ascii="Calibri" w:hAnsi="Calibri" w:cs="Calibri"/>
          <w:kern w:val="14"/>
        </w:rPr>
        <w:t xml:space="preserve"> other taxes applicable to receipts under this Agreement</w:t>
      </w:r>
      <w:r w:rsidR="009155DA">
        <w:rPr>
          <w:rFonts w:ascii="Calibri" w:hAnsi="Calibri" w:cs="Calibri"/>
          <w:kern w:val="14"/>
        </w:rPr>
        <w:t>, and</w:t>
      </w:r>
      <w:r w:rsidR="00E11C66" w:rsidRPr="00366CE0">
        <w:rPr>
          <w:rFonts w:ascii="Calibri" w:hAnsi="Calibri" w:cs="Calibri"/>
          <w:kern w:val="14"/>
        </w:rPr>
        <w:t xml:space="preserve"> on all Goods </w:t>
      </w:r>
      <w:r w:rsidR="003168F2">
        <w:rPr>
          <w:rFonts w:ascii="Calibri" w:hAnsi="Calibri" w:cs="Calibri"/>
          <w:kern w:val="14"/>
        </w:rPr>
        <w:t>and</w:t>
      </w:r>
      <w:r w:rsidR="00E11C66" w:rsidRPr="00366CE0">
        <w:rPr>
          <w:rFonts w:ascii="Calibri" w:hAnsi="Calibri" w:cs="Calibri"/>
          <w:kern w:val="14"/>
        </w:rPr>
        <w:t xml:space="preserve"> Services </w:t>
      </w:r>
      <w:r w:rsidR="00B24129">
        <w:rPr>
          <w:rFonts w:ascii="Calibri" w:hAnsi="Calibri" w:cs="Calibri"/>
          <w:kern w:val="14"/>
        </w:rPr>
        <w:t>provided</w:t>
      </w:r>
      <w:r w:rsidR="00E11C66" w:rsidRPr="00366CE0">
        <w:rPr>
          <w:rFonts w:ascii="Calibri" w:hAnsi="Calibri" w:cs="Calibri"/>
          <w:kern w:val="14"/>
        </w:rPr>
        <w:t xml:space="preserve">.  </w:t>
      </w:r>
      <w:r w:rsidRPr="00366CE0">
        <w:rPr>
          <w:rFonts w:ascii="Calibri" w:hAnsi="Calibri" w:cs="Calibri"/>
          <w:kern w:val="14"/>
        </w:rPr>
        <w:t xml:space="preserve">Unless otherwise </w:t>
      </w:r>
      <w:r w:rsidR="00AD29BF" w:rsidRPr="00366CE0">
        <w:rPr>
          <w:rFonts w:ascii="Calibri" w:hAnsi="Calibri" w:cs="Calibri"/>
          <w:kern w:val="14"/>
        </w:rPr>
        <w:t xml:space="preserve">stated </w:t>
      </w:r>
      <w:r w:rsidR="00407E8D" w:rsidRPr="00366CE0">
        <w:rPr>
          <w:rFonts w:ascii="Calibri" w:hAnsi="Calibri" w:cs="Calibri"/>
          <w:kern w:val="14"/>
        </w:rPr>
        <w:t xml:space="preserve">in </w:t>
      </w:r>
      <w:r w:rsidR="00AD29BF" w:rsidRPr="00366CE0">
        <w:rPr>
          <w:rFonts w:ascii="Calibri" w:hAnsi="Calibri" w:cs="Calibri"/>
          <w:kern w:val="14"/>
        </w:rPr>
        <w:t xml:space="preserve">the </w:t>
      </w:r>
      <w:r w:rsidR="00074B87" w:rsidRPr="00366CE0">
        <w:rPr>
          <w:rFonts w:ascii="Calibri" w:hAnsi="Calibri" w:cs="Calibri"/>
          <w:kern w:val="14"/>
        </w:rPr>
        <w:t>applicable Order</w:t>
      </w:r>
      <w:r w:rsidR="00407E8D" w:rsidRPr="00366CE0">
        <w:rPr>
          <w:rFonts w:ascii="Calibri" w:hAnsi="Calibri" w:cs="Calibri"/>
          <w:kern w:val="14"/>
        </w:rPr>
        <w:t>,</w:t>
      </w:r>
      <w:r w:rsidRPr="00366CE0">
        <w:rPr>
          <w:rFonts w:ascii="Calibri" w:hAnsi="Calibri" w:cs="Calibri"/>
          <w:kern w:val="14"/>
        </w:rPr>
        <w:t xml:space="preserve"> Goods </w:t>
      </w:r>
      <w:r w:rsidR="002E0240" w:rsidRPr="00366CE0">
        <w:rPr>
          <w:rFonts w:ascii="Calibri" w:hAnsi="Calibri" w:cs="Calibri"/>
          <w:kern w:val="14"/>
        </w:rPr>
        <w:t xml:space="preserve">will </w:t>
      </w:r>
      <w:r w:rsidRPr="00366CE0">
        <w:rPr>
          <w:rFonts w:ascii="Calibri" w:hAnsi="Calibri" w:cs="Calibri"/>
          <w:kern w:val="14"/>
        </w:rPr>
        <w:t xml:space="preserve">be shipped </w:t>
      </w:r>
      <w:r w:rsidR="00793892" w:rsidRPr="00366CE0">
        <w:rPr>
          <w:rFonts w:ascii="Calibri" w:hAnsi="Calibri" w:cs="Calibri"/>
          <w:kern w:val="14"/>
        </w:rPr>
        <w:t xml:space="preserve">DAP (Delivered </w:t>
      </w:r>
      <w:r w:rsidR="00D803D6" w:rsidRPr="00366CE0">
        <w:rPr>
          <w:rFonts w:ascii="Calibri" w:hAnsi="Calibri" w:cs="Calibri"/>
          <w:kern w:val="14"/>
        </w:rPr>
        <w:t>a</w:t>
      </w:r>
      <w:r w:rsidR="00793892" w:rsidRPr="00366CE0">
        <w:rPr>
          <w:rFonts w:ascii="Calibri" w:hAnsi="Calibri" w:cs="Calibri"/>
          <w:kern w:val="14"/>
        </w:rPr>
        <w:t>t Place)</w:t>
      </w:r>
      <w:r w:rsidR="00B802FC" w:rsidRPr="00366CE0">
        <w:rPr>
          <w:rFonts w:ascii="Calibri" w:hAnsi="Calibri" w:cs="Calibri"/>
          <w:kern w:val="14"/>
        </w:rPr>
        <w:t xml:space="preserve"> </w:t>
      </w:r>
      <w:r w:rsidR="00793892" w:rsidRPr="00366CE0">
        <w:rPr>
          <w:rFonts w:ascii="Calibri" w:hAnsi="Calibri" w:cs="Calibri"/>
          <w:kern w:val="14"/>
        </w:rPr>
        <w:t>(per Incoterms</w:t>
      </w:r>
      <w:r w:rsidR="00042BD7" w:rsidRPr="0019346F">
        <w:rPr>
          <w:rFonts w:ascii="Calibri" w:hAnsi="Calibri"/>
          <w:kern w:val="14"/>
          <w:vertAlign w:val="superscript"/>
        </w:rPr>
        <w:t>®</w:t>
      </w:r>
      <w:r w:rsidR="00793892" w:rsidRPr="00366CE0">
        <w:rPr>
          <w:rFonts w:ascii="Calibri" w:hAnsi="Calibri" w:cs="Calibri"/>
          <w:kern w:val="14"/>
        </w:rPr>
        <w:t xml:space="preserve"> 20</w:t>
      </w:r>
      <w:r w:rsidR="003E0271">
        <w:rPr>
          <w:rFonts w:ascii="Calibri" w:hAnsi="Calibri" w:cs="Calibri"/>
          <w:kern w:val="14"/>
        </w:rPr>
        <w:t>20</w:t>
      </w:r>
      <w:r w:rsidR="00793892" w:rsidRPr="00366CE0">
        <w:rPr>
          <w:rFonts w:ascii="Calibri" w:hAnsi="Calibri" w:cs="Calibri"/>
          <w:kern w:val="14"/>
        </w:rPr>
        <w:t>).</w:t>
      </w:r>
      <w:r w:rsidR="00CC4582" w:rsidRPr="00366CE0">
        <w:rPr>
          <w:rFonts w:ascii="Calibri" w:hAnsi="Calibri" w:cs="Calibri"/>
          <w:kern w:val="14"/>
        </w:rPr>
        <w:t xml:space="preserve"> </w:t>
      </w:r>
      <w:r w:rsidR="00227321" w:rsidRPr="00366CE0">
        <w:rPr>
          <w:rFonts w:ascii="Calibri" w:hAnsi="Calibri" w:cs="Calibri"/>
          <w:kern w:val="14"/>
        </w:rPr>
        <w:t xml:space="preserve"> </w:t>
      </w:r>
      <w:r w:rsidR="00F9447F" w:rsidRPr="00366CE0">
        <w:rPr>
          <w:rFonts w:ascii="Calibri" w:hAnsi="Calibri" w:cs="Calibri"/>
          <w:kern w:val="14"/>
        </w:rPr>
        <w:t>T</w:t>
      </w:r>
      <w:r w:rsidRPr="00366CE0">
        <w:rPr>
          <w:rFonts w:ascii="Calibri" w:hAnsi="Calibri" w:cs="Calibri"/>
          <w:kern w:val="14"/>
        </w:rPr>
        <w:t xml:space="preserve">itle </w:t>
      </w:r>
      <w:r w:rsidR="00D85D13" w:rsidRPr="00366CE0">
        <w:rPr>
          <w:rFonts w:ascii="Calibri" w:hAnsi="Calibri" w:cs="Calibri"/>
          <w:kern w:val="14"/>
        </w:rPr>
        <w:t xml:space="preserve">will </w:t>
      </w:r>
      <w:r w:rsidRPr="00366CE0">
        <w:rPr>
          <w:rFonts w:ascii="Calibri" w:hAnsi="Calibri" w:cs="Calibri"/>
          <w:kern w:val="14"/>
        </w:rPr>
        <w:t xml:space="preserve">pass to </w:t>
      </w:r>
      <w:r w:rsidR="002F62C6" w:rsidRPr="00366CE0">
        <w:rPr>
          <w:rFonts w:ascii="Calibri" w:hAnsi="Calibri" w:cs="Calibri"/>
          <w:kern w:val="14"/>
        </w:rPr>
        <w:t>Buyer</w:t>
      </w:r>
      <w:r w:rsidRPr="00366CE0">
        <w:rPr>
          <w:rFonts w:ascii="Calibri" w:hAnsi="Calibri" w:cs="Calibri"/>
          <w:kern w:val="14"/>
        </w:rPr>
        <w:t xml:space="preserve"> on delivery to </w:t>
      </w:r>
      <w:r w:rsidR="002F62C6" w:rsidRPr="00366CE0">
        <w:rPr>
          <w:rFonts w:ascii="Calibri" w:hAnsi="Calibri" w:cs="Calibri"/>
          <w:kern w:val="14"/>
        </w:rPr>
        <w:t>Buyer</w:t>
      </w:r>
      <w:r w:rsidR="0070676B" w:rsidRPr="00366CE0">
        <w:rPr>
          <w:rFonts w:ascii="Calibri" w:hAnsi="Calibri" w:cs="Calibri"/>
          <w:kern w:val="14"/>
        </w:rPr>
        <w:t>’</w:t>
      </w:r>
      <w:r w:rsidRPr="00366CE0">
        <w:rPr>
          <w:rFonts w:ascii="Calibri" w:hAnsi="Calibri" w:cs="Calibri"/>
          <w:kern w:val="14"/>
        </w:rPr>
        <w:t>s s</w:t>
      </w:r>
      <w:r w:rsidR="00407E8D" w:rsidRPr="00366CE0">
        <w:rPr>
          <w:rFonts w:ascii="Calibri" w:hAnsi="Calibri" w:cs="Calibri"/>
          <w:kern w:val="14"/>
        </w:rPr>
        <w:t xml:space="preserve">pecified end destination on </w:t>
      </w:r>
      <w:r w:rsidR="002F62C6" w:rsidRPr="00366CE0">
        <w:rPr>
          <w:rFonts w:ascii="Calibri" w:hAnsi="Calibri" w:cs="Calibri"/>
          <w:kern w:val="14"/>
        </w:rPr>
        <w:t>Buyer</w:t>
      </w:r>
      <w:r w:rsidR="0070676B" w:rsidRPr="00366CE0">
        <w:rPr>
          <w:rFonts w:ascii="Calibri" w:hAnsi="Calibri" w:cs="Calibri"/>
          <w:kern w:val="14"/>
        </w:rPr>
        <w:t>’</w:t>
      </w:r>
      <w:r w:rsidRPr="00366CE0">
        <w:rPr>
          <w:rFonts w:ascii="Calibri" w:hAnsi="Calibri" w:cs="Calibri"/>
          <w:kern w:val="14"/>
        </w:rPr>
        <w:t xml:space="preserve">s shipping date AND acceptance by </w:t>
      </w:r>
      <w:r w:rsidR="002F62C6" w:rsidRPr="00366CE0">
        <w:rPr>
          <w:rFonts w:ascii="Calibri" w:hAnsi="Calibri" w:cs="Calibri"/>
          <w:kern w:val="14"/>
        </w:rPr>
        <w:t>Buyer</w:t>
      </w:r>
      <w:r w:rsidRPr="00366CE0">
        <w:rPr>
          <w:rFonts w:ascii="Calibri" w:hAnsi="Calibri" w:cs="Calibri"/>
          <w:kern w:val="14"/>
        </w:rPr>
        <w:t>.</w:t>
      </w:r>
      <w:r w:rsidR="006B2C92" w:rsidRPr="00366CE0">
        <w:rPr>
          <w:rFonts w:ascii="Calibri" w:hAnsi="Calibri" w:cs="Calibri"/>
          <w:kern w:val="14"/>
        </w:rPr>
        <w:t xml:space="preserve">  </w:t>
      </w:r>
      <w:bookmarkStart w:id="3" w:name="_Hlk12972299"/>
      <w:r w:rsidR="007B4040" w:rsidRPr="00366CE0">
        <w:rPr>
          <w:rFonts w:ascii="Calibri" w:hAnsi="Calibri" w:cs="Calibri"/>
          <w:kern w:val="14"/>
        </w:rPr>
        <w:t xml:space="preserve">Seller </w:t>
      </w:r>
      <w:r w:rsidR="00D85D13" w:rsidRPr="00366CE0">
        <w:rPr>
          <w:rFonts w:ascii="Calibri" w:hAnsi="Calibri" w:cs="Calibri"/>
          <w:kern w:val="14"/>
        </w:rPr>
        <w:t xml:space="preserve">will </w:t>
      </w:r>
      <w:r w:rsidR="00074B87" w:rsidRPr="00366CE0">
        <w:rPr>
          <w:rFonts w:ascii="Calibri" w:hAnsi="Calibri" w:cs="Calibri"/>
          <w:kern w:val="14"/>
        </w:rPr>
        <w:t>inspect and test all Goods</w:t>
      </w:r>
      <w:r w:rsidR="007B4040" w:rsidRPr="00366CE0">
        <w:rPr>
          <w:rFonts w:ascii="Calibri" w:hAnsi="Calibri" w:cs="Calibri"/>
          <w:kern w:val="14"/>
        </w:rPr>
        <w:t xml:space="preserve"> prior to shipment.  Notwithstanding any other inspection</w:t>
      </w:r>
      <w:r w:rsidR="009155DA">
        <w:rPr>
          <w:rFonts w:ascii="Calibri" w:hAnsi="Calibri" w:cs="Calibri"/>
          <w:kern w:val="14"/>
        </w:rPr>
        <w:t>,</w:t>
      </w:r>
      <w:r w:rsidR="007B4040" w:rsidRPr="00366CE0">
        <w:rPr>
          <w:rFonts w:ascii="Calibri" w:hAnsi="Calibri" w:cs="Calibri"/>
          <w:kern w:val="14"/>
        </w:rPr>
        <w:t xml:space="preserve"> testing</w:t>
      </w:r>
      <w:r w:rsidR="009155DA">
        <w:rPr>
          <w:rFonts w:ascii="Calibri" w:hAnsi="Calibri" w:cs="Calibri"/>
          <w:kern w:val="14"/>
        </w:rPr>
        <w:t xml:space="preserve">, or </w:t>
      </w:r>
      <w:r w:rsidR="00407E8D" w:rsidRPr="00366CE0">
        <w:rPr>
          <w:rFonts w:ascii="Calibri" w:hAnsi="Calibri" w:cs="Calibri"/>
          <w:kern w:val="14"/>
        </w:rPr>
        <w:t>prior payment</w:t>
      </w:r>
      <w:r w:rsidR="007B4040" w:rsidRPr="00366CE0">
        <w:rPr>
          <w:rFonts w:ascii="Calibri" w:hAnsi="Calibri" w:cs="Calibri"/>
          <w:kern w:val="14"/>
        </w:rPr>
        <w:t>, a</w:t>
      </w:r>
      <w:r w:rsidRPr="00366CE0">
        <w:rPr>
          <w:rFonts w:ascii="Calibri" w:hAnsi="Calibri" w:cs="Calibri"/>
          <w:kern w:val="14"/>
        </w:rPr>
        <w:t xml:space="preserve">ll Goods and Services </w:t>
      </w:r>
      <w:r w:rsidR="00D85D13" w:rsidRPr="00366CE0">
        <w:rPr>
          <w:rFonts w:ascii="Calibri" w:hAnsi="Calibri" w:cs="Calibri"/>
          <w:kern w:val="14"/>
        </w:rPr>
        <w:t xml:space="preserve">will </w:t>
      </w:r>
      <w:r w:rsidRPr="00366CE0">
        <w:rPr>
          <w:rFonts w:ascii="Calibri" w:hAnsi="Calibri" w:cs="Calibri"/>
          <w:kern w:val="14"/>
        </w:rPr>
        <w:t xml:space="preserve">be subject to inspection and approval by </w:t>
      </w:r>
      <w:r w:rsidR="002F62C6" w:rsidRPr="00366CE0">
        <w:rPr>
          <w:rFonts w:ascii="Calibri" w:hAnsi="Calibri" w:cs="Calibri"/>
          <w:kern w:val="14"/>
        </w:rPr>
        <w:t>Buyer</w:t>
      </w:r>
      <w:r w:rsidRPr="00366CE0">
        <w:rPr>
          <w:rFonts w:ascii="Calibri" w:hAnsi="Calibri" w:cs="Calibri"/>
          <w:kern w:val="14"/>
        </w:rPr>
        <w:t xml:space="preserve"> within a reasonable time after delivery to ensure compliance with plans and specifications, but such approval </w:t>
      </w:r>
      <w:r w:rsidR="00D85D13" w:rsidRPr="00366CE0">
        <w:rPr>
          <w:rFonts w:ascii="Calibri" w:hAnsi="Calibri" w:cs="Calibri"/>
          <w:kern w:val="14"/>
        </w:rPr>
        <w:t>will</w:t>
      </w:r>
      <w:r w:rsidRPr="00366CE0">
        <w:rPr>
          <w:rFonts w:ascii="Calibri" w:hAnsi="Calibri" w:cs="Calibri"/>
          <w:kern w:val="14"/>
        </w:rPr>
        <w:t xml:space="preserve"> not relieve S</w:t>
      </w:r>
      <w:r w:rsidR="00891FEC" w:rsidRPr="00366CE0">
        <w:rPr>
          <w:rFonts w:ascii="Calibri" w:hAnsi="Calibri" w:cs="Calibri"/>
          <w:kern w:val="14"/>
        </w:rPr>
        <w:t>eller of its duty to ensure</w:t>
      </w:r>
      <w:r w:rsidRPr="00366CE0">
        <w:rPr>
          <w:rFonts w:ascii="Calibri" w:hAnsi="Calibri" w:cs="Calibri"/>
          <w:kern w:val="14"/>
        </w:rPr>
        <w:t xml:space="preserve"> prope</w:t>
      </w:r>
      <w:r w:rsidR="00A30D78" w:rsidRPr="00366CE0">
        <w:rPr>
          <w:rFonts w:ascii="Calibri" w:hAnsi="Calibri" w:cs="Calibri"/>
          <w:kern w:val="14"/>
        </w:rPr>
        <w:t>r performance of Services</w:t>
      </w:r>
      <w:r w:rsidR="00891FEC" w:rsidRPr="00366CE0">
        <w:rPr>
          <w:rFonts w:ascii="Calibri" w:hAnsi="Calibri" w:cs="Calibri"/>
          <w:kern w:val="14"/>
        </w:rPr>
        <w:t>, for which it is solely responsible</w:t>
      </w:r>
      <w:r w:rsidR="00A30D78" w:rsidRPr="00366CE0">
        <w:rPr>
          <w:rFonts w:ascii="Calibri" w:hAnsi="Calibri" w:cs="Calibri"/>
          <w:kern w:val="14"/>
        </w:rPr>
        <w:t xml:space="preserve">. </w:t>
      </w:r>
      <w:r w:rsidR="00AD29BF" w:rsidRPr="00366CE0">
        <w:rPr>
          <w:rFonts w:ascii="Calibri" w:hAnsi="Calibri" w:cs="Calibri"/>
          <w:kern w:val="14"/>
        </w:rPr>
        <w:t xml:space="preserve">Buyer’s </w:t>
      </w:r>
      <w:r w:rsidRPr="00366CE0">
        <w:rPr>
          <w:rFonts w:ascii="Calibri" w:hAnsi="Calibri" w:cs="Calibri"/>
          <w:kern w:val="14"/>
        </w:rPr>
        <w:t xml:space="preserve">right to perform inspections </w:t>
      </w:r>
      <w:r w:rsidR="00D85D13" w:rsidRPr="00366CE0">
        <w:rPr>
          <w:rFonts w:ascii="Calibri" w:hAnsi="Calibri" w:cs="Calibri"/>
          <w:kern w:val="14"/>
        </w:rPr>
        <w:t xml:space="preserve">will </w:t>
      </w:r>
      <w:r w:rsidRPr="00366CE0">
        <w:rPr>
          <w:rFonts w:ascii="Calibri" w:hAnsi="Calibri" w:cs="Calibri"/>
          <w:kern w:val="14"/>
        </w:rPr>
        <w:t xml:space="preserve">not </w:t>
      </w:r>
      <w:r w:rsidR="00AD29BF" w:rsidRPr="00366CE0">
        <w:rPr>
          <w:rFonts w:ascii="Calibri" w:hAnsi="Calibri" w:cs="Calibri"/>
          <w:kern w:val="14"/>
        </w:rPr>
        <w:t>constitute</w:t>
      </w:r>
      <w:r w:rsidRPr="00366CE0">
        <w:rPr>
          <w:rFonts w:ascii="Calibri" w:hAnsi="Calibri" w:cs="Calibri"/>
          <w:kern w:val="14"/>
        </w:rPr>
        <w:t xml:space="preserve"> a reservation by </w:t>
      </w:r>
      <w:r w:rsidR="002F62C6" w:rsidRPr="00366CE0">
        <w:rPr>
          <w:rFonts w:ascii="Calibri" w:hAnsi="Calibri" w:cs="Calibri"/>
          <w:kern w:val="14"/>
        </w:rPr>
        <w:t>Buyer</w:t>
      </w:r>
      <w:r w:rsidRPr="00366CE0">
        <w:rPr>
          <w:rFonts w:ascii="Calibri" w:hAnsi="Calibri" w:cs="Calibri"/>
          <w:kern w:val="14"/>
        </w:rPr>
        <w:t xml:space="preserve"> of the right to control Seller</w:t>
      </w:r>
      <w:r w:rsidR="0070676B" w:rsidRPr="00366CE0">
        <w:rPr>
          <w:rFonts w:ascii="Calibri" w:hAnsi="Calibri" w:cs="Calibri"/>
          <w:kern w:val="14"/>
        </w:rPr>
        <w:t>’</w:t>
      </w:r>
      <w:r w:rsidRPr="00366CE0">
        <w:rPr>
          <w:rFonts w:ascii="Calibri" w:hAnsi="Calibri" w:cs="Calibri"/>
          <w:kern w:val="14"/>
        </w:rPr>
        <w:t>s work.</w:t>
      </w:r>
      <w:r w:rsidR="00A30D78" w:rsidRPr="00366CE0">
        <w:rPr>
          <w:rFonts w:ascii="Calibri" w:hAnsi="Calibri" w:cs="Calibri"/>
          <w:kern w:val="14"/>
        </w:rPr>
        <w:t xml:space="preserve">  </w:t>
      </w:r>
      <w:r w:rsidR="002F62C6" w:rsidRPr="00366CE0">
        <w:rPr>
          <w:rFonts w:ascii="Calibri" w:hAnsi="Calibri" w:cs="Calibri"/>
          <w:kern w:val="14"/>
        </w:rPr>
        <w:t>Buyer</w:t>
      </w:r>
      <w:r w:rsidR="00A30D78" w:rsidRPr="00366CE0">
        <w:rPr>
          <w:rFonts w:ascii="Calibri" w:hAnsi="Calibri" w:cs="Calibri"/>
          <w:kern w:val="14"/>
        </w:rPr>
        <w:t xml:space="preserve"> r</w:t>
      </w:r>
      <w:r w:rsidR="0098765C" w:rsidRPr="00366CE0">
        <w:rPr>
          <w:rFonts w:ascii="Calibri" w:hAnsi="Calibri" w:cs="Calibri"/>
          <w:kern w:val="14"/>
        </w:rPr>
        <w:t xml:space="preserve">eserves the right to reject </w:t>
      </w:r>
      <w:r w:rsidR="00A30D78" w:rsidRPr="00366CE0">
        <w:rPr>
          <w:rFonts w:ascii="Calibri" w:hAnsi="Calibri" w:cs="Calibri"/>
          <w:kern w:val="14"/>
        </w:rPr>
        <w:t xml:space="preserve">and refuse any Goods </w:t>
      </w:r>
      <w:r w:rsidR="00CC4516" w:rsidRPr="00366CE0">
        <w:rPr>
          <w:rFonts w:ascii="Calibri" w:hAnsi="Calibri" w:cs="Calibri"/>
          <w:kern w:val="14"/>
        </w:rPr>
        <w:t xml:space="preserve">and Services </w:t>
      </w:r>
      <w:r w:rsidR="00A30D78" w:rsidRPr="00366CE0">
        <w:rPr>
          <w:rFonts w:ascii="Calibri" w:hAnsi="Calibri" w:cs="Calibri"/>
          <w:kern w:val="14"/>
        </w:rPr>
        <w:t xml:space="preserve">that do not comply with the terms of this Agreement or </w:t>
      </w:r>
      <w:r w:rsidR="002F62C6" w:rsidRPr="00366CE0">
        <w:rPr>
          <w:rFonts w:ascii="Calibri" w:hAnsi="Calibri" w:cs="Calibri"/>
          <w:kern w:val="14"/>
        </w:rPr>
        <w:t>Buyer</w:t>
      </w:r>
      <w:r w:rsidR="0070676B" w:rsidRPr="00366CE0">
        <w:rPr>
          <w:rFonts w:ascii="Calibri" w:hAnsi="Calibri" w:cs="Calibri"/>
          <w:kern w:val="14"/>
        </w:rPr>
        <w:t>’</w:t>
      </w:r>
      <w:r w:rsidR="00A30D78" w:rsidRPr="00366CE0">
        <w:rPr>
          <w:rFonts w:ascii="Calibri" w:hAnsi="Calibri" w:cs="Calibri"/>
          <w:kern w:val="14"/>
        </w:rPr>
        <w:t>s specifications.</w:t>
      </w:r>
      <w:bookmarkEnd w:id="3"/>
    </w:p>
    <w:p w14:paraId="0020D627" w14:textId="77777777" w:rsidR="0073602E" w:rsidRPr="00366CE0" w:rsidRDefault="0073602E" w:rsidP="000D0408">
      <w:pPr>
        <w:tabs>
          <w:tab w:val="left" w:pos="360"/>
        </w:tabs>
        <w:jc w:val="both"/>
        <w:rPr>
          <w:rFonts w:ascii="Calibri" w:hAnsi="Calibri" w:cs="Calibri"/>
          <w:kern w:val="14"/>
        </w:rPr>
      </w:pPr>
    </w:p>
    <w:p w14:paraId="06C455DC" w14:textId="23A5BB84" w:rsidR="00773DBB" w:rsidRPr="00366CE0" w:rsidRDefault="00895349"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 xml:space="preserve">SELLER’S </w:t>
      </w:r>
      <w:r w:rsidR="00773DBB" w:rsidRPr="001C1B55">
        <w:rPr>
          <w:rFonts w:ascii="Calibri" w:hAnsi="Calibri"/>
          <w:b/>
          <w:kern w:val="14"/>
          <w:u w:val="single"/>
        </w:rPr>
        <w:t xml:space="preserve">RESPONSIBILITIES: </w:t>
      </w:r>
      <w:r w:rsidR="00D85D13" w:rsidRPr="001C1B55">
        <w:rPr>
          <w:rFonts w:ascii="Calibri" w:hAnsi="Calibri"/>
          <w:b/>
          <w:kern w:val="14"/>
          <w:u w:val="single"/>
        </w:rPr>
        <w:t xml:space="preserve">TIME IS OF THE ESSENCE </w:t>
      </w:r>
      <w:r w:rsidRPr="001C1B55">
        <w:rPr>
          <w:rFonts w:ascii="Calibri" w:hAnsi="Calibri"/>
          <w:b/>
          <w:kern w:val="14"/>
          <w:u w:val="single"/>
        </w:rPr>
        <w:t>IN</w:t>
      </w:r>
      <w:r w:rsidR="00D85D13" w:rsidRPr="001C1B55">
        <w:rPr>
          <w:rFonts w:ascii="Calibri" w:hAnsi="Calibri"/>
          <w:b/>
          <w:kern w:val="14"/>
          <w:u w:val="single"/>
        </w:rPr>
        <w:t xml:space="preserve"> THIS AGREEMENT</w:t>
      </w:r>
      <w:r w:rsidR="00D85D13" w:rsidRPr="00366CE0">
        <w:rPr>
          <w:rFonts w:ascii="Calibri" w:hAnsi="Calibri" w:cs="Calibri"/>
          <w:kern w:val="14"/>
        </w:rPr>
        <w:t>.</w:t>
      </w:r>
      <w:r w:rsidR="00773DBB" w:rsidRPr="00366CE0">
        <w:rPr>
          <w:rFonts w:ascii="Calibri" w:hAnsi="Calibri" w:cs="Calibri"/>
          <w:kern w:val="14"/>
        </w:rPr>
        <w:t xml:space="preserve">  Seller </w:t>
      </w:r>
      <w:r w:rsidR="00D85D13" w:rsidRPr="00366CE0">
        <w:rPr>
          <w:rFonts w:ascii="Calibri" w:hAnsi="Calibri" w:cs="Calibri"/>
          <w:kern w:val="14"/>
        </w:rPr>
        <w:t>will</w:t>
      </w:r>
      <w:r w:rsidR="00773DBB" w:rsidRPr="00366CE0">
        <w:rPr>
          <w:rFonts w:ascii="Calibri" w:hAnsi="Calibri" w:cs="Calibri"/>
          <w:kern w:val="14"/>
        </w:rPr>
        <w:t>: (</w:t>
      </w:r>
      <w:r w:rsidR="0073602E" w:rsidRPr="00366CE0">
        <w:rPr>
          <w:rFonts w:ascii="Calibri" w:hAnsi="Calibri" w:cs="Calibri"/>
          <w:kern w:val="14"/>
        </w:rPr>
        <w:t>a</w:t>
      </w:r>
      <w:r w:rsidR="00773DBB" w:rsidRPr="00366CE0">
        <w:rPr>
          <w:rFonts w:ascii="Calibri" w:hAnsi="Calibri" w:cs="Calibri"/>
          <w:kern w:val="14"/>
        </w:rPr>
        <w:t>) perform Services diligently and complete Services and deliver Goods in accordance with the provisions of this Agreemen</w:t>
      </w:r>
      <w:r w:rsidR="00074B87" w:rsidRPr="00366CE0">
        <w:rPr>
          <w:rFonts w:ascii="Calibri" w:hAnsi="Calibri" w:cs="Calibri"/>
          <w:kern w:val="14"/>
        </w:rPr>
        <w:t>t</w:t>
      </w:r>
      <w:r w:rsidR="00773DBB" w:rsidRPr="00366CE0">
        <w:rPr>
          <w:rFonts w:ascii="Calibri" w:hAnsi="Calibri" w:cs="Calibri"/>
          <w:kern w:val="14"/>
        </w:rPr>
        <w:t xml:space="preserve">; </w:t>
      </w:r>
      <w:r w:rsidR="00B57C99">
        <w:rPr>
          <w:rFonts w:ascii="Calibri" w:hAnsi="Calibri" w:cs="Calibri"/>
          <w:kern w:val="14"/>
        </w:rPr>
        <w:t xml:space="preserve">and </w:t>
      </w:r>
      <w:r w:rsidR="00773DBB" w:rsidRPr="00366CE0">
        <w:rPr>
          <w:rFonts w:ascii="Calibri" w:hAnsi="Calibri" w:cs="Calibri"/>
          <w:kern w:val="14"/>
        </w:rPr>
        <w:t>(</w:t>
      </w:r>
      <w:r w:rsidR="0073602E" w:rsidRPr="00366CE0">
        <w:rPr>
          <w:rFonts w:ascii="Calibri" w:hAnsi="Calibri" w:cs="Calibri"/>
          <w:kern w:val="14"/>
        </w:rPr>
        <w:t>b</w:t>
      </w:r>
      <w:r w:rsidR="00773DBB" w:rsidRPr="00366CE0">
        <w:rPr>
          <w:rFonts w:ascii="Calibri" w:hAnsi="Calibri" w:cs="Calibri"/>
          <w:kern w:val="14"/>
        </w:rPr>
        <w:t xml:space="preserve">) </w:t>
      </w:r>
      <w:r w:rsidR="00B57C99" w:rsidRPr="00366CE0">
        <w:rPr>
          <w:rFonts w:ascii="Calibri" w:hAnsi="Calibri" w:cs="Calibri"/>
          <w:kern w:val="14"/>
        </w:rPr>
        <w:t>provide all accessories or parts required for Buyer’s use of any Goods at no additional charge</w:t>
      </w:r>
      <w:r w:rsidR="00B57C99">
        <w:rPr>
          <w:rFonts w:ascii="Calibri" w:hAnsi="Calibri" w:cs="Calibri"/>
          <w:kern w:val="14"/>
        </w:rPr>
        <w:t xml:space="preserve">.  If Seller is performing Services on Buyer’s property, Seller will (c) </w:t>
      </w:r>
      <w:r w:rsidR="00C3616A" w:rsidRPr="00366CE0">
        <w:rPr>
          <w:rFonts w:ascii="Calibri" w:hAnsi="Calibri" w:cs="Calibri"/>
          <w:kern w:val="14"/>
        </w:rPr>
        <w:t>m</w:t>
      </w:r>
      <w:r w:rsidR="00773DBB" w:rsidRPr="00366CE0">
        <w:rPr>
          <w:rFonts w:ascii="Calibri" w:hAnsi="Calibri" w:cs="Calibri"/>
          <w:kern w:val="14"/>
        </w:rPr>
        <w:t xml:space="preserve">aintain the jobsite free of waste material and rubbish and clear the jobsite on completion of </w:t>
      </w:r>
      <w:r w:rsidR="00C3616A" w:rsidRPr="00366CE0">
        <w:rPr>
          <w:rFonts w:ascii="Calibri" w:hAnsi="Calibri" w:cs="Calibri"/>
          <w:kern w:val="14"/>
        </w:rPr>
        <w:t>contracted Services;  (</w:t>
      </w:r>
      <w:r w:rsidR="00B57C99">
        <w:rPr>
          <w:rFonts w:ascii="Calibri" w:hAnsi="Calibri" w:cs="Calibri"/>
          <w:kern w:val="14"/>
        </w:rPr>
        <w:t>d</w:t>
      </w:r>
      <w:r w:rsidR="00C3616A" w:rsidRPr="00366CE0">
        <w:rPr>
          <w:rFonts w:ascii="Calibri" w:hAnsi="Calibri" w:cs="Calibri"/>
          <w:kern w:val="14"/>
        </w:rPr>
        <w:t>)  p</w:t>
      </w:r>
      <w:r w:rsidR="00773DBB" w:rsidRPr="00366CE0">
        <w:rPr>
          <w:rFonts w:ascii="Calibri" w:hAnsi="Calibri" w:cs="Calibri"/>
          <w:kern w:val="14"/>
        </w:rPr>
        <w:t xml:space="preserve">rovide all necessary safeguards for protection and maintenance of </w:t>
      </w:r>
      <w:r w:rsidR="00074B87" w:rsidRPr="00366CE0">
        <w:rPr>
          <w:rFonts w:ascii="Calibri" w:hAnsi="Calibri" w:cs="Calibri"/>
          <w:kern w:val="14"/>
        </w:rPr>
        <w:t xml:space="preserve">Services performed; </w:t>
      </w:r>
      <w:r w:rsidR="00B57C99">
        <w:rPr>
          <w:rFonts w:ascii="Calibri" w:hAnsi="Calibri" w:cs="Calibri"/>
          <w:kern w:val="14"/>
        </w:rPr>
        <w:t xml:space="preserve">and </w:t>
      </w:r>
      <w:r w:rsidR="00074B87" w:rsidRPr="00366CE0">
        <w:rPr>
          <w:rFonts w:ascii="Calibri" w:hAnsi="Calibri" w:cs="Calibri"/>
          <w:kern w:val="14"/>
        </w:rPr>
        <w:t>(</w:t>
      </w:r>
      <w:r w:rsidR="00B57C99">
        <w:rPr>
          <w:rFonts w:ascii="Calibri" w:hAnsi="Calibri" w:cs="Calibri"/>
          <w:kern w:val="14"/>
        </w:rPr>
        <w:t>e</w:t>
      </w:r>
      <w:r w:rsidR="00074B87" w:rsidRPr="00366CE0">
        <w:rPr>
          <w:rFonts w:ascii="Calibri" w:hAnsi="Calibri" w:cs="Calibri"/>
          <w:kern w:val="14"/>
        </w:rPr>
        <w:t xml:space="preserve">) </w:t>
      </w:r>
      <w:r w:rsidR="00773DBB" w:rsidRPr="00366CE0">
        <w:rPr>
          <w:rFonts w:ascii="Calibri" w:hAnsi="Calibri" w:cs="Calibri"/>
          <w:kern w:val="14"/>
        </w:rPr>
        <w:t>repair and restore o</w:t>
      </w:r>
      <w:r w:rsidR="00D70BBD" w:rsidRPr="00366CE0">
        <w:rPr>
          <w:rFonts w:ascii="Calibri" w:hAnsi="Calibri" w:cs="Calibri"/>
          <w:kern w:val="14"/>
        </w:rPr>
        <w:t xml:space="preserve">r replace (at </w:t>
      </w:r>
      <w:r w:rsidR="002F62C6" w:rsidRPr="00366CE0">
        <w:rPr>
          <w:rFonts w:ascii="Calibri" w:hAnsi="Calibri" w:cs="Calibri"/>
          <w:kern w:val="14"/>
        </w:rPr>
        <w:t>Buyer</w:t>
      </w:r>
      <w:r w:rsidR="00D85D13" w:rsidRPr="00366CE0">
        <w:rPr>
          <w:rFonts w:ascii="Calibri" w:hAnsi="Calibri" w:cs="Calibri"/>
          <w:kern w:val="14"/>
        </w:rPr>
        <w:t>’s option</w:t>
      </w:r>
      <w:r w:rsidR="00773DBB" w:rsidRPr="00366CE0">
        <w:rPr>
          <w:rFonts w:ascii="Calibri" w:hAnsi="Calibri" w:cs="Calibri"/>
          <w:kern w:val="14"/>
        </w:rPr>
        <w:t xml:space="preserve">) any real or personal property belonging to </w:t>
      </w:r>
      <w:r w:rsidR="002F62C6" w:rsidRPr="00366CE0">
        <w:rPr>
          <w:rFonts w:ascii="Calibri" w:hAnsi="Calibri" w:cs="Calibri"/>
          <w:kern w:val="14"/>
        </w:rPr>
        <w:t>Buyer</w:t>
      </w:r>
      <w:r w:rsidR="00773DBB" w:rsidRPr="00366CE0">
        <w:rPr>
          <w:rFonts w:ascii="Calibri" w:hAnsi="Calibri" w:cs="Calibri"/>
          <w:kern w:val="14"/>
        </w:rPr>
        <w:t xml:space="preserve"> which Seller may damage or destroy while performing Services.  Seller performs Services at its OWN RISK.  The safety of all persons employed by Seller, and/or any other person who enters </w:t>
      </w:r>
      <w:r w:rsidR="002F62C6" w:rsidRPr="00366CE0">
        <w:rPr>
          <w:rFonts w:ascii="Calibri" w:hAnsi="Calibri" w:cs="Calibri"/>
          <w:kern w:val="14"/>
        </w:rPr>
        <w:t>Buyer</w:t>
      </w:r>
      <w:r w:rsidR="0070676B" w:rsidRPr="00366CE0">
        <w:rPr>
          <w:rFonts w:ascii="Calibri" w:hAnsi="Calibri" w:cs="Calibri"/>
          <w:kern w:val="14"/>
        </w:rPr>
        <w:t>’</w:t>
      </w:r>
      <w:r w:rsidR="00773DBB" w:rsidRPr="00366CE0">
        <w:rPr>
          <w:rFonts w:ascii="Calibri" w:hAnsi="Calibri" w:cs="Calibri"/>
          <w:kern w:val="14"/>
        </w:rPr>
        <w:t>s premises for reasons relating to Services</w:t>
      </w:r>
      <w:r w:rsidR="0025606E" w:rsidRPr="00366CE0">
        <w:rPr>
          <w:rFonts w:ascii="Calibri" w:hAnsi="Calibri" w:cs="Calibri"/>
          <w:kern w:val="14"/>
        </w:rPr>
        <w:t>,</w:t>
      </w:r>
      <w:r w:rsidR="00891FEC" w:rsidRPr="00366CE0">
        <w:rPr>
          <w:rFonts w:ascii="Calibri" w:hAnsi="Calibri" w:cs="Calibri"/>
          <w:kern w:val="14"/>
        </w:rPr>
        <w:t xml:space="preserve"> </w:t>
      </w:r>
      <w:r w:rsidR="00D85D13" w:rsidRPr="00366CE0">
        <w:rPr>
          <w:rFonts w:ascii="Calibri" w:hAnsi="Calibri" w:cs="Calibri"/>
          <w:kern w:val="14"/>
        </w:rPr>
        <w:t>will</w:t>
      </w:r>
      <w:r w:rsidR="00891FEC" w:rsidRPr="00366CE0">
        <w:rPr>
          <w:rFonts w:ascii="Calibri" w:hAnsi="Calibri" w:cs="Calibri"/>
          <w:kern w:val="14"/>
        </w:rPr>
        <w:t xml:space="preserve"> be</w:t>
      </w:r>
      <w:r w:rsidR="00773DBB" w:rsidRPr="00366CE0">
        <w:rPr>
          <w:rFonts w:ascii="Calibri" w:hAnsi="Calibri" w:cs="Calibri"/>
          <w:kern w:val="14"/>
        </w:rPr>
        <w:t xml:space="preserve"> sole</w:t>
      </w:r>
      <w:r w:rsidR="00891FEC" w:rsidRPr="00366CE0">
        <w:rPr>
          <w:rFonts w:ascii="Calibri" w:hAnsi="Calibri" w:cs="Calibri"/>
          <w:kern w:val="14"/>
        </w:rPr>
        <w:t xml:space="preserve">ly </w:t>
      </w:r>
      <w:r w:rsidR="00773DBB" w:rsidRPr="00366CE0">
        <w:rPr>
          <w:rFonts w:ascii="Calibri" w:hAnsi="Calibri" w:cs="Calibri"/>
          <w:kern w:val="14"/>
        </w:rPr>
        <w:t>Seller</w:t>
      </w:r>
      <w:r w:rsidR="002F62C6" w:rsidRPr="00366CE0">
        <w:rPr>
          <w:rFonts w:ascii="Calibri" w:hAnsi="Calibri" w:cs="Calibri"/>
          <w:kern w:val="14"/>
        </w:rPr>
        <w:t>’s responsibility</w:t>
      </w:r>
      <w:r w:rsidR="00773DBB" w:rsidRPr="00366CE0">
        <w:rPr>
          <w:rFonts w:ascii="Calibri" w:hAnsi="Calibri" w:cs="Calibri"/>
          <w:kern w:val="14"/>
        </w:rPr>
        <w:t xml:space="preserve">.  Seller </w:t>
      </w:r>
      <w:r w:rsidR="00D85D13" w:rsidRPr="00366CE0">
        <w:rPr>
          <w:rFonts w:ascii="Calibri" w:hAnsi="Calibri" w:cs="Calibri"/>
          <w:kern w:val="14"/>
        </w:rPr>
        <w:t>will</w:t>
      </w:r>
      <w:r w:rsidR="00773DBB" w:rsidRPr="00366CE0">
        <w:rPr>
          <w:rFonts w:ascii="Calibri" w:hAnsi="Calibri" w:cs="Calibri"/>
          <w:kern w:val="14"/>
        </w:rPr>
        <w:t xml:space="preserve"> </w:t>
      </w:r>
      <w:r w:rsidR="00940F07" w:rsidRPr="00366CE0">
        <w:rPr>
          <w:rFonts w:ascii="Calibri" w:hAnsi="Calibri" w:cs="Calibri"/>
          <w:kern w:val="14"/>
        </w:rPr>
        <w:t xml:space="preserve">enforce strict discipline and </w:t>
      </w:r>
      <w:r w:rsidR="00773DBB" w:rsidRPr="00366CE0">
        <w:rPr>
          <w:rFonts w:ascii="Calibri" w:hAnsi="Calibri" w:cs="Calibri"/>
          <w:kern w:val="14"/>
        </w:rPr>
        <w:t xml:space="preserve">maintain good order among its employees and </w:t>
      </w:r>
      <w:r w:rsidR="00D85D13" w:rsidRPr="00366CE0">
        <w:rPr>
          <w:rFonts w:ascii="Calibri" w:hAnsi="Calibri" w:cs="Calibri"/>
          <w:kern w:val="14"/>
        </w:rPr>
        <w:t>will</w:t>
      </w:r>
      <w:r w:rsidR="00773DBB" w:rsidRPr="00366CE0">
        <w:rPr>
          <w:rFonts w:ascii="Calibri" w:hAnsi="Calibri" w:cs="Calibri"/>
          <w:kern w:val="14"/>
        </w:rPr>
        <w:t xml:space="preserve"> not employ any unfit person or anyone not skilled in Services assigned to him</w:t>
      </w:r>
      <w:r w:rsidR="00AD29BF" w:rsidRPr="00366CE0">
        <w:rPr>
          <w:rFonts w:ascii="Calibri" w:hAnsi="Calibri" w:cs="Calibri"/>
          <w:kern w:val="14"/>
        </w:rPr>
        <w:t>/her</w:t>
      </w:r>
      <w:r w:rsidR="00773DBB" w:rsidRPr="00366CE0">
        <w:rPr>
          <w:rFonts w:ascii="Calibri" w:hAnsi="Calibri" w:cs="Calibri"/>
          <w:kern w:val="14"/>
        </w:rPr>
        <w:t xml:space="preserve">.  Seller </w:t>
      </w:r>
      <w:r w:rsidR="00D85D13" w:rsidRPr="00366CE0">
        <w:rPr>
          <w:rFonts w:ascii="Calibri" w:hAnsi="Calibri" w:cs="Calibri"/>
          <w:kern w:val="14"/>
        </w:rPr>
        <w:t>will</w:t>
      </w:r>
      <w:r w:rsidR="00773DBB" w:rsidRPr="00366CE0">
        <w:rPr>
          <w:rFonts w:ascii="Calibri" w:hAnsi="Calibri" w:cs="Calibri"/>
          <w:kern w:val="14"/>
        </w:rPr>
        <w:t xml:space="preserve"> take all reasonable measures and precautions for the safety of its employees and subcontractors to prevent injuries to any person who enters </w:t>
      </w:r>
      <w:r w:rsidR="002F62C6" w:rsidRPr="00366CE0">
        <w:rPr>
          <w:rFonts w:ascii="Calibri" w:hAnsi="Calibri" w:cs="Calibri"/>
          <w:kern w:val="14"/>
        </w:rPr>
        <w:t>Buyer</w:t>
      </w:r>
      <w:r w:rsidR="0070676B" w:rsidRPr="00366CE0">
        <w:rPr>
          <w:rFonts w:ascii="Calibri" w:hAnsi="Calibri" w:cs="Calibri"/>
          <w:kern w:val="14"/>
        </w:rPr>
        <w:t>’</w:t>
      </w:r>
      <w:r w:rsidR="00773DBB" w:rsidRPr="00366CE0">
        <w:rPr>
          <w:rFonts w:ascii="Calibri" w:hAnsi="Calibri" w:cs="Calibri"/>
          <w:kern w:val="14"/>
        </w:rPr>
        <w:t xml:space="preserve">s premises and </w:t>
      </w:r>
      <w:r w:rsidR="00D85D13" w:rsidRPr="00366CE0">
        <w:rPr>
          <w:rFonts w:ascii="Calibri" w:hAnsi="Calibri" w:cs="Calibri"/>
          <w:kern w:val="14"/>
        </w:rPr>
        <w:t>will</w:t>
      </w:r>
      <w:r w:rsidR="00773DBB" w:rsidRPr="00366CE0">
        <w:rPr>
          <w:rFonts w:ascii="Calibri" w:hAnsi="Calibri" w:cs="Calibri"/>
          <w:kern w:val="14"/>
        </w:rPr>
        <w:t xml:space="preserve"> comply with all applicable provisions of </w:t>
      </w:r>
      <w:r w:rsidR="00D13BF5" w:rsidRPr="00366CE0">
        <w:rPr>
          <w:rFonts w:ascii="Calibri" w:hAnsi="Calibri" w:cs="Calibri"/>
          <w:kern w:val="14"/>
        </w:rPr>
        <w:t xml:space="preserve">federal, </w:t>
      </w:r>
      <w:r w:rsidR="00F31EB8" w:rsidRPr="00366CE0">
        <w:rPr>
          <w:rFonts w:ascii="Calibri" w:hAnsi="Calibri" w:cs="Calibri"/>
          <w:kern w:val="14"/>
        </w:rPr>
        <w:t>state,</w:t>
      </w:r>
      <w:r w:rsidR="00773DBB" w:rsidRPr="00366CE0">
        <w:rPr>
          <w:rFonts w:ascii="Calibri" w:hAnsi="Calibri" w:cs="Calibri"/>
          <w:kern w:val="14"/>
        </w:rPr>
        <w:t xml:space="preserve"> and local safety laws. </w:t>
      </w:r>
      <w:r w:rsidR="00AD29BF" w:rsidRPr="00366CE0">
        <w:rPr>
          <w:rFonts w:ascii="Calibri" w:hAnsi="Calibri" w:cs="Calibri"/>
          <w:kern w:val="14"/>
        </w:rPr>
        <w:t xml:space="preserve"> </w:t>
      </w:r>
      <w:r w:rsidR="00773DBB" w:rsidRPr="00366CE0">
        <w:rPr>
          <w:rFonts w:ascii="Calibri" w:hAnsi="Calibri" w:cs="Calibri"/>
          <w:kern w:val="14"/>
        </w:rPr>
        <w:t xml:space="preserve">Such measures and precautions </w:t>
      </w:r>
      <w:r w:rsidR="00074B87" w:rsidRPr="00366CE0">
        <w:rPr>
          <w:rFonts w:ascii="Calibri" w:hAnsi="Calibri" w:cs="Calibri"/>
          <w:kern w:val="14"/>
        </w:rPr>
        <w:t>include</w:t>
      </w:r>
      <w:r w:rsidR="006B4EC8" w:rsidRPr="00366CE0">
        <w:rPr>
          <w:rFonts w:ascii="Calibri" w:hAnsi="Calibri" w:cs="Calibri"/>
          <w:kern w:val="14"/>
        </w:rPr>
        <w:t xml:space="preserve">, but </w:t>
      </w:r>
      <w:r w:rsidR="00AD29BF" w:rsidRPr="00366CE0">
        <w:rPr>
          <w:rFonts w:ascii="Calibri" w:hAnsi="Calibri" w:cs="Calibri"/>
          <w:kern w:val="14"/>
        </w:rPr>
        <w:t xml:space="preserve">are </w:t>
      </w:r>
      <w:r w:rsidR="006B4EC8" w:rsidRPr="00366CE0">
        <w:rPr>
          <w:rFonts w:ascii="Calibri" w:hAnsi="Calibri" w:cs="Calibri"/>
          <w:kern w:val="14"/>
        </w:rPr>
        <w:t>not limited to,</w:t>
      </w:r>
      <w:r w:rsidR="00773DBB" w:rsidRPr="00366CE0">
        <w:rPr>
          <w:rFonts w:ascii="Calibri" w:hAnsi="Calibri" w:cs="Calibri"/>
          <w:kern w:val="14"/>
        </w:rPr>
        <w:t xml:space="preserve"> </w:t>
      </w:r>
      <w:r w:rsidR="00204D91" w:rsidRPr="00366CE0">
        <w:rPr>
          <w:rFonts w:ascii="Calibri" w:hAnsi="Calibri" w:cs="Calibri"/>
          <w:kern w:val="14"/>
        </w:rPr>
        <w:t xml:space="preserve">utilizing </w:t>
      </w:r>
      <w:r w:rsidR="00773DBB" w:rsidRPr="00366CE0">
        <w:rPr>
          <w:rFonts w:ascii="Calibri" w:hAnsi="Calibri" w:cs="Calibri"/>
          <w:kern w:val="14"/>
        </w:rPr>
        <w:t>all safeguards and warnings n</w:t>
      </w:r>
      <w:r w:rsidR="00891FEC" w:rsidRPr="00366CE0">
        <w:rPr>
          <w:rFonts w:ascii="Calibri" w:hAnsi="Calibri" w:cs="Calibri"/>
          <w:kern w:val="14"/>
        </w:rPr>
        <w:t>ecessary to protect against any</w:t>
      </w:r>
      <w:r w:rsidR="0025606E" w:rsidRPr="00366CE0">
        <w:rPr>
          <w:rFonts w:ascii="Calibri" w:hAnsi="Calibri" w:cs="Calibri"/>
          <w:kern w:val="14"/>
        </w:rPr>
        <w:t xml:space="preserve"> </w:t>
      </w:r>
      <w:r w:rsidR="00773DBB" w:rsidRPr="00366CE0">
        <w:rPr>
          <w:rFonts w:ascii="Calibri" w:hAnsi="Calibri" w:cs="Calibri"/>
          <w:kern w:val="14"/>
        </w:rPr>
        <w:t xml:space="preserve">conditions on </w:t>
      </w:r>
      <w:r w:rsidR="002F62C6" w:rsidRPr="00366CE0">
        <w:rPr>
          <w:rFonts w:ascii="Calibri" w:hAnsi="Calibri" w:cs="Calibri"/>
          <w:kern w:val="14"/>
        </w:rPr>
        <w:t>Buyer</w:t>
      </w:r>
      <w:r w:rsidR="0070676B" w:rsidRPr="00366CE0">
        <w:rPr>
          <w:rFonts w:ascii="Calibri" w:hAnsi="Calibri" w:cs="Calibri"/>
          <w:kern w:val="14"/>
        </w:rPr>
        <w:t>’</w:t>
      </w:r>
      <w:r w:rsidR="00773DBB" w:rsidRPr="00366CE0">
        <w:rPr>
          <w:rFonts w:ascii="Calibri" w:hAnsi="Calibri" w:cs="Calibri"/>
          <w:kern w:val="14"/>
        </w:rPr>
        <w:t xml:space="preserve">s premises.  Seller </w:t>
      </w:r>
      <w:r w:rsidR="00D85D13" w:rsidRPr="00366CE0">
        <w:rPr>
          <w:rFonts w:ascii="Calibri" w:hAnsi="Calibri" w:cs="Calibri"/>
          <w:kern w:val="14"/>
        </w:rPr>
        <w:t>will</w:t>
      </w:r>
      <w:r w:rsidR="00773DBB" w:rsidRPr="00366CE0">
        <w:rPr>
          <w:rFonts w:ascii="Calibri" w:hAnsi="Calibri" w:cs="Calibri"/>
          <w:kern w:val="14"/>
        </w:rPr>
        <w:t xml:space="preserve"> confine all equipment and its personnel to that area of </w:t>
      </w:r>
      <w:r w:rsidR="002F62C6" w:rsidRPr="00366CE0">
        <w:rPr>
          <w:rFonts w:ascii="Calibri" w:hAnsi="Calibri" w:cs="Calibri"/>
          <w:kern w:val="14"/>
        </w:rPr>
        <w:t>Buyer</w:t>
      </w:r>
      <w:r w:rsidR="0070676B" w:rsidRPr="00366CE0">
        <w:rPr>
          <w:rFonts w:ascii="Calibri" w:hAnsi="Calibri" w:cs="Calibri"/>
          <w:kern w:val="14"/>
        </w:rPr>
        <w:t>’</w:t>
      </w:r>
      <w:r w:rsidR="00773DBB" w:rsidRPr="00366CE0">
        <w:rPr>
          <w:rFonts w:ascii="Calibri" w:hAnsi="Calibri" w:cs="Calibri"/>
          <w:kern w:val="14"/>
        </w:rPr>
        <w:t xml:space="preserve">s premises where Services are to be performed and to any other area which </w:t>
      </w:r>
      <w:r w:rsidR="002F62C6" w:rsidRPr="00366CE0">
        <w:rPr>
          <w:rFonts w:ascii="Calibri" w:hAnsi="Calibri" w:cs="Calibri"/>
          <w:kern w:val="14"/>
        </w:rPr>
        <w:t>Buyer</w:t>
      </w:r>
      <w:r w:rsidR="00773DBB" w:rsidRPr="00366CE0">
        <w:rPr>
          <w:rFonts w:ascii="Calibri" w:hAnsi="Calibri" w:cs="Calibri"/>
          <w:kern w:val="14"/>
        </w:rPr>
        <w:t xml:space="preserve"> may permit Seller to use.  Pursuant to the provisions of the Occupational Safety and Health Act of 1970 (</w:t>
      </w:r>
      <w:r w:rsidR="002D1E1A" w:rsidRPr="00366CE0">
        <w:rPr>
          <w:rFonts w:ascii="Calibri" w:hAnsi="Calibri" w:cs="Calibri"/>
          <w:kern w:val="14"/>
        </w:rPr>
        <w:t>“</w:t>
      </w:r>
      <w:r w:rsidR="00773DBB" w:rsidRPr="00366CE0">
        <w:rPr>
          <w:rFonts w:ascii="Calibri" w:hAnsi="Calibri" w:cs="Calibri"/>
          <w:kern w:val="14"/>
        </w:rPr>
        <w:t>OSHA</w:t>
      </w:r>
      <w:r w:rsidR="002D1E1A" w:rsidRPr="00366CE0">
        <w:rPr>
          <w:rFonts w:ascii="Calibri" w:hAnsi="Calibri" w:cs="Calibri"/>
          <w:kern w:val="14"/>
        </w:rPr>
        <w:t>”</w:t>
      </w:r>
      <w:r w:rsidR="00773DBB" w:rsidRPr="00366CE0">
        <w:rPr>
          <w:rFonts w:ascii="Calibri" w:hAnsi="Calibri" w:cs="Calibri"/>
          <w:kern w:val="14"/>
        </w:rPr>
        <w:t xml:space="preserve">), Seller </w:t>
      </w:r>
      <w:r w:rsidR="00D85D13" w:rsidRPr="00366CE0">
        <w:rPr>
          <w:rFonts w:ascii="Calibri" w:hAnsi="Calibri" w:cs="Calibri"/>
          <w:kern w:val="14"/>
        </w:rPr>
        <w:t>will</w:t>
      </w:r>
      <w:r w:rsidR="00773DBB" w:rsidRPr="00366CE0">
        <w:rPr>
          <w:rFonts w:ascii="Calibri" w:hAnsi="Calibri" w:cs="Calibri"/>
          <w:kern w:val="14"/>
        </w:rPr>
        <w:t xml:space="preserve"> </w:t>
      </w:r>
      <w:r w:rsidR="00441A04">
        <w:rPr>
          <w:rFonts w:ascii="Calibri" w:hAnsi="Calibri" w:cs="Calibri"/>
          <w:kern w:val="14"/>
        </w:rPr>
        <w:t>provide</w:t>
      </w:r>
      <w:r w:rsidR="00773DBB" w:rsidRPr="00366CE0">
        <w:rPr>
          <w:rFonts w:ascii="Calibri" w:hAnsi="Calibri" w:cs="Calibri"/>
          <w:kern w:val="14"/>
        </w:rPr>
        <w:t xml:space="preserve"> its employees </w:t>
      </w:r>
      <w:r w:rsidR="00381637" w:rsidRPr="00366CE0">
        <w:rPr>
          <w:rFonts w:ascii="Calibri" w:hAnsi="Calibri" w:cs="Calibri"/>
          <w:kern w:val="14"/>
        </w:rPr>
        <w:t xml:space="preserve">a </w:t>
      </w:r>
      <w:r w:rsidR="00773DBB" w:rsidRPr="00366CE0">
        <w:rPr>
          <w:rFonts w:ascii="Calibri" w:hAnsi="Calibri" w:cs="Calibri"/>
          <w:kern w:val="14"/>
        </w:rPr>
        <w:t>place of employment free from recognized haz</w:t>
      </w:r>
      <w:r w:rsidR="00891FEC" w:rsidRPr="00366CE0">
        <w:rPr>
          <w:rFonts w:ascii="Calibri" w:hAnsi="Calibri" w:cs="Calibri"/>
          <w:kern w:val="14"/>
        </w:rPr>
        <w:t>ards that cause or may</w:t>
      </w:r>
      <w:r w:rsidR="00773DBB" w:rsidRPr="00366CE0">
        <w:rPr>
          <w:rFonts w:ascii="Calibri" w:hAnsi="Calibri" w:cs="Calibri"/>
          <w:kern w:val="14"/>
        </w:rPr>
        <w:t xml:space="preserve"> cause death or serious physical harm to its employees and </w:t>
      </w:r>
      <w:r w:rsidR="00D85D13" w:rsidRPr="00366CE0">
        <w:rPr>
          <w:rFonts w:ascii="Calibri" w:hAnsi="Calibri" w:cs="Calibri"/>
          <w:kern w:val="14"/>
        </w:rPr>
        <w:t>will</w:t>
      </w:r>
      <w:r w:rsidR="00074B87" w:rsidRPr="00366CE0">
        <w:rPr>
          <w:rFonts w:ascii="Calibri" w:hAnsi="Calibri" w:cs="Calibri"/>
          <w:kern w:val="14"/>
        </w:rPr>
        <w:t xml:space="preserve"> comply with all pertinent </w:t>
      </w:r>
      <w:r w:rsidR="00773DBB" w:rsidRPr="00366CE0">
        <w:rPr>
          <w:rFonts w:ascii="Calibri" w:hAnsi="Calibri" w:cs="Calibri"/>
          <w:kern w:val="14"/>
        </w:rPr>
        <w:t>st</w:t>
      </w:r>
      <w:r w:rsidR="00C3616A" w:rsidRPr="00366CE0">
        <w:rPr>
          <w:rFonts w:ascii="Calibri" w:hAnsi="Calibri" w:cs="Calibri"/>
          <w:kern w:val="14"/>
        </w:rPr>
        <w:t xml:space="preserve">andards </w:t>
      </w:r>
      <w:r w:rsidR="00DD1732" w:rsidRPr="00366CE0">
        <w:rPr>
          <w:rFonts w:ascii="Calibri" w:hAnsi="Calibri" w:cs="Calibri"/>
          <w:kern w:val="14"/>
        </w:rPr>
        <w:t xml:space="preserve">issued </w:t>
      </w:r>
      <w:r w:rsidR="00C3616A" w:rsidRPr="00366CE0">
        <w:rPr>
          <w:rFonts w:ascii="Calibri" w:hAnsi="Calibri" w:cs="Calibri"/>
          <w:kern w:val="14"/>
        </w:rPr>
        <w:t>under OSHA.</w:t>
      </w:r>
      <w:r w:rsidR="00773DBB" w:rsidRPr="00366CE0">
        <w:rPr>
          <w:rFonts w:ascii="Calibri" w:hAnsi="Calibri" w:cs="Calibri"/>
          <w:kern w:val="14"/>
        </w:rPr>
        <w:t xml:space="preserve">  </w:t>
      </w:r>
      <w:r w:rsidR="00DD1732" w:rsidRPr="00366CE0">
        <w:rPr>
          <w:rFonts w:ascii="Calibri" w:hAnsi="Calibri" w:cs="Calibri"/>
          <w:kern w:val="14"/>
        </w:rPr>
        <w:t>Seller</w:t>
      </w:r>
      <w:r w:rsidR="00773DBB" w:rsidRPr="00366CE0">
        <w:rPr>
          <w:rFonts w:ascii="Calibri" w:hAnsi="Calibri" w:cs="Calibri"/>
          <w:kern w:val="14"/>
        </w:rPr>
        <w:t xml:space="preserve"> specifically underst</w:t>
      </w:r>
      <w:r w:rsidR="00DD1732" w:rsidRPr="00366CE0">
        <w:rPr>
          <w:rFonts w:ascii="Calibri" w:hAnsi="Calibri" w:cs="Calibri"/>
          <w:kern w:val="14"/>
        </w:rPr>
        <w:t>ands</w:t>
      </w:r>
      <w:r w:rsidR="00773DBB" w:rsidRPr="00366CE0">
        <w:rPr>
          <w:rFonts w:ascii="Calibri" w:hAnsi="Calibri" w:cs="Calibri"/>
          <w:kern w:val="14"/>
        </w:rPr>
        <w:t xml:space="preserve"> that these duties </w:t>
      </w:r>
      <w:r w:rsidR="00DD1732" w:rsidRPr="00366CE0">
        <w:rPr>
          <w:rFonts w:ascii="Calibri" w:hAnsi="Calibri" w:cs="Calibri"/>
          <w:kern w:val="14"/>
        </w:rPr>
        <w:t>are Seller’s</w:t>
      </w:r>
      <w:r w:rsidR="00773DBB" w:rsidRPr="00366CE0">
        <w:rPr>
          <w:rFonts w:ascii="Calibri" w:hAnsi="Calibri" w:cs="Calibri"/>
          <w:kern w:val="14"/>
        </w:rPr>
        <w:t xml:space="preserve"> exclusive responsibility</w:t>
      </w:r>
      <w:r w:rsidR="00DD1732" w:rsidRPr="00366CE0">
        <w:rPr>
          <w:rFonts w:ascii="Calibri" w:hAnsi="Calibri" w:cs="Calibri"/>
          <w:kern w:val="14"/>
        </w:rPr>
        <w:t>;</w:t>
      </w:r>
      <w:r w:rsidR="00773DBB" w:rsidRPr="00366CE0">
        <w:rPr>
          <w:rFonts w:ascii="Calibri" w:hAnsi="Calibri" w:cs="Calibri"/>
          <w:kern w:val="14"/>
        </w:rPr>
        <w:t xml:space="preserve"> </w:t>
      </w:r>
      <w:r w:rsidR="002F62C6" w:rsidRPr="00366CE0">
        <w:rPr>
          <w:rFonts w:ascii="Calibri" w:hAnsi="Calibri" w:cs="Calibri"/>
          <w:kern w:val="14"/>
        </w:rPr>
        <w:t>Buyer</w:t>
      </w:r>
      <w:r w:rsidR="00773DBB" w:rsidRPr="00366CE0">
        <w:rPr>
          <w:rFonts w:ascii="Calibri" w:hAnsi="Calibri" w:cs="Calibri"/>
          <w:kern w:val="14"/>
        </w:rPr>
        <w:t xml:space="preserve"> </w:t>
      </w:r>
      <w:r w:rsidR="00DF74D7" w:rsidRPr="00366CE0">
        <w:rPr>
          <w:rFonts w:ascii="Calibri" w:hAnsi="Calibri" w:cs="Calibri"/>
          <w:kern w:val="14"/>
        </w:rPr>
        <w:t>has</w:t>
      </w:r>
      <w:r w:rsidR="00773DBB" w:rsidRPr="00366CE0">
        <w:rPr>
          <w:rFonts w:ascii="Calibri" w:hAnsi="Calibri" w:cs="Calibri"/>
          <w:kern w:val="14"/>
        </w:rPr>
        <w:t xml:space="preserve"> no responsibility to ensure that Seller provides a safe working environment and/or complies with occupational sa</w:t>
      </w:r>
      <w:r w:rsidR="00204D91" w:rsidRPr="00366CE0">
        <w:rPr>
          <w:rFonts w:ascii="Calibri" w:hAnsi="Calibri" w:cs="Calibri"/>
          <w:kern w:val="14"/>
        </w:rPr>
        <w:t>fety and health rules</w:t>
      </w:r>
      <w:r w:rsidR="00DD1732" w:rsidRPr="00366CE0">
        <w:rPr>
          <w:rFonts w:ascii="Calibri" w:hAnsi="Calibri" w:cs="Calibri"/>
          <w:kern w:val="14"/>
        </w:rPr>
        <w:t xml:space="preserve">. </w:t>
      </w:r>
      <w:r w:rsidR="00204D91" w:rsidRPr="00366CE0">
        <w:rPr>
          <w:rFonts w:ascii="Calibri" w:hAnsi="Calibri" w:cs="Calibri"/>
          <w:kern w:val="14"/>
        </w:rPr>
        <w:t xml:space="preserve"> </w:t>
      </w:r>
      <w:r w:rsidR="002F62C6" w:rsidRPr="00366CE0">
        <w:rPr>
          <w:rFonts w:ascii="Calibri" w:hAnsi="Calibri" w:cs="Calibri"/>
          <w:kern w:val="14"/>
        </w:rPr>
        <w:t>Buyer</w:t>
      </w:r>
      <w:r w:rsidR="00204D91" w:rsidRPr="00366CE0">
        <w:rPr>
          <w:rFonts w:ascii="Calibri" w:hAnsi="Calibri" w:cs="Calibri"/>
          <w:kern w:val="14"/>
        </w:rPr>
        <w:t xml:space="preserve"> </w:t>
      </w:r>
      <w:r w:rsidR="00D85D13" w:rsidRPr="00366CE0">
        <w:rPr>
          <w:rFonts w:ascii="Calibri" w:hAnsi="Calibri" w:cs="Calibri"/>
          <w:kern w:val="14"/>
        </w:rPr>
        <w:t>will</w:t>
      </w:r>
      <w:r w:rsidR="00204D91" w:rsidRPr="00366CE0">
        <w:rPr>
          <w:rFonts w:ascii="Calibri" w:hAnsi="Calibri" w:cs="Calibri"/>
          <w:kern w:val="14"/>
        </w:rPr>
        <w:t xml:space="preserve"> </w:t>
      </w:r>
      <w:r w:rsidR="00773DBB" w:rsidRPr="00366CE0">
        <w:rPr>
          <w:rFonts w:ascii="Calibri" w:hAnsi="Calibri" w:cs="Calibri"/>
          <w:kern w:val="14"/>
        </w:rPr>
        <w:t xml:space="preserve">maintain Safety Data Sheets </w:t>
      </w:r>
      <w:r w:rsidR="00381637" w:rsidRPr="00366CE0">
        <w:rPr>
          <w:rFonts w:ascii="Calibri" w:hAnsi="Calibri" w:cs="Calibri"/>
          <w:kern w:val="14"/>
        </w:rPr>
        <w:t xml:space="preserve">to the extent </w:t>
      </w:r>
      <w:r w:rsidR="00773DBB" w:rsidRPr="00366CE0">
        <w:rPr>
          <w:rFonts w:ascii="Calibri" w:hAnsi="Calibri" w:cs="Calibri"/>
          <w:kern w:val="14"/>
        </w:rPr>
        <w:t xml:space="preserve">required by OSHA and </w:t>
      </w:r>
      <w:r w:rsidR="00D85D13" w:rsidRPr="00366CE0">
        <w:rPr>
          <w:rFonts w:ascii="Calibri" w:hAnsi="Calibri" w:cs="Calibri"/>
          <w:kern w:val="14"/>
        </w:rPr>
        <w:t>will</w:t>
      </w:r>
      <w:r w:rsidR="00773DBB" w:rsidRPr="00366CE0">
        <w:rPr>
          <w:rFonts w:ascii="Calibri" w:hAnsi="Calibri" w:cs="Calibri"/>
          <w:kern w:val="14"/>
        </w:rPr>
        <w:t xml:space="preserve"> have them available in its engineering and/or personnel office for inspection and copying by Seller.  Seller is responsible for inspec</w:t>
      </w:r>
      <w:r w:rsidR="00891FEC" w:rsidRPr="00366CE0">
        <w:rPr>
          <w:rFonts w:ascii="Calibri" w:hAnsi="Calibri" w:cs="Calibri"/>
          <w:kern w:val="14"/>
        </w:rPr>
        <w:t>ting and complying with Safety Data Sheets</w:t>
      </w:r>
      <w:r w:rsidR="00773DBB" w:rsidRPr="00366CE0">
        <w:rPr>
          <w:rFonts w:ascii="Calibri" w:hAnsi="Calibri" w:cs="Calibri"/>
          <w:kern w:val="14"/>
        </w:rPr>
        <w:t xml:space="preserve"> requirements and for making all other necessary inquiries or investigation</w:t>
      </w:r>
      <w:r w:rsidR="00DD1732" w:rsidRPr="00366CE0">
        <w:rPr>
          <w:rFonts w:ascii="Calibri" w:hAnsi="Calibri" w:cs="Calibri"/>
          <w:kern w:val="14"/>
        </w:rPr>
        <w:t>s</w:t>
      </w:r>
      <w:r w:rsidR="00773DBB" w:rsidRPr="00366CE0">
        <w:rPr>
          <w:rFonts w:ascii="Calibri" w:hAnsi="Calibri" w:cs="Calibri"/>
          <w:kern w:val="14"/>
        </w:rPr>
        <w:t xml:space="preserve"> to ensure a safe workplace.  Seller </w:t>
      </w:r>
      <w:r w:rsidR="00D85D13" w:rsidRPr="00366CE0">
        <w:rPr>
          <w:rFonts w:ascii="Calibri" w:hAnsi="Calibri" w:cs="Calibri"/>
          <w:kern w:val="14"/>
        </w:rPr>
        <w:t>will</w:t>
      </w:r>
      <w:r w:rsidR="00773DBB" w:rsidRPr="00366CE0">
        <w:rPr>
          <w:rFonts w:ascii="Calibri" w:hAnsi="Calibri" w:cs="Calibri"/>
          <w:kern w:val="14"/>
        </w:rPr>
        <w:t xml:space="preserve"> inform its employees of</w:t>
      </w:r>
      <w:r w:rsidR="0025606E" w:rsidRPr="00366CE0">
        <w:rPr>
          <w:rFonts w:ascii="Calibri" w:hAnsi="Calibri" w:cs="Calibri"/>
          <w:kern w:val="14"/>
        </w:rPr>
        <w:t>,</w:t>
      </w:r>
      <w:r w:rsidR="00773DBB" w:rsidRPr="00366CE0">
        <w:rPr>
          <w:rFonts w:ascii="Calibri" w:hAnsi="Calibri" w:cs="Calibri"/>
          <w:kern w:val="14"/>
        </w:rPr>
        <w:t xml:space="preserve"> and require their compliance with</w:t>
      </w:r>
      <w:r w:rsidR="0025606E" w:rsidRPr="00366CE0">
        <w:rPr>
          <w:rFonts w:ascii="Calibri" w:hAnsi="Calibri" w:cs="Calibri"/>
          <w:kern w:val="14"/>
        </w:rPr>
        <w:t>,</w:t>
      </w:r>
      <w:r w:rsidR="00773DBB" w:rsidRPr="00366CE0">
        <w:rPr>
          <w:rFonts w:ascii="Calibri" w:hAnsi="Calibri" w:cs="Calibri"/>
          <w:kern w:val="14"/>
        </w:rPr>
        <w:t xml:space="preserve"> </w:t>
      </w:r>
      <w:r w:rsidR="002F62C6" w:rsidRPr="00366CE0">
        <w:rPr>
          <w:rFonts w:ascii="Calibri" w:hAnsi="Calibri" w:cs="Calibri"/>
          <w:kern w:val="14"/>
        </w:rPr>
        <w:t>Buyer</w:t>
      </w:r>
      <w:r w:rsidR="0070676B" w:rsidRPr="00366CE0">
        <w:rPr>
          <w:rFonts w:ascii="Calibri" w:hAnsi="Calibri" w:cs="Calibri"/>
          <w:kern w:val="14"/>
        </w:rPr>
        <w:t>’</w:t>
      </w:r>
      <w:r w:rsidR="00773DBB" w:rsidRPr="00366CE0">
        <w:rPr>
          <w:rFonts w:ascii="Calibri" w:hAnsi="Calibri" w:cs="Calibri"/>
          <w:kern w:val="14"/>
        </w:rPr>
        <w:t>s emergency response plan.</w:t>
      </w:r>
    </w:p>
    <w:p w14:paraId="351E9B89" w14:textId="77777777" w:rsidR="00CF64C9" w:rsidRPr="00366CE0" w:rsidRDefault="00CF64C9" w:rsidP="000D0408">
      <w:pPr>
        <w:tabs>
          <w:tab w:val="left" w:pos="360"/>
        </w:tabs>
        <w:jc w:val="both"/>
        <w:rPr>
          <w:rFonts w:ascii="Calibri" w:hAnsi="Calibri" w:cs="Calibri"/>
          <w:kern w:val="14"/>
        </w:rPr>
      </w:pPr>
    </w:p>
    <w:p w14:paraId="7241AAFA" w14:textId="09277A5F" w:rsidR="00E11C66" w:rsidRPr="00366CE0" w:rsidRDefault="00E11C66"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CHANGES AND EXTRAS</w:t>
      </w:r>
      <w:r w:rsidRPr="00366CE0">
        <w:rPr>
          <w:rFonts w:ascii="Calibri" w:hAnsi="Calibri" w:cs="Calibri"/>
          <w:kern w:val="14"/>
        </w:rPr>
        <w:t xml:space="preserve">:  Buyer reserves the right to make changes to Services or Goods by written request to Seller.  Before proceeding with any Services involving possible claims for extra compensation, Seller will submit in writing to Buyer a detailed proposal related to the projected increase or decrease </w:t>
      </w:r>
      <w:r w:rsidR="00DF74D7" w:rsidRPr="00366CE0">
        <w:rPr>
          <w:rFonts w:ascii="Calibri" w:hAnsi="Calibri" w:cs="Calibri"/>
          <w:kern w:val="14"/>
        </w:rPr>
        <w:t xml:space="preserve">caused </w:t>
      </w:r>
      <w:r w:rsidRPr="00366CE0">
        <w:rPr>
          <w:rFonts w:ascii="Calibri" w:hAnsi="Calibri" w:cs="Calibri"/>
          <w:kern w:val="14"/>
        </w:rPr>
        <w:t>by such contemplated change</w:t>
      </w:r>
      <w:r w:rsidR="003168F2">
        <w:rPr>
          <w:rFonts w:ascii="Calibri" w:hAnsi="Calibri" w:cs="Calibri"/>
          <w:kern w:val="14"/>
        </w:rPr>
        <w:t xml:space="preserve"> and secure from Buyer a written document describing </w:t>
      </w:r>
      <w:r w:rsidR="00AE1170">
        <w:rPr>
          <w:rFonts w:ascii="Calibri" w:hAnsi="Calibri" w:cs="Calibri"/>
          <w:kern w:val="14"/>
        </w:rPr>
        <w:t>the changes and fixing Seller’s compensation therefor</w:t>
      </w:r>
      <w:r w:rsidRPr="00366CE0">
        <w:rPr>
          <w:rFonts w:ascii="Calibri" w:hAnsi="Calibri" w:cs="Calibri"/>
          <w:kern w:val="14"/>
        </w:rPr>
        <w:t xml:space="preserve">.  If the parties cannot promptly agree on the change in price and/or that the matters under discussion constitute a change in Services, Buyer may, </w:t>
      </w:r>
      <w:r w:rsidR="00AE1170">
        <w:rPr>
          <w:rFonts w:ascii="Calibri" w:hAnsi="Calibri" w:cs="Calibri"/>
          <w:kern w:val="14"/>
        </w:rPr>
        <w:t>in</w:t>
      </w:r>
      <w:r w:rsidRPr="00366CE0">
        <w:rPr>
          <w:rFonts w:ascii="Calibri" w:hAnsi="Calibri" w:cs="Calibri"/>
          <w:kern w:val="14"/>
        </w:rPr>
        <w:t xml:space="preserve"> its sole discretion, order Seller to proceed under protest in accordance with Buyer’s interpretation of the matter in dispute.  The parties will then continue to negotiate an agreement</w:t>
      </w:r>
      <w:r w:rsidR="000F18AC">
        <w:rPr>
          <w:rFonts w:ascii="Calibri" w:hAnsi="Calibri" w:cs="Calibri"/>
          <w:kern w:val="14"/>
        </w:rPr>
        <w:t xml:space="preserve"> on the changes</w:t>
      </w:r>
      <w:r w:rsidR="006E6A08">
        <w:rPr>
          <w:rFonts w:ascii="Calibri" w:hAnsi="Calibri" w:cs="Calibri"/>
          <w:kern w:val="14"/>
        </w:rPr>
        <w:t>.</w:t>
      </w:r>
      <w:r w:rsidR="00305583">
        <w:rPr>
          <w:rFonts w:ascii="Calibri" w:hAnsi="Calibri" w:cs="Calibri"/>
          <w:kern w:val="14"/>
        </w:rPr>
        <w:t xml:space="preserve">  Seller</w:t>
      </w:r>
      <w:r w:rsidRPr="00366CE0">
        <w:rPr>
          <w:rFonts w:ascii="Calibri" w:hAnsi="Calibri" w:cs="Calibri"/>
          <w:kern w:val="14"/>
        </w:rPr>
        <w:t xml:space="preserve"> will not make any changes in Goods or Services (regardless of net cost effect) without Buyer’s prior written consent.</w:t>
      </w:r>
    </w:p>
    <w:p w14:paraId="5C493011" w14:textId="77777777" w:rsidR="00E11C66" w:rsidRPr="00366CE0" w:rsidRDefault="00E11C66" w:rsidP="000D0408">
      <w:pPr>
        <w:tabs>
          <w:tab w:val="left" w:pos="360"/>
        </w:tabs>
        <w:jc w:val="both"/>
        <w:rPr>
          <w:rFonts w:ascii="Calibri" w:hAnsi="Calibri" w:cs="Calibri"/>
          <w:kern w:val="14"/>
        </w:rPr>
      </w:pPr>
    </w:p>
    <w:p w14:paraId="7EC5EC57" w14:textId="3B1B67AB" w:rsidR="00773DBB" w:rsidRPr="00366CE0" w:rsidRDefault="00773DBB"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INDEMNITY</w:t>
      </w:r>
      <w:r w:rsidRPr="00366CE0">
        <w:rPr>
          <w:rFonts w:ascii="Calibri" w:hAnsi="Calibri" w:cs="Calibri"/>
          <w:kern w:val="14"/>
        </w:rPr>
        <w:t xml:space="preserve">:  </w:t>
      </w:r>
      <w:bookmarkStart w:id="4" w:name="_Hlk516735931"/>
      <w:r w:rsidRPr="00366CE0">
        <w:rPr>
          <w:rFonts w:ascii="Calibri" w:hAnsi="Calibri" w:cs="Calibri"/>
          <w:kern w:val="14"/>
        </w:rPr>
        <w:t xml:space="preserve">Seller </w:t>
      </w:r>
      <w:r w:rsidR="00DF74D7" w:rsidRPr="00366CE0">
        <w:rPr>
          <w:rFonts w:ascii="Calibri" w:hAnsi="Calibri" w:cs="Calibri"/>
          <w:kern w:val="14"/>
        </w:rPr>
        <w:t>must,</w:t>
      </w:r>
      <w:r w:rsidRPr="00366CE0">
        <w:rPr>
          <w:rFonts w:ascii="Calibri" w:hAnsi="Calibri" w:cs="Calibri"/>
          <w:kern w:val="14"/>
        </w:rPr>
        <w:t xml:space="preserve"> to the fullest extent permitted by applicable law</w:t>
      </w:r>
      <w:r w:rsidR="00DF74D7" w:rsidRPr="00366CE0">
        <w:rPr>
          <w:rFonts w:ascii="Calibri" w:hAnsi="Calibri" w:cs="Calibri"/>
          <w:kern w:val="14"/>
        </w:rPr>
        <w:t>,</w:t>
      </w:r>
      <w:r w:rsidRPr="00366CE0">
        <w:rPr>
          <w:rFonts w:ascii="Calibri" w:hAnsi="Calibri" w:cs="Calibri"/>
          <w:kern w:val="14"/>
        </w:rPr>
        <w:t xml:space="preserve"> inde</w:t>
      </w:r>
      <w:r w:rsidR="0025606E" w:rsidRPr="00366CE0">
        <w:rPr>
          <w:rFonts w:ascii="Calibri" w:hAnsi="Calibri" w:cs="Calibri"/>
          <w:kern w:val="14"/>
        </w:rPr>
        <w:t>mnify, defend</w:t>
      </w:r>
      <w:r w:rsidR="009155DA">
        <w:rPr>
          <w:rFonts w:ascii="Calibri" w:hAnsi="Calibri" w:cs="Calibri"/>
          <w:kern w:val="14"/>
        </w:rPr>
        <w:t>, and</w:t>
      </w:r>
      <w:r w:rsidR="0025606E" w:rsidRPr="00366CE0">
        <w:rPr>
          <w:rFonts w:ascii="Calibri" w:hAnsi="Calibri" w:cs="Calibri"/>
          <w:kern w:val="14"/>
        </w:rPr>
        <w:t xml:space="preserve"> hold </w:t>
      </w:r>
      <w:r w:rsidR="002F62C6" w:rsidRPr="00366CE0">
        <w:rPr>
          <w:rFonts w:ascii="Calibri" w:hAnsi="Calibri" w:cs="Calibri"/>
          <w:kern w:val="14"/>
        </w:rPr>
        <w:t>Buyer</w:t>
      </w:r>
      <w:r w:rsidR="0025606E" w:rsidRPr="00366CE0">
        <w:rPr>
          <w:rFonts w:ascii="Calibri" w:hAnsi="Calibri" w:cs="Calibri"/>
          <w:kern w:val="14"/>
        </w:rPr>
        <w:t xml:space="preserve"> harmless</w:t>
      </w:r>
      <w:r w:rsidRPr="00366CE0">
        <w:rPr>
          <w:rFonts w:ascii="Calibri" w:hAnsi="Calibri" w:cs="Calibri"/>
          <w:kern w:val="14"/>
        </w:rPr>
        <w:t xml:space="preserve"> from and against all claims, losses, suits, damages, </w:t>
      </w:r>
      <w:r w:rsidR="00215E33" w:rsidRPr="00366CE0">
        <w:rPr>
          <w:rFonts w:ascii="Calibri" w:hAnsi="Calibri" w:cs="Calibri"/>
          <w:kern w:val="14"/>
        </w:rPr>
        <w:t xml:space="preserve">liabilities, </w:t>
      </w:r>
      <w:r w:rsidR="00C114A7" w:rsidRPr="00366CE0">
        <w:rPr>
          <w:rFonts w:ascii="Calibri" w:hAnsi="Calibri" w:cs="Calibri"/>
          <w:kern w:val="14"/>
        </w:rPr>
        <w:t xml:space="preserve">settlements, </w:t>
      </w:r>
      <w:r w:rsidRPr="00366CE0">
        <w:rPr>
          <w:rFonts w:ascii="Calibri" w:hAnsi="Calibri" w:cs="Calibri"/>
          <w:kern w:val="14"/>
        </w:rPr>
        <w:t>expenses</w:t>
      </w:r>
      <w:r w:rsidR="009155DA">
        <w:rPr>
          <w:rFonts w:ascii="Calibri" w:hAnsi="Calibri" w:cs="Calibri"/>
          <w:kern w:val="14"/>
        </w:rPr>
        <w:t>, and</w:t>
      </w:r>
      <w:r w:rsidRPr="00366CE0">
        <w:rPr>
          <w:rFonts w:ascii="Calibri" w:hAnsi="Calibri" w:cs="Calibri"/>
          <w:kern w:val="14"/>
        </w:rPr>
        <w:t xml:space="preserve"> costs (including </w:t>
      </w:r>
      <w:r w:rsidR="006B4EC8" w:rsidRPr="00366CE0">
        <w:rPr>
          <w:rFonts w:ascii="Calibri" w:hAnsi="Calibri" w:cs="Calibri"/>
          <w:kern w:val="14"/>
        </w:rPr>
        <w:t>but not limited to reasonable</w:t>
      </w:r>
      <w:r w:rsidR="003A6984" w:rsidRPr="00366CE0">
        <w:rPr>
          <w:rFonts w:ascii="Calibri" w:hAnsi="Calibri" w:cs="Calibri"/>
          <w:kern w:val="14"/>
        </w:rPr>
        <w:t xml:space="preserve"> </w:t>
      </w:r>
      <w:r w:rsidRPr="00366CE0">
        <w:rPr>
          <w:rFonts w:ascii="Calibri" w:hAnsi="Calibri" w:cs="Calibri"/>
          <w:kern w:val="14"/>
        </w:rPr>
        <w:t>attorneys</w:t>
      </w:r>
      <w:r w:rsidR="0070676B" w:rsidRPr="00366CE0">
        <w:rPr>
          <w:rFonts w:ascii="Calibri" w:hAnsi="Calibri" w:cs="Calibri"/>
          <w:kern w:val="14"/>
        </w:rPr>
        <w:t>’</w:t>
      </w:r>
      <w:r w:rsidRPr="00366CE0">
        <w:rPr>
          <w:rFonts w:ascii="Calibri" w:hAnsi="Calibri" w:cs="Calibri"/>
          <w:kern w:val="14"/>
        </w:rPr>
        <w:t xml:space="preserve"> fees</w:t>
      </w:r>
      <w:r w:rsidR="00A40F6E" w:rsidRPr="00366CE0">
        <w:rPr>
          <w:rFonts w:ascii="Calibri" w:hAnsi="Calibri" w:cs="Calibri"/>
          <w:kern w:val="14"/>
        </w:rPr>
        <w:t xml:space="preserve"> and other costs of litigation</w:t>
      </w:r>
      <w:r w:rsidRPr="00366CE0">
        <w:rPr>
          <w:rFonts w:ascii="Calibri" w:hAnsi="Calibri" w:cs="Calibri"/>
          <w:kern w:val="14"/>
        </w:rPr>
        <w:t xml:space="preserve">) </w:t>
      </w:r>
      <w:r w:rsidR="00E94493" w:rsidRPr="00366CE0">
        <w:rPr>
          <w:rFonts w:ascii="Calibri" w:hAnsi="Calibri" w:cs="Calibri"/>
          <w:kern w:val="14"/>
        </w:rPr>
        <w:t>that directly or indirectly arise</w:t>
      </w:r>
      <w:r w:rsidRPr="00366CE0">
        <w:rPr>
          <w:rFonts w:ascii="Calibri" w:hAnsi="Calibri" w:cs="Calibri"/>
          <w:kern w:val="14"/>
        </w:rPr>
        <w:t xml:space="preserve"> from </w:t>
      </w:r>
      <w:r w:rsidR="00E94493" w:rsidRPr="00366CE0">
        <w:rPr>
          <w:rFonts w:ascii="Calibri" w:hAnsi="Calibri" w:cs="Calibri"/>
          <w:kern w:val="14"/>
        </w:rPr>
        <w:t>or relate</w:t>
      </w:r>
      <w:r w:rsidR="00C114A7" w:rsidRPr="00366CE0">
        <w:rPr>
          <w:rFonts w:ascii="Calibri" w:hAnsi="Calibri" w:cs="Calibri"/>
          <w:kern w:val="14"/>
        </w:rPr>
        <w:t xml:space="preserve"> to </w:t>
      </w:r>
      <w:r w:rsidRPr="00366CE0">
        <w:rPr>
          <w:rFonts w:ascii="Calibri" w:hAnsi="Calibri" w:cs="Calibri"/>
          <w:kern w:val="14"/>
        </w:rPr>
        <w:t>(</w:t>
      </w:r>
      <w:r w:rsidR="0073602E" w:rsidRPr="00366CE0">
        <w:rPr>
          <w:rFonts w:ascii="Calibri" w:hAnsi="Calibri" w:cs="Calibri"/>
          <w:kern w:val="14"/>
        </w:rPr>
        <w:t>a</w:t>
      </w:r>
      <w:r w:rsidRPr="00366CE0">
        <w:rPr>
          <w:rFonts w:ascii="Calibri" w:hAnsi="Calibri" w:cs="Calibri"/>
          <w:kern w:val="14"/>
        </w:rPr>
        <w:t>) breach or violation of any term of this Agreement, including any warranty or guarantee; (</w:t>
      </w:r>
      <w:r w:rsidR="0073602E" w:rsidRPr="00366CE0">
        <w:rPr>
          <w:rFonts w:ascii="Calibri" w:hAnsi="Calibri" w:cs="Calibri"/>
          <w:kern w:val="14"/>
        </w:rPr>
        <w:t>b</w:t>
      </w:r>
      <w:r w:rsidRPr="00366CE0">
        <w:rPr>
          <w:rFonts w:ascii="Calibri" w:hAnsi="Calibri" w:cs="Calibri"/>
          <w:kern w:val="14"/>
        </w:rPr>
        <w:t>) sickness, disease, death</w:t>
      </w:r>
      <w:r w:rsidR="009155DA">
        <w:rPr>
          <w:rFonts w:ascii="Calibri" w:hAnsi="Calibri" w:cs="Calibri"/>
          <w:kern w:val="14"/>
        </w:rPr>
        <w:t xml:space="preserve">, or </w:t>
      </w:r>
      <w:r w:rsidRPr="00366CE0">
        <w:rPr>
          <w:rFonts w:ascii="Calibri" w:hAnsi="Calibri" w:cs="Calibri"/>
          <w:kern w:val="14"/>
        </w:rPr>
        <w:t xml:space="preserve">injury </w:t>
      </w:r>
      <w:r w:rsidR="00481286" w:rsidRPr="00366CE0">
        <w:rPr>
          <w:rFonts w:ascii="Calibri" w:hAnsi="Calibri" w:cs="Calibri"/>
          <w:kern w:val="14"/>
        </w:rPr>
        <w:t>(</w:t>
      </w:r>
      <w:r w:rsidR="002D1E1A" w:rsidRPr="00366CE0">
        <w:rPr>
          <w:rFonts w:ascii="Calibri" w:hAnsi="Calibri" w:cs="Calibri"/>
          <w:kern w:val="14"/>
        </w:rPr>
        <w:t>“</w:t>
      </w:r>
      <w:r w:rsidR="00891FEC" w:rsidRPr="00366CE0">
        <w:rPr>
          <w:rFonts w:ascii="Calibri" w:hAnsi="Calibri" w:cs="Calibri"/>
          <w:kern w:val="14"/>
        </w:rPr>
        <w:t>I</w:t>
      </w:r>
      <w:r w:rsidR="00481286" w:rsidRPr="00366CE0">
        <w:rPr>
          <w:rFonts w:ascii="Calibri" w:hAnsi="Calibri" w:cs="Calibri"/>
          <w:kern w:val="14"/>
        </w:rPr>
        <w:t>njuries</w:t>
      </w:r>
      <w:r w:rsidR="002D1E1A" w:rsidRPr="00366CE0">
        <w:rPr>
          <w:rFonts w:ascii="Calibri" w:hAnsi="Calibri" w:cs="Calibri"/>
          <w:kern w:val="14"/>
        </w:rPr>
        <w:t>”</w:t>
      </w:r>
      <w:r w:rsidR="00481286" w:rsidRPr="00366CE0">
        <w:rPr>
          <w:rFonts w:ascii="Calibri" w:hAnsi="Calibri" w:cs="Calibri"/>
          <w:kern w:val="14"/>
        </w:rPr>
        <w:t xml:space="preserve">) </w:t>
      </w:r>
      <w:r w:rsidRPr="00366CE0">
        <w:rPr>
          <w:rFonts w:ascii="Calibri" w:hAnsi="Calibri" w:cs="Calibri"/>
          <w:kern w:val="14"/>
        </w:rPr>
        <w:t>to any person</w:t>
      </w:r>
      <w:r w:rsidR="00CF5998" w:rsidRPr="00366CE0">
        <w:rPr>
          <w:rFonts w:ascii="Calibri" w:hAnsi="Calibri" w:cs="Calibri"/>
          <w:kern w:val="14"/>
        </w:rPr>
        <w:t>,</w:t>
      </w:r>
      <w:r w:rsidR="00481286" w:rsidRPr="00366CE0">
        <w:rPr>
          <w:rFonts w:ascii="Calibri" w:hAnsi="Calibri" w:cs="Calibri"/>
          <w:kern w:val="14"/>
        </w:rPr>
        <w:t xml:space="preserve"> includ</w:t>
      </w:r>
      <w:r w:rsidR="00891FEC" w:rsidRPr="00366CE0">
        <w:rPr>
          <w:rFonts w:ascii="Calibri" w:hAnsi="Calibri" w:cs="Calibri"/>
          <w:kern w:val="14"/>
        </w:rPr>
        <w:t>ing</w:t>
      </w:r>
      <w:r w:rsidR="00074B87" w:rsidRPr="00366CE0">
        <w:rPr>
          <w:rFonts w:ascii="Calibri" w:hAnsi="Calibri" w:cs="Calibri"/>
          <w:kern w:val="14"/>
        </w:rPr>
        <w:t xml:space="preserve"> </w:t>
      </w:r>
      <w:r w:rsidR="006B4EC8" w:rsidRPr="00366CE0">
        <w:rPr>
          <w:rFonts w:ascii="Calibri" w:hAnsi="Calibri" w:cs="Calibri"/>
          <w:kern w:val="14"/>
        </w:rPr>
        <w:t>but not limited to</w:t>
      </w:r>
      <w:r w:rsidR="00891FEC" w:rsidRPr="00366CE0">
        <w:rPr>
          <w:rFonts w:ascii="Calibri" w:hAnsi="Calibri" w:cs="Calibri"/>
          <w:kern w:val="14"/>
        </w:rPr>
        <w:t xml:space="preserve"> I</w:t>
      </w:r>
      <w:r w:rsidR="00481286" w:rsidRPr="00366CE0">
        <w:rPr>
          <w:rFonts w:ascii="Calibri" w:hAnsi="Calibri" w:cs="Calibri"/>
          <w:kern w:val="14"/>
        </w:rPr>
        <w:t xml:space="preserve">njuries that result </w:t>
      </w:r>
      <w:r w:rsidR="00D13BF5" w:rsidRPr="00366CE0">
        <w:rPr>
          <w:rFonts w:ascii="Calibri" w:hAnsi="Calibri" w:cs="Calibri"/>
          <w:kern w:val="14"/>
        </w:rPr>
        <w:t xml:space="preserve">concurrently </w:t>
      </w:r>
      <w:r w:rsidR="00481286" w:rsidRPr="00366CE0">
        <w:rPr>
          <w:rFonts w:ascii="Calibri" w:hAnsi="Calibri" w:cs="Calibri"/>
          <w:kern w:val="14"/>
        </w:rPr>
        <w:t xml:space="preserve">from </w:t>
      </w:r>
      <w:r w:rsidR="002F62C6" w:rsidRPr="00366CE0">
        <w:rPr>
          <w:rFonts w:ascii="Calibri" w:hAnsi="Calibri" w:cs="Calibri"/>
          <w:kern w:val="14"/>
        </w:rPr>
        <w:t>Buyer</w:t>
      </w:r>
      <w:r w:rsidR="0070676B" w:rsidRPr="00366CE0">
        <w:rPr>
          <w:rFonts w:ascii="Calibri" w:hAnsi="Calibri" w:cs="Calibri"/>
          <w:kern w:val="14"/>
        </w:rPr>
        <w:t>’</w:t>
      </w:r>
      <w:r w:rsidR="00481286" w:rsidRPr="00366CE0">
        <w:rPr>
          <w:rFonts w:ascii="Calibri" w:hAnsi="Calibri" w:cs="Calibri"/>
          <w:kern w:val="14"/>
        </w:rPr>
        <w:t>s negligence</w:t>
      </w:r>
      <w:r w:rsidRPr="00366CE0">
        <w:rPr>
          <w:rFonts w:ascii="Calibri" w:hAnsi="Calibri" w:cs="Calibri"/>
          <w:kern w:val="14"/>
        </w:rPr>
        <w:t>;  and (</w:t>
      </w:r>
      <w:r w:rsidR="0073602E" w:rsidRPr="00366CE0">
        <w:rPr>
          <w:rFonts w:ascii="Calibri" w:hAnsi="Calibri" w:cs="Calibri"/>
          <w:kern w:val="14"/>
        </w:rPr>
        <w:t>c</w:t>
      </w:r>
      <w:r w:rsidRPr="00366CE0">
        <w:rPr>
          <w:rFonts w:ascii="Calibri" w:hAnsi="Calibri" w:cs="Calibri"/>
          <w:kern w:val="14"/>
        </w:rPr>
        <w:t>) injury to property (including</w:t>
      </w:r>
      <w:r w:rsidR="00481286" w:rsidRPr="00366CE0">
        <w:rPr>
          <w:rFonts w:ascii="Calibri" w:hAnsi="Calibri" w:cs="Calibri"/>
          <w:kern w:val="14"/>
        </w:rPr>
        <w:t xml:space="preserve"> loss of use) of</w:t>
      </w:r>
      <w:r w:rsidRPr="00366CE0">
        <w:rPr>
          <w:rFonts w:ascii="Calibri" w:hAnsi="Calibri" w:cs="Calibri"/>
          <w:kern w:val="14"/>
        </w:rPr>
        <w:t xml:space="preserve"> </w:t>
      </w:r>
      <w:r w:rsidR="002F62C6" w:rsidRPr="00366CE0">
        <w:rPr>
          <w:rFonts w:ascii="Calibri" w:hAnsi="Calibri" w:cs="Calibri"/>
          <w:kern w:val="14"/>
        </w:rPr>
        <w:t>Buyer</w:t>
      </w:r>
      <w:r w:rsidRPr="00366CE0">
        <w:rPr>
          <w:rFonts w:ascii="Calibri" w:hAnsi="Calibri" w:cs="Calibri"/>
          <w:kern w:val="14"/>
        </w:rPr>
        <w:t xml:space="preserve"> or others arising out of or connected with Goods or performance of Services</w:t>
      </w:r>
      <w:r w:rsidR="003A6984" w:rsidRPr="00366CE0">
        <w:rPr>
          <w:rFonts w:ascii="Calibri" w:hAnsi="Calibri" w:cs="Calibri"/>
          <w:kern w:val="14"/>
        </w:rPr>
        <w:t>,</w:t>
      </w:r>
      <w:r w:rsidR="00481286" w:rsidRPr="00366CE0">
        <w:rPr>
          <w:rFonts w:ascii="Calibri" w:hAnsi="Calibri" w:cs="Calibri"/>
          <w:kern w:val="14"/>
        </w:rPr>
        <w:t xml:space="preserve"> incl</w:t>
      </w:r>
      <w:r w:rsidR="00891FEC" w:rsidRPr="00366CE0">
        <w:rPr>
          <w:rFonts w:ascii="Calibri" w:hAnsi="Calibri" w:cs="Calibri"/>
          <w:kern w:val="14"/>
        </w:rPr>
        <w:t xml:space="preserve">uding </w:t>
      </w:r>
      <w:r w:rsidR="006B4EC8" w:rsidRPr="00366CE0">
        <w:rPr>
          <w:rFonts w:ascii="Calibri" w:hAnsi="Calibri" w:cs="Calibri"/>
          <w:kern w:val="14"/>
        </w:rPr>
        <w:t>but not limited to</w:t>
      </w:r>
      <w:r w:rsidR="00891FEC" w:rsidRPr="00366CE0">
        <w:rPr>
          <w:rFonts w:ascii="Calibri" w:hAnsi="Calibri" w:cs="Calibri"/>
          <w:kern w:val="14"/>
        </w:rPr>
        <w:t xml:space="preserve"> those</w:t>
      </w:r>
      <w:r w:rsidR="00481286" w:rsidRPr="00366CE0">
        <w:rPr>
          <w:rFonts w:ascii="Calibri" w:hAnsi="Calibri" w:cs="Calibri"/>
          <w:kern w:val="14"/>
        </w:rPr>
        <w:t xml:space="preserve"> that result </w:t>
      </w:r>
      <w:r w:rsidR="00D13BF5" w:rsidRPr="00366CE0">
        <w:rPr>
          <w:rFonts w:ascii="Calibri" w:hAnsi="Calibri" w:cs="Calibri"/>
          <w:kern w:val="14"/>
        </w:rPr>
        <w:t xml:space="preserve">concurrently </w:t>
      </w:r>
      <w:r w:rsidR="00481286" w:rsidRPr="00366CE0">
        <w:rPr>
          <w:rFonts w:ascii="Calibri" w:hAnsi="Calibri" w:cs="Calibri"/>
          <w:kern w:val="14"/>
        </w:rPr>
        <w:t xml:space="preserve">from </w:t>
      </w:r>
      <w:r w:rsidR="002F62C6" w:rsidRPr="00366CE0">
        <w:rPr>
          <w:rFonts w:ascii="Calibri" w:hAnsi="Calibri" w:cs="Calibri"/>
          <w:kern w:val="14"/>
        </w:rPr>
        <w:t>Buyer</w:t>
      </w:r>
      <w:r w:rsidR="0070676B" w:rsidRPr="00366CE0">
        <w:rPr>
          <w:rFonts w:ascii="Calibri" w:hAnsi="Calibri" w:cs="Calibri"/>
          <w:kern w:val="14"/>
        </w:rPr>
        <w:t>’</w:t>
      </w:r>
      <w:r w:rsidR="00481286" w:rsidRPr="00366CE0">
        <w:rPr>
          <w:rFonts w:ascii="Calibri" w:hAnsi="Calibri" w:cs="Calibri"/>
          <w:kern w:val="14"/>
        </w:rPr>
        <w:t>s negligence</w:t>
      </w:r>
      <w:r w:rsidRPr="00366CE0">
        <w:rPr>
          <w:rFonts w:ascii="Calibri" w:hAnsi="Calibri" w:cs="Calibri"/>
          <w:kern w:val="14"/>
        </w:rPr>
        <w:t xml:space="preserve">; provided, however, that Seller </w:t>
      </w:r>
      <w:r w:rsidR="00D85D13" w:rsidRPr="00366CE0">
        <w:rPr>
          <w:rFonts w:ascii="Calibri" w:hAnsi="Calibri" w:cs="Calibri"/>
          <w:kern w:val="14"/>
        </w:rPr>
        <w:t>will</w:t>
      </w:r>
      <w:r w:rsidRPr="00366CE0">
        <w:rPr>
          <w:rFonts w:ascii="Calibri" w:hAnsi="Calibri" w:cs="Calibri"/>
          <w:kern w:val="14"/>
        </w:rPr>
        <w:t xml:space="preserve"> have no obligation to indemnify </w:t>
      </w:r>
      <w:r w:rsidR="002F62C6" w:rsidRPr="00366CE0">
        <w:rPr>
          <w:rFonts w:ascii="Calibri" w:hAnsi="Calibri" w:cs="Calibri"/>
          <w:kern w:val="14"/>
        </w:rPr>
        <w:t>Buyer</w:t>
      </w:r>
      <w:r w:rsidRPr="00366CE0">
        <w:rPr>
          <w:rFonts w:ascii="Calibri" w:hAnsi="Calibri" w:cs="Calibri"/>
          <w:kern w:val="14"/>
        </w:rPr>
        <w:t xml:space="preserve"> for claims or losses described in clause (</w:t>
      </w:r>
      <w:r w:rsidR="0073602E" w:rsidRPr="00366CE0">
        <w:rPr>
          <w:rFonts w:ascii="Calibri" w:hAnsi="Calibri" w:cs="Calibri"/>
          <w:kern w:val="14"/>
        </w:rPr>
        <w:t>b</w:t>
      </w:r>
      <w:r w:rsidRPr="00366CE0">
        <w:rPr>
          <w:rFonts w:ascii="Calibri" w:hAnsi="Calibri" w:cs="Calibri"/>
          <w:kern w:val="14"/>
        </w:rPr>
        <w:t>) and/or (</w:t>
      </w:r>
      <w:r w:rsidR="0073602E" w:rsidRPr="00366CE0">
        <w:rPr>
          <w:rFonts w:ascii="Calibri" w:hAnsi="Calibri" w:cs="Calibri"/>
          <w:kern w:val="14"/>
        </w:rPr>
        <w:t>c</w:t>
      </w:r>
      <w:r w:rsidRPr="00366CE0">
        <w:rPr>
          <w:rFonts w:ascii="Calibri" w:hAnsi="Calibri" w:cs="Calibri"/>
          <w:kern w:val="14"/>
        </w:rPr>
        <w:t>) above that ari</w:t>
      </w:r>
      <w:r w:rsidR="00481286" w:rsidRPr="00366CE0">
        <w:rPr>
          <w:rFonts w:ascii="Calibri" w:hAnsi="Calibri" w:cs="Calibri"/>
          <w:kern w:val="14"/>
        </w:rPr>
        <w:t xml:space="preserve">se solely from </w:t>
      </w:r>
      <w:r w:rsidR="00994A8C" w:rsidRPr="00366CE0">
        <w:rPr>
          <w:rFonts w:ascii="Calibri" w:hAnsi="Calibri" w:cs="Calibri"/>
          <w:kern w:val="14"/>
        </w:rPr>
        <w:t xml:space="preserve">Buyer’s </w:t>
      </w:r>
      <w:r w:rsidR="00DD1732" w:rsidRPr="00366CE0">
        <w:rPr>
          <w:rFonts w:ascii="Calibri" w:hAnsi="Calibri" w:cs="Calibri"/>
          <w:kern w:val="14"/>
        </w:rPr>
        <w:t xml:space="preserve">negligence or </w:t>
      </w:r>
      <w:r w:rsidR="00481286" w:rsidRPr="00366CE0">
        <w:rPr>
          <w:rFonts w:ascii="Calibri" w:hAnsi="Calibri" w:cs="Calibri"/>
          <w:kern w:val="14"/>
        </w:rPr>
        <w:t>intentional</w:t>
      </w:r>
      <w:r w:rsidRPr="00366CE0">
        <w:rPr>
          <w:rFonts w:ascii="Calibri" w:hAnsi="Calibri" w:cs="Calibri"/>
          <w:kern w:val="14"/>
        </w:rPr>
        <w:t xml:space="preserve"> misconduct.  </w:t>
      </w:r>
      <w:r w:rsidR="00CF6655" w:rsidRPr="00366CE0">
        <w:rPr>
          <w:rFonts w:ascii="Calibri" w:hAnsi="Calibri" w:cs="Calibri"/>
          <w:kern w:val="14"/>
        </w:rPr>
        <w:t xml:space="preserve">Seller may not make any admissions or enter any settlements without Buyer’s prior written consent. </w:t>
      </w:r>
      <w:r w:rsidR="00B863F7">
        <w:rPr>
          <w:rFonts w:ascii="Calibri" w:hAnsi="Calibri" w:cs="Calibri"/>
          <w:kern w:val="14"/>
        </w:rPr>
        <w:t xml:space="preserve">The parties will reasonably cooperate in the defense of claims under this Section.  Buyer reserves the right to provide counsel of its own choosing at its own expense.  </w:t>
      </w:r>
      <w:r w:rsidR="00CA45CC" w:rsidRPr="00366CE0">
        <w:rPr>
          <w:rFonts w:ascii="Calibri" w:hAnsi="Calibri" w:cs="Calibri"/>
          <w:kern w:val="14"/>
        </w:rPr>
        <w:t xml:space="preserve">Seller warrants that any Goods and processes purchased </w:t>
      </w:r>
      <w:r w:rsidR="00DD1732" w:rsidRPr="00366CE0">
        <w:rPr>
          <w:rFonts w:ascii="Calibri" w:hAnsi="Calibri" w:cs="Calibri"/>
          <w:kern w:val="14"/>
        </w:rPr>
        <w:t>under</w:t>
      </w:r>
      <w:r w:rsidR="00CA45CC" w:rsidRPr="00366CE0">
        <w:rPr>
          <w:rFonts w:ascii="Calibri" w:hAnsi="Calibri" w:cs="Calibri"/>
          <w:kern w:val="14"/>
        </w:rPr>
        <w:t xml:space="preserve"> </w:t>
      </w:r>
      <w:r w:rsidR="00132C90" w:rsidRPr="00366CE0">
        <w:rPr>
          <w:rFonts w:ascii="Calibri" w:hAnsi="Calibri" w:cs="Calibri"/>
          <w:kern w:val="14"/>
        </w:rPr>
        <w:t xml:space="preserve">this </w:t>
      </w:r>
      <w:r w:rsidR="00CA45CC" w:rsidRPr="00366CE0">
        <w:rPr>
          <w:rFonts w:ascii="Calibri" w:hAnsi="Calibri" w:cs="Calibri"/>
          <w:kern w:val="14"/>
        </w:rPr>
        <w:t xml:space="preserve">Agreement, and the sale and/or use thereof, will not infringe any </w:t>
      </w:r>
      <w:r w:rsidR="00DD1732" w:rsidRPr="00366CE0">
        <w:rPr>
          <w:rFonts w:ascii="Calibri" w:hAnsi="Calibri" w:cs="Calibri"/>
          <w:kern w:val="14"/>
        </w:rPr>
        <w:t>third</w:t>
      </w:r>
      <w:r w:rsidR="00AE1170">
        <w:rPr>
          <w:rFonts w:ascii="Calibri" w:hAnsi="Calibri" w:cs="Calibri"/>
          <w:kern w:val="14"/>
        </w:rPr>
        <w:t>-</w:t>
      </w:r>
      <w:r w:rsidR="00DD1732" w:rsidRPr="00366CE0">
        <w:rPr>
          <w:rFonts w:ascii="Calibri" w:hAnsi="Calibri" w:cs="Calibri"/>
          <w:kern w:val="14"/>
        </w:rPr>
        <w:t>party intellectual property right</w:t>
      </w:r>
      <w:r w:rsidR="00CA45CC" w:rsidRPr="00366CE0">
        <w:rPr>
          <w:rFonts w:ascii="Calibri" w:hAnsi="Calibri" w:cs="Calibri"/>
          <w:kern w:val="14"/>
        </w:rPr>
        <w:t xml:space="preserve">.  </w:t>
      </w:r>
      <w:r w:rsidRPr="00366CE0">
        <w:rPr>
          <w:rFonts w:ascii="Calibri" w:hAnsi="Calibri" w:cs="Calibri"/>
          <w:kern w:val="14"/>
        </w:rPr>
        <w:t xml:space="preserve">Seller </w:t>
      </w:r>
      <w:r w:rsidR="00AE1170">
        <w:rPr>
          <w:rFonts w:ascii="Calibri" w:hAnsi="Calibri" w:cs="Calibri"/>
          <w:kern w:val="14"/>
        </w:rPr>
        <w:t>must</w:t>
      </w:r>
      <w:r w:rsidR="00CA45CC" w:rsidRPr="00366CE0">
        <w:rPr>
          <w:rFonts w:ascii="Calibri" w:hAnsi="Calibri" w:cs="Calibri"/>
          <w:kern w:val="14"/>
        </w:rPr>
        <w:t xml:space="preserve"> defend and indemnify</w:t>
      </w:r>
      <w:r w:rsidRPr="00366CE0">
        <w:rPr>
          <w:rFonts w:ascii="Calibri" w:hAnsi="Calibri" w:cs="Calibri"/>
          <w:kern w:val="14"/>
        </w:rPr>
        <w:t xml:space="preserve"> </w:t>
      </w:r>
      <w:r w:rsidR="002F62C6" w:rsidRPr="00366CE0">
        <w:rPr>
          <w:rFonts w:ascii="Calibri" w:hAnsi="Calibri" w:cs="Calibri"/>
          <w:kern w:val="14"/>
        </w:rPr>
        <w:t>Buyer</w:t>
      </w:r>
      <w:r w:rsidR="00AE1170">
        <w:rPr>
          <w:rFonts w:ascii="Calibri" w:hAnsi="Calibri" w:cs="Calibri"/>
          <w:kern w:val="14"/>
        </w:rPr>
        <w:t>, to the fullest extent permitted by applicable law,</w:t>
      </w:r>
      <w:r w:rsidRPr="00366CE0">
        <w:rPr>
          <w:rFonts w:ascii="Calibri" w:hAnsi="Calibri" w:cs="Calibri"/>
          <w:kern w:val="14"/>
        </w:rPr>
        <w:t xml:space="preserve"> from and against all claims, damages, actions</w:t>
      </w:r>
      <w:r w:rsidR="009155DA">
        <w:rPr>
          <w:rFonts w:ascii="Calibri" w:hAnsi="Calibri" w:cs="Calibri"/>
          <w:kern w:val="14"/>
        </w:rPr>
        <w:t xml:space="preserve">, or </w:t>
      </w:r>
      <w:r w:rsidRPr="00366CE0">
        <w:rPr>
          <w:rFonts w:ascii="Calibri" w:hAnsi="Calibri" w:cs="Calibri"/>
          <w:kern w:val="14"/>
        </w:rPr>
        <w:t xml:space="preserve">causes of action at law or in equity, </w:t>
      </w:r>
      <w:r w:rsidR="00DD1732" w:rsidRPr="00366CE0">
        <w:rPr>
          <w:rFonts w:ascii="Calibri" w:hAnsi="Calibri" w:cs="Calibri"/>
          <w:kern w:val="14"/>
        </w:rPr>
        <w:t>including but not limited to</w:t>
      </w:r>
      <w:r w:rsidRPr="00366CE0">
        <w:rPr>
          <w:rFonts w:ascii="Calibri" w:hAnsi="Calibri" w:cs="Calibri"/>
          <w:kern w:val="14"/>
        </w:rPr>
        <w:t xml:space="preserve"> all expenses and </w:t>
      </w:r>
      <w:r w:rsidR="00DD1732" w:rsidRPr="00366CE0">
        <w:rPr>
          <w:rFonts w:ascii="Calibri" w:hAnsi="Calibri" w:cs="Calibri"/>
          <w:kern w:val="14"/>
        </w:rPr>
        <w:t xml:space="preserve">reasonable </w:t>
      </w:r>
      <w:r w:rsidRPr="00366CE0">
        <w:rPr>
          <w:rFonts w:ascii="Calibri" w:hAnsi="Calibri" w:cs="Calibri"/>
          <w:kern w:val="14"/>
        </w:rPr>
        <w:t>attorneys</w:t>
      </w:r>
      <w:r w:rsidR="0070676B" w:rsidRPr="00366CE0">
        <w:rPr>
          <w:rFonts w:ascii="Calibri" w:hAnsi="Calibri" w:cs="Calibri"/>
          <w:kern w:val="14"/>
        </w:rPr>
        <w:t>’</w:t>
      </w:r>
      <w:r w:rsidRPr="00366CE0">
        <w:rPr>
          <w:rFonts w:ascii="Calibri" w:hAnsi="Calibri" w:cs="Calibri"/>
          <w:kern w:val="14"/>
        </w:rPr>
        <w:t xml:space="preserve"> fees</w:t>
      </w:r>
      <w:r w:rsidR="003A6984" w:rsidRPr="00366CE0">
        <w:rPr>
          <w:rFonts w:ascii="Calibri" w:hAnsi="Calibri" w:cs="Calibri"/>
          <w:kern w:val="14"/>
        </w:rPr>
        <w:t>,</w:t>
      </w:r>
      <w:r w:rsidRPr="00366CE0">
        <w:rPr>
          <w:rFonts w:ascii="Calibri" w:hAnsi="Calibri" w:cs="Calibri"/>
          <w:kern w:val="14"/>
        </w:rPr>
        <w:t xml:space="preserve"> incident to any infringement or claimed infringement of any </w:t>
      </w:r>
      <w:r w:rsidR="00DD1732" w:rsidRPr="00366CE0">
        <w:rPr>
          <w:rFonts w:ascii="Calibri" w:hAnsi="Calibri" w:cs="Calibri"/>
          <w:kern w:val="14"/>
        </w:rPr>
        <w:t>intellectual property rights</w:t>
      </w:r>
      <w:r w:rsidRPr="00366CE0">
        <w:rPr>
          <w:rFonts w:ascii="Calibri" w:hAnsi="Calibri" w:cs="Calibri"/>
          <w:kern w:val="14"/>
        </w:rPr>
        <w:t xml:space="preserve"> arising from use or sale of Goods</w:t>
      </w:r>
      <w:r w:rsidR="00CF6655" w:rsidRPr="00366CE0">
        <w:rPr>
          <w:rFonts w:ascii="Calibri" w:hAnsi="Calibri" w:cs="Calibri"/>
          <w:kern w:val="14"/>
        </w:rPr>
        <w:t xml:space="preserve"> or performance of Services</w:t>
      </w:r>
      <w:r w:rsidRPr="00366CE0">
        <w:rPr>
          <w:rFonts w:ascii="Calibri" w:hAnsi="Calibri" w:cs="Calibri"/>
          <w:kern w:val="14"/>
        </w:rPr>
        <w:t xml:space="preserve">.  </w:t>
      </w:r>
      <w:r w:rsidR="006B4EC8" w:rsidRPr="00366CE0">
        <w:rPr>
          <w:rFonts w:ascii="Calibri" w:hAnsi="Calibri" w:cs="Calibri"/>
          <w:kern w:val="14"/>
        </w:rPr>
        <w:t>If</w:t>
      </w:r>
      <w:r w:rsidRPr="00366CE0">
        <w:rPr>
          <w:rFonts w:ascii="Calibri" w:hAnsi="Calibri" w:cs="Calibri"/>
          <w:kern w:val="14"/>
        </w:rPr>
        <w:t xml:space="preserve"> Seller provides any Goods or process to be </w:t>
      </w:r>
      <w:r w:rsidR="006B4EC8" w:rsidRPr="00366CE0">
        <w:rPr>
          <w:rFonts w:ascii="Calibri" w:hAnsi="Calibri" w:cs="Calibri"/>
          <w:kern w:val="14"/>
        </w:rPr>
        <w:t xml:space="preserve">used </w:t>
      </w:r>
      <w:r w:rsidRPr="00366CE0">
        <w:rPr>
          <w:rFonts w:ascii="Calibri" w:hAnsi="Calibri" w:cs="Calibri"/>
          <w:kern w:val="14"/>
        </w:rPr>
        <w:t xml:space="preserve">by </w:t>
      </w:r>
      <w:r w:rsidR="002F62C6" w:rsidRPr="00366CE0">
        <w:rPr>
          <w:rFonts w:ascii="Calibri" w:hAnsi="Calibri" w:cs="Calibri"/>
          <w:kern w:val="14"/>
        </w:rPr>
        <w:t>Buyer</w:t>
      </w:r>
      <w:r w:rsidRPr="00366CE0">
        <w:rPr>
          <w:rFonts w:ascii="Calibri" w:hAnsi="Calibri" w:cs="Calibri"/>
          <w:kern w:val="14"/>
        </w:rPr>
        <w:t xml:space="preserve"> </w:t>
      </w:r>
      <w:r w:rsidR="006B4EC8" w:rsidRPr="00366CE0">
        <w:rPr>
          <w:rFonts w:ascii="Calibri" w:hAnsi="Calibri" w:cs="Calibri"/>
          <w:kern w:val="14"/>
        </w:rPr>
        <w:t>after</w:t>
      </w:r>
      <w:r w:rsidRPr="00366CE0">
        <w:rPr>
          <w:rFonts w:ascii="Calibri" w:hAnsi="Calibri" w:cs="Calibri"/>
          <w:kern w:val="14"/>
        </w:rPr>
        <w:t xml:space="preserve"> Seller</w:t>
      </w:r>
      <w:r w:rsidR="0070676B" w:rsidRPr="00366CE0">
        <w:rPr>
          <w:rFonts w:ascii="Calibri" w:hAnsi="Calibri" w:cs="Calibri"/>
          <w:kern w:val="14"/>
        </w:rPr>
        <w:t>’</w:t>
      </w:r>
      <w:r w:rsidRPr="00366CE0">
        <w:rPr>
          <w:rFonts w:ascii="Calibri" w:hAnsi="Calibri" w:cs="Calibri"/>
          <w:kern w:val="14"/>
        </w:rPr>
        <w:t>s completion of Services, S</w:t>
      </w:r>
      <w:r w:rsidR="00CA45CC" w:rsidRPr="00366CE0">
        <w:rPr>
          <w:rFonts w:ascii="Calibri" w:hAnsi="Calibri" w:cs="Calibri"/>
          <w:kern w:val="14"/>
        </w:rPr>
        <w:t xml:space="preserve">eller </w:t>
      </w:r>
      <w:r w:rsidR="00D85D13" w:rsidRPr="00366CE0">
        <w:rPr>
          <w:rFonts w:ascii="Calibri" w:hAnsi="Calibri" w:cs="Calibri"/>
          <w:kern w:val="14"/>
        </w:rPr>
        <w:t>will</w:t>
      </w:r>
      <w:r w:rsidR="00CA45CC" w:rsidRPr="00366CE0">
        <w:rPr>
          <w:rFonts w:ascii="Calibri" w:hAnsi="Calibri" w:cs="Calibri"/>
          <w:kern w:val="14"/>
        </w:rPr>
        <w:t xml:space="preserve">, at no expense to </w:t>
      </w:r>
      <w:r w:rsidR="002F62C6" w:rsidRPr="00366CE0">
        <w:rPr>
          <w:rFonts w:ascii="Calibri" w:hAnsi="Calibri" w:cs="Calibri"/>
          <w:kern w:val="14"/>
        </w:rPr>
        <w:t>Buyer</w:t>
      </w:r>
      <w:r w:rsidRPr="00366CE0">
        <w:rPr>
          <w:rFonts w:ascii="Calibri" w:hAnsi="Calibri" w:cs="Calibri"/>
          <w:kern w:val="14"/>
        </w:rPr>
        <w:t xml:space="preserve">, provide to </w:t>
      </w:r>
      <w:r w:rsidR="002F62C6" w:rsidRPr="00366CE0">
        <w:rPr>
          <w:rFonts w:ascii="Calibri" w:hAnsi="Calibri" w:cs="Calibri"/>
          <w:kern w:val="14"/>
        </w:rPr>
        <w:t>Buyer</w:t>
      </w:r>
      <w:r w:rsidRPr="00366CE0">
        <w:rPr>
          <w:rFonts w:ascii="Calibri" w:hAnsi="Calibri" w:cs="Calibri"/>
          <w:kern w:val="14"/>
        </w:rPr>
        <w:t xml:space="preserve"> on final payment a paid-up, irrevocable</w:t>
      </w:r>
      <w:r w:rsidR="00D4742A" w:rsidRPr="00366CE0">
        <w:rPr>
          <w:rFonts w:ascii="Calibri" w:hAnsi="Calibri" w:cs="Calibri"/>
          <w:kern w:val="14"/>
        </w:rPr>
        <w:t>,</w:t>
      </w:r>
      <w:r w:rsidRPr="00366CE0">
        <w:rPr>
          <w:rFonts w:ascii="Calibri" w:hAnsi="Calibri" w:cs="Calibri"/>
          <w:kern w:val="14"/>
        </w:rPr>
        <w:t xml:space="preserve"> royalty-free</w:t>
      </w:r>
      <w:r w:rsidR="00D4742A" w:rsidRPr="00366CE0">
        <w:rPr>
          <w:rFonts w:ascii="Calibri" w:hAnsi="Calibri" w:cs="Calibri"/>
          <w:kern w:val="14"/>
        </w:rPr>
        <w:t>,</w:t>
      </w:r>
      <w:r w:rsidRPr="00366CE0">
        <w:rPr>
          <w:rFonts w:ascii="Calibri" w:hAnsi="Calibri" w:cs="Calibri"/>
          <w:kern w:val="14"/>
        </w:rPr>
        <w:t xml:space="preserve"> nonexclusive license to operate said Goods and/or perform said processes.  </w:t>
      </w:r>
      <w:r w:rsidR="006B4EC8" w:rsidRPr="00366CE0">
        <w:rPr>
          <w:rFonts w:ascii="Calibri" w:hAnsi="Calibri" w:cs="Calibri"/>
          <w:kern w:val="14"/>
        </w:rPr>
        <w:t xml:space="preserve">If </w:t>
      </w:r>
      <w:r w:rsidRPr="00366CE0">
        <w:rPr>
          <w:rFonts w:ascii="Calibri" w:hAnsi="Calibri" w:cs="Calibri"/>
          <w:kern w:val="14"/>
        </w:rPr>
        <w:t xml:space="preserve">Seller is unable to secure </w:t>
      </w:r>
      <w:r w:rsidR="00132C90" w:rsidRPr="00366CE0">
        <w:rPr>
          <w:rFonts w:ascii="Calibri" w:hAnsi="Calibri" w:cs="Calibri"/>
          <w:kern w:val="14"/>
        </w:rPr>
        <w:t xml:space="preserve">such </w:t>
      </w:r>
      <w:r w:rsidRPr="00366CE0">
        <w:rPr>
          <w:rFonts w:ascii="Calibri" w:hAnsi="Calibri" w:cs="Calibri"/>
          <w:kern w:val="14"/>
        </w:rPr>
        <w:t>license, S</w:t>
      </w:r>
      <w:r w:rsidR="00CA45CC" w:rsidRPr="00366CE0">
        <w:rPr>
          <w:rFonts w:ascii="Calibri" w:hAnsi="Calibri" w:cs="Calibri"/>
          <w:kern w:val="14"/>
        </w:rPr>
        <w:t xml:space="preserve">eller </w:t>
      </w:r>
      <w:r w:rsidR="00D85D13" w:rsidRPr="00366CE0">
        <w:rPr>
          <w:rFonts w:ascii="Calibri" w:hAnsi="Calibri" w:cs="Calibri"/>
          <w:kern w:val="14"/>
        </w:rPr>
        <w:t>will</w:t>
      </w:r>
      <w:r w:rsidR="00CA45CC" w:rsidRPr="00366CE0">
        <w:rPr>
          <w:rFonts w:ascii="Calibri" w:hAnsi="Calibri" w:cs="Calibri"/>
          <w:kern w:val="14"/>
        </w:rPr>
        <w:t xml:space="preserve">, at no expense to </w:t>
      </w:r>
      <w:r w:rsidR="002F62C6" w:rsidRPr="00366CE0">
        <w:rPr>
          <w:rFonts w:ascii="Calibri" w:hAnsi="Calibri" w:cs="Calibri"/>
          <w:kern w:val="14"/>
        </w:rPr>
        <w:t>Buyer</w:t>
      </w:r>
      <w:r w:rsidRPr="00366CE0">
        <w:rPr>
          <w:rFonts w:ascii="Calibri" w:hAnsi="Calibri" w:cs="Calibri"/>
          <w:kern w:val="14"/>
        </w:rPr>
        <w:t>, modify the Goods to render them non-infringing or r</w:t>
      </w:r>
      <w:r w:rsidR="00074B87" w:rsidRPr="00366CE0">
        <w:rPr>
          <w:rFonts w:ascii="Calibri" w:hAnsi="Calibri" w:cs="Calibri"/>
          <w:kern w:val="14"/>
        </w:rPr>
        <w:t>emove the</w:t>
      </w:r>
      <w:r w:rsidRPr="00366CE0">
        <w:rPr>
          <w:rFonts w:ascii="Calibri" w:hAnsi="Calibri" w:cs="Calibri"/>
          <w:kern w:val="14"/>
        </w:rPr>
        <w:t xml:space="preserve"> Goods and replace them with Goods which </w:t>
      </w:r>
      <w:r w:rsidR="00D85D13" w:rsidRPr="00366CE0">
        <w:rPr>
          <w:rFonts w:ascii="Calibri" w:hAnsi="Calibri" w:cs="Calibri"/>
          <w:kern w:val="14"/>
        </w:rPr>
        <w:t>will</w:t>
      </w:r>
      <w:r w:rsidRPr="00366CE0">
        <w:rPr>
          <w:rFonts w:ascii="Calibri" w:hAnsi="Calibri" w:cs="Calibri"/>
          <w:kern w:val="14"/>
        </w:rPr>
        <w:t xml:space="preserve"> not infringe any </w:t>
      </w:r>
      <w:r w:rsidR="001B71E2" w:rsidRPr="00366CE0">
        <w:rPr>
          <w:rFonts w:ascii="Calibri" w:hAnsi="Calibri" w:cs="Calibri"/>
          <w:kern w:val="14"/>
        </w:rPr>
        <w:t>intellectual property rights</w:t>
      </w:r>
      <w:r w:rsidR="003A6984" w:rsidRPr="00366CE0">
        <w:rPr>
          <w:rFonts w:ascii="Calibri" w:hAnsi="Calibri" w:cs="Calibri"/>
          <w:kern w:val="14"/>
        </w:rPr>
        <w:t>,</w:t>
      </w:r>
      <w:r w:rsidRPr="00366CE0">
        <w:rPr>
          <w:rFonts w:ascii="Calibri" w:hAnsi="Calibri" w:cs="Calibri"/>
          <w:kern w:val="14"/>
        </w:rPr>
        <w:t xml:space="preserve"> provided they continue to meet the specifications of this Agreement.</w:t>
      </w:r>
      <w:bookmarkEnd w:id="4"/>
    </w:p>
    <w:p w14:paraId="0A08C297" w14:textId="77777777" w:rsidR="00CF64C9" w:rsidRPr="00366CE0" w:rsidRDefault="00CF64C9" w:rsidP="000D0408">
      <w:pPr>
        <w:tabs>
          <w:tab w:val="left" w:pos="360"/>
        </w:tabs>
        <w:jc w:val="both"/>
        <w:rPr>
          <w:rFonts w:ascii="Calibri" w:hAnsi="Calibri" w:cs="Calibri"/>
          <w:kern w:val="14"/>
        </w:rPr>
      </w:pPr>
    </w:p>
    <w:p w14:paraId="0D1DCD6F" w14:textId="5F31B252" w:rsidR="00773DBB" w:rsidRPr="00366CE0" w:rsidRDefault="00773DBB"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INSURANCE</w:t>
      </w:r>
      <w:r w:rsidRPr="00366CE0">
        <w:rPr>
          <w:rFonts w:ascii="Calibri" w:hAnsi="Calibri" w:cs="Calibri"/>
          <w:kern w:val="14"/>
        </w:rPr>
        <w:t xml:space="preserve">:   </w:t>
      </w:r>
      <w:bookmarkStart w:id="5" w:name="_Hlk516736016"/>
      <w:r w:rsidRPr="00366CE0">
        <w:rPr>
          <w:rFonts w:ascii="Calibri" w:hAnsi="Calibri" w:cs="Calibri"/>
          <w:kern w:val="14"/>
        </w:rPr>
        <w:t xml:space="preserve">Seller </w:t>
      </w:r>
      <w:r w:rsidR="00D85D13" w:rsidRPr="00366CE0">
        <w:rPr>
          <w:rFonts w:ascii="Calibri" w:hAnsi="Calibri" w:cs="Calibri"/>
          <w:kern w:val="14"/>
        </w:rPr>
        <w:t>will</w:t>
      </w:r>
      <w:r w:rsidRPr="00366CE0">
        <w:rPr>
          <w:rFonts w:ascii="Calibri" w:hAnsi="Calibri" w:cs="Calibri"/>
          <w:kern w:val="14"/>
        </w:rPr>
        <w:t xml:space="preserve"> maintain and require its subcontractors to maintain in effect through the entire term of this Agreement insurance coverage (</w:t>
      </w:r>
      <w:r w:rsidR="00CC4582" w:rsidRPr="00366CE0">
        <w:rPr>
          <w:rFonts w:ascii="Calibri" w:hAnsi="Calibri" w:cs="Calibri"/>
          <w:kern w:val="14"/>
        </w:rPr>
        <w:t xml:space="preserve">in </w:t>
      </w:r>
      <w:r w:rsidRPr="00366CE0">
        <w:rPr>
          <w:rFonts w:ascii="Calibri" w:hAnsi="Calibri" w:cs="Calibri"/>
          <w:kern w:val="14"/>
        </w:rPr>
        <w:t xml:space="preserve">an </w:t>
      </w:r>
      <w:r w:rsidR="002D1E1A" w:rsidRPr="00366CE0">
        <w:rPr>
          <w:rFonts w:ascii="Calibri" w:hAnsi="Calibri" w:cs="Calibri"/>
          <w:kern w:val="14"/>
        </w:rPr>
        <w:t>“</w:t>
      </w:r>
      <w:r w:rsidRPr="00366CE0">
        <w:rPr>
          <w:rFonts w:ascii="Calibri" w:hAnsi="Calibri" w:cs="Calibri"/>
          <w:kern w:val="14"/>
        </w:rPr>
        <w:t>occurrence</w:t>
      </w:r>
      <w:r w:rsidR="002D1E1A" w:rsidRPr="00366CE0">
        <w:rPr>
          <w:rFonts w:ascii="Calibri" w:hAnsi="Calibri" w:cs="Calibri"/>
          <w:kern w:val="14"/>
        </w:rPr>
        <w:t>”</w:t>
      </w:r>
      <w:r w:rsidRPr="00366CE0">
        <w:rPr>
          <w:rFonts w:ascii="Calibri" w:hAnsi="Calibri" w:cs="Calibri"/>
          <w:kern w:val="14"/>
        </w:rPr>
        <w:t xml:space="preserve"> policy form) with insurance companies and in amount</w:t>
      </w:r>
      <w:r w:rsidR="00CC4582" w:rsidRPr="00366CE0">
        <w:rPr>
          <w:rFonts w:ascii="Calibri" w:hAnsi="Calibri" w:cs="Calibri"/>
          <w:kern w:val="14"/>
        </w:rPr>
        <w:t>s</w:t>
      </w:r>
      <w:r w:rsidRPr="00366CE0">
        <w:rPr>
          <w:rFonts w:ascii="Calibri" w:hAnsi="Calibri" w:cs="Calibri"/>
          <w:kern w:val="14"/>
        </w:rPr>
        <w:t xml:space="preserve"> satisfactory to </w:t>
      </w:r>
      <w:r w:rsidR="002F62C6" w:rsidRPr="00366CE0">
        <w:rPr>
          <w:rFonts w:ascii="Calibri" w:hAnsi="Calibri" w:cs="Calibri"/>
          <w:kern w:val="14"/>
        </w:rPr>
        <w:t>Buyer</w:t>
      </w:r>
      <w:r w:rsidRPr="00366CE0">
        <w:rPr>
          <w:rFonts w:ascii="Calibri" w:hAnsi="Calibri" w:cs="Calibri"/>
          <w:kern w:val="14"/>
        </w:rPr>
        <w:t xml:space="preserve"> in its sole discretion insuring: (a)  Seller</w:t>
      </w:r>
      <w:r w:rsidR="0070676B" w:rsidRPr="00366CE0">
        <w:rPr>
          <w:rFonts w:ascii="Calibri" w:hAnsi="Calibri" w:cs="Calibri"/>
          <w:kern w:val="14"/>
        </w:rPr>
        <w:t>’</w:t>
      </w:r>
      <w:r w:rsidRPr="00366CE0">
        <w:rPr>
          <w:rFonts w:ascii="Calibri" w:hAnsi="Calibri" w:cs="Calibri"/>
          <w:kern w:val="14"/>
        </w:rPr>
        <w:t>s indemnity obligations under this Agreement; (b)</w:t>
      </w:r>
      <w:r w:rsidR="00A45A8C" w:rsidRPr="00366CE0">
        <w:rPr>
          <w:rFonts w:ascii="Calibri" w:hAnsi="Calibri" w:cs="Calibri"/>
          <w:kern w:val="14"/>
        </w:rPr>
        <w:t xml:space="preserve"> </w:t>
      </w:r>
      <w:r w:rsidRPr="00366CE0">
        <w:rPr>
          <w:rFonts w:ascii="Calibri" w:hAnsi="Calibri" w:cs="Calibri"/>
          <w:kern w:val="14"/>
        </w:rPr>
        <w:t>workers</w:t>
      </w:r>
      <w:r w:rsidR="00CC4582" w:rsidRPr="00366CE0">
        <w:rPr>
          <w:rFonts w:ascii="Calibri" w:hAnsi="Calibri" w:cs="Calibri"/>
          <w:kern w:val="14"/>
        </w:rPr>
        <w:t>’</w:t>
      </w:r>
      <w:r w:rsidRPr="00366CE0">
        <w:rPr>
          <w:rFonts w:ascii="Calibri" w:hAnsi="Calibri" w:cs="Calibri"/>
          <w:kern w:val="14"/>
        </w:rPr>
        <w:t xml:space="preserve"> compensation for</w:t>
      </w:r>
      <w:r w:rsidR="00647877" w:rsidRPr="00366CE0">
        <w:rPr>
          <w:rFonts w:ascii="Calibri" w:hAnsi="Calibri" w:cs="Calibri"/>
          <w:kern w:val="14"/>
        </w:rPr>
        <w:t xml:space="preserve"> occupational </w:t>
      </w:r>
      <w:r w:rsidR="00B17BAF">
        <w:rPr>
          <w:rFonts w:ascii="Calibri" w:hAnsi="Calibri" w:cs="Calibri"/>
          <w:kern w:val="14"/>
        </w:rPr>
        <w:t xml:space="preserve">diseases and </w:t>
      </w:r>
      <w:r w:rsidR="00647877" w:rsidRPr="00366CE0">
        <w:rPr>
          <w:rFonts w:ascii="Calibri" w:hAnsi="Calibri" w:cs="Calibri"/>
          <w:kern w:val="14"/>
        </w:rPr>
        <w:t>I</w:t>
      </w:r>
      <w:r w:rsidRPr="00366CE0">
        <w:rPr>
          <w:rFonts w:ascii="Calibri" w:hAnsi="Calibri" w:cs="Calibri"/>
          <w:kern w:val="14"/>
        </w:rPr>
        <w:t xml:space="preserve">njuries sustained by </w:t>
      </w:r>
      <w:r w:rsidR="00B17BAF">
        <w:rPr>
          <w:rFonts w:ascii="Calibri" w:hAnsi="Calibri" w:cs="Calibri"/>
          <w:kern w:val="14"/>
        </w:rPr>
        <w:t xml:space="preserve">Seller’s </w:t>
      </w:r>
      <w:r w:rsidRPr="00366CE0">
        <w:rPr>
          <w:rFonts w:ascii="Calibri" w:hAnsi="Calibri" w:cs="Calibri"/>
          <w:kern w:val="14"/>
        </w:rPr>
        <w:t xml:space="preserve">employees </w:t>
      </w:r>
      <w:r w:rsidR="001B71E2" w:rsidRPr="00366CE0">
        <w:rPr>
          <w:rFonts w:ascii="Calibri" w:hAnsi="Calibri" w:cs="Calibri"/>
          <w:kern w:val="14"/>
        </w:rPr>
        <w:t>or</w:t>
      </w:r>
      <w:r w:rsidR="00994A8C" w:rsidRPr="00366CE0">
        <w:rPr>
          <w:rFonts w:ascii="Calibri" w:hAnsi="Calibri" w:cs="Calibri"/>
          <w:kern w:val="14"/>
        </w:rPr>
        <w:t xml:space="preserve"> </w:t>
      </w:r>
      <w:r w:rsidR="00B17BAF">
        <w:rPr>
          <w:rFonts w:ascii="Calibri" w:hAnsi="Calibri" w:cs="Calibri"/>
          <w:kern w:val="14"/>
        </w:rPr>
        <w:t xml:space="preserve">employees of </w:t>
      </w:r>
      <w:r w:rsidRPr="00366CE0">
        <w:rPr>
          <w:rFonts w:ascii="Calibri" w:hAnsi="Calibri" w:cs="Calibri"/>
          <w:kern w:val="14"/>
        </w:rPr>
        <w:t>its subcontracto</w:t>
      </w:r>
      <w:r w:rsidR="00A45A8C" w:rsidRPr="00366CE0">
        <w:rPr>
          <w:rFonts w:ascii="Calibri" w:hAnsi="Calibri" w:cs="Calibri"/>
          <w:kern w:val="14"/>
        </w:rPr>
        <w:t xml:space="preserve">rs as required by law; and (c) </w:t>
      </w:r>
      <w:r w:rsidRPr="00366CE0">
        <w:rPr>
          <w:rFonts w:ascii="Calibri" w:hAnsi="Calibri" w:cs="Calibri"/>
          <w:kern w:val="14"/>
        </w:rPr>
        <w:t>Seller</w:t>
      </w:r>
      <w:r w:rsidR="0070676B" w:rsidRPr="00366CE0">
        <w:rPr>
          <w:rFonts w:ascii="Calibri" w:hAnsi="Calibri" w:cs="Calibri"/>
          <w:kern w:val="14"/>
        </w:rPr>
        <w:t>’</w:t>
      </w:r>
      <w:r w:rsidRPr="00366CE0">
        <w:rPr>
          <w:rFonts w:ascii="Calibri" w:hAnsi="Calibri" w:cs="Calibri"/>
          <w:kern w:val="14"/>
        </w:rPr>
        <w:t xml:space="preserve">s and/or </w:t>
      </w:r>
      <w:r w:rsidR="002F62C6" w:rsidRPr="00366CE0">
        <w:rPr>
          <w:rFonts w:ascii="Calibri" w:hAnsi="Calibri" w:cs="Calibri"/>
          <w:kern w:val="14"/>
        </w:rPr>
        <w:t>Buyer</w:t>
      </w:r>
      <w:r w:rsidR="0070676B" w:rsidRPr="00366CE0">
        <w:rPr>
          <w:rFonts w:ascii="Calibri" w:hAnsi="Calibri" w:cs="Calibri"/>
          <w:kern w:val="14"/>
        </w:rPr>
        <w:t>’</w:t>
      </w:r>
      <w:r w:rsidRPr="00366CE0">
        <w:rPr>
          <w:rFonts w:ascii="Calibri" w:hAnsi="Calibri" w:cs="Calibri"/>
          <w:kern w:val="14"/>
        </w:rPr>
        <w:t xml:space="preserve">s liability </w:t>
      </w:r>
      <w:r w:rsidR="00647877" w:rsidRPr="00366CE0">
        <w:rPr>
          <w:rFonts w:ascii="Calibri" w:hAnsi="Calibri" w:cs="Calibri"/>
          <w:kern w:val="14"/>
        </w:rPr>
        <w:t>for property damage</w:t>
      </w:r>
      <w:r w:rsidR="001B71E2" w:rsidRPr="00366CE0">
        <w:rPr>
          <w:rFonts w:ascii="Calibri" w:hAnsi="Calibri" w:cs="Calibri"/>
          <w:kern w:val="14"/>
        </w:rPr>
        <w:t xml:space="preserve"> or</w:t>
      </w:r>
      <w:r w:rsidR="00647877" w:rsidRPr="00366CE0">
        <w:rPr>
          <w:rFonts w:ascii="Calibri" w:hAnsi="Calibri" w:cs="Calibri"/>
          <w:kern w:val="14"/>
        </w:rPr>
        <w:t xml:space="preserve"> I</w:t>
      </w:r>
      <w:r w:rsidRPr="00366CE0">
        <w:rPr>
          <w:rFonts w:ascii="Calibri" w:hAnsi="Calibri" w:cs="Calibri"/>
          <w:kern w:val="14"/>
        </w:rPr>
        <w:t xml:space="preserve">njuries sustained by any </w:t>
      </w:r>
      <w:r w:rsidR="00E254BA" w:rsidRPr="00366CE0">
        <w:rPr>
          <w:rFonts w:ascii="Calibri" w:hAnsi="Calibri" w:cs="Calibri"/>
          <w:kern w:val="14"/>
        </w:rPr>
        <w:t>person</w:t>
      </w:r>
      <w:r w:rsidRPr="00366CE0">
        <w:rPr>
          <w:rFonts w:ascii="Calibri" w:hAnsi="Calibri" w:cs="Calibri"/>
          <w:kern w:val="14"/>
        </w:rPr>
        <w:t xml:space="preserve">, including </w:t>
      </w:r>
      <w:r w:rsidR="00895349" w:rsidRPr="00366CE0">
        <w:rPr>
          <w:rFonts w:ascii="Calibri" w:hAnsi="Calibri" w:cs="Calibri"/>
          <w:kern w:val="14"/>
        </w:rPr>
        <w:t xml:space="preserve">Seller’s </w:t>
      </w:r>
      <w:r w:rsidRPr="00366CE0">
        <w:rPr>
          <w:rFonts w:ascii="Calibri" w:hAnsi="Calibri" w:cs="Calibri"/>
          <w:kern w:val="14"/>
        </w:rPr>
        <w:t>employees, which was in any manner caused by, arising from</w:t>
      </w:r>
      <w:r w:rsidR="009155DA">
        <w:rPr>
          <w:rFonts w:ascii="Calibri" w:hAnsi="Calibri" w:cs="Calibri"/>
          <w:kern w:val="14"/>
        </w:rPr>
        <w:t xml:space="preserve">, or </w:t>
      </w:r>
      <w:r w:rsidRPr="00366CE0">
        <w:rPr>
          <w:rFonts w:ascii="Calibri" w:hAnsi="Calibri" w:cs="Calibri"/>
          <w:kern w:val="14"/>
        </w:rPr>
        <w:t xml:space="preserve">related to Goods or Services performed by Seller and/or the condition of </w:t>
      </w:r>
      <w:r w:rsidR="002F62C6" w:rsidRPr="00366CE0">
        <w:rPr>
          <w:rFonts w:ascii="Calibri" w:hAnsi="Calibri" w:cs="Calibri"/>
          <w:kern w:val="14"/>
        </w:rPr>
        <w:t>Buyer</w:t>
      </w:r>
      <w:r w:rsidR="0070676B" w:rsidRPr="00366CE0">
        <w:rPr>
          <w:rFonts w:ascii="Calibri" w:hAnsi="Calibri" w:cs="Calibri"/>
          <w:kern w:val="14"/>
        </w:rPr>
        <w:t>’</w:t>
      </w:r>
      <w:r w:rsidRPr="00366CE0">
        <w:rPr>
          <w:rFonts w:ascii="Calibri" w:hAnsi="Calibri" w:cs="Calibri"/>
          <w:kern w:val="14"/>
        </w:rPr>
        <w:t>s land, buildings, equipment</w:t>
      </w:r>
      <w:r w:rsidR="009155DA">
        <w:rPr>
          <w:rFonts w:ascii="Calibri" w:hAnsi="Calibri" w:cs="Calibri"/>
          <w:kern w:val="14"/>
        </w:rPr>
        <w:t xml:space="preserve">, or </w:t>
      </w:r>
      <w:r w:rsidRPr="00366CE0">
        <w:rPr>
          <w:rFonts w:ascii="Calibri" w:hAnsi="Calibri" w:cs="Calibri"/>
          <w:kern w:val="14"/>
        </w:rPr>
        <w:t xml:space="preserve">vehicles, regardless of whether the alleged </w:t>
      </w:r>
      <w:r w:rsidR="00CC4582" w:rsidRPr="00366CE0">
        <w:rPr>
          <w:rFonts w:ascii="Calibri" w:hAnsi="Calibri" w:cs="Calibri"/>
          <w:kern w:val="14"/>
        </w:rPr>
        <w:t>I</w:t>
      </w:r>
      <w:r w:rsidRPr="00366CE0">
        <w:rPr>
          <w:rFonts w:ascii="Calibri" w:hAnsi="Calibri" w:cs="Calibri"/>
          <w:kern w:val="14"/>
        </w:rPr>
        <w:t xml:space="preserve">njury or damage was caused or alleged to be caused in whole or part by </w:t>
      </w:r>
      <w:r w:rsidR="002F62C6" w:rsidRPr="00366CE0">
        <w:rPr>
          <w:rFonts w:ascii="Calibri" w:hAnsi="Calibri" w:cs="Calibri"/>
          <w:kern w:val="14"/>
        </w:rPr>
        <w:t>Buyer</w:t>
      </w:r>
      <w:r w:rsidR="00994A8C" w:rsidRPr="00366CE0">
        <w:rPr>
          <w:rFonts w:ascii="Calibri" w:hAnsi="Calibri" w:cs="Calibri"/>
          <w:kern w:val="14"/>
        </w:rPr>
        <w:t>’s conduct</w:t>
      </w:r>
      <w:r w:rsidRPr="00366CE0">
        <w:rPr>
          <w:rFonts w:ascii="Calibri" w:hAnsi="Calibri" w:cs="Calibri"/>
          <w:kern w:val="14"/>
        </w:rPr>
        <w:t xml:space="preserve">.  </w:t>
      </w:r>
      <w:r w:rsidR="00DD1732" w:rsidRPr="00366CE0">
        <w:rPr>
          <w:rFonts w:ascii="Calibri" w:hAnsi="Calibri" w:cs="Calibri"/>
          <w:kern w:val="14"/>
        </w:rPr>
        <w:t xml:space="preserve">Before performing </w:t>
      </w:r>
      <w:r w:rsidR="00AB7A89" w:rsidRPr="00366CE0">
        <w:rPr>
          <w:rFonts w:ascii="Calibri" w:hAnsi="Calibri" w:cs="Calibri"/>
          <w:kern w:val="14"/>
        </w:rPr>
        <w:t>any Services, Seller will furnish certificates of insurance in the standard ACORD form showing “</w:t>
      </w:r>
      <w:r w:rsidR="00F072B3">
        <w:rPr>
          <w:rFonts w:ascii="Calibri" w:hAnsi="Calibri" w:cs="Arial"/>
          <w:kern w:val="14"/>
        </w:rPr>
        <w:t>Amerex Corporation,</w:t>
      </w:r>
      <w:r w:rsidR="00AB7A89" w:rsidRPr="00366CE0">
        <w:rPr>
          <w:rFonts w:ascii="Calibri" w:hAnsi="Calibri" w:cs="Calibri"/>
          <w:kern w:val="14"/>
        </w:rPr>
        <w:t xml:space="preserve"> its</w:t>
      </w:r>
      <w:r w:rsidR="00F072B3">
        <w:rPr>
          <w:rFonts w:ascii="Calibri" w:hAnsi="Calibri" w:cs="Arial"/>
          <w:kern w:val="14"/>
        </w:rPr>
        <w:t xml:space="preserve"> parent,</w:t>
      </w:r>
      <w:r w:rsidR="00AB7A89" w:rsidRPr="00366CE0">
        <w:rPr>
          <w:rFonts w:ascii="Calibri" w:hAnsi="Calibri" w:cs="Calibri"/>
          <w:kern w:val="14"/>
        </w:rPr>
        <w:t xml:space="preserve"> divisions and subsidiaries” as certificate holder and including</w:t>
      </w:r>
      <w:r w:rsidR="00B17BAF">
        <w:rPr>
          <w:rFonts w:ascii="Calibri" w:hAnsi="Calibri" w:cs="Calibri"/>
          <w:kern w:val="14"/>
        </w:rPr>
        <w:t xml:space="preserve"> a</w:t>
      </w:r>
      <w:r w:rsidR="00AB7A89" w:rsidRPr="00366CE0">
        <w:rPr>
          <w:rFonts w:ascii="Calibri" w:hAnsi="Calibri" w:cs="Calibri"/>
          <w:kern w:val="14"/>
        </w:rPr>
        <w:t xml:space="preserve">:  (i) statement that notice of cancellation will be provided in accordance with </w:t>
      </w:r>
      <w:r w:rsidR="00B17BAF">
        <w:rPr>
          <w:rFonts w:ascii="Calibri" w:hAnsi="Calibri" w:cs="Calibri"/>
          <w:kern w:val="14"/>
        </w:rPr>
        <w:t xml:space="preserve">insurance </w:t>
      </w:r>
      <w:r w:rsidR="00AB7A89" w:rsidRPr="00366CE0">
        <w:rPr>
          <w:rFonts w:ascii="Calibri" w:hAnsi="Calibri" w:cs="Calibri"/>
          <w:kern w:val="14"/>
        </w:rPr>
        <w:t xml:space="preserve">policy provisions; (ii) statement that the certificate holder is </w:t>
      </w:r>
      <w:r w:rsidR="00916738" w:rsidRPr="00366CE0">
        <w:rPr>
          <w:rFonts w:ascii="Calibri" w:hAnsi="Calibri" w:cs="Calibri"/>
          <w:kern w:val="14"/>
        </w:rPr>
        <w:t>additional insured on the policies</w:t>
      </w:r>
      <w:r w:rsidR="00820F6B" w:rsidRPr="00366CE0">
        <w:rPr>
          <w:rFonts w:ascii="Calibri" w:hAnsi="Calibri" w:cs="Calibri"/>
          <w:kern w:val="14"/>
        </w:rPr>
        <w:t xml:space="preserve"> for occurrences arising from or related to the Goods or Services; and (iii)</w:t>
      </w:r>
      <w:r w:rsidRPr="00366CE0">
        <w:rPr>
          <w:rFonts w:ascii="Calibri" w:hAnsi="Calibri" w:cs="Calibri"/>
          <w:kern w:val="14"/>
        </w:rPr>
        <w:t xml:space="preserve"> </w:t>
      </w:r>
      <w:r w:rsidR="00B17BAF">
        <w:rPr>
          <w:rFonts w:ascii="Calibri" w:hAnsi="Calibri" w:cs="Calibri"/>
          <w:kern w:val="14"/>
        </w:rPr>
        <w:t>w</w:t>
      </w:r>
      <w:r w:rsidR="00820F6B" w:rsidRPr="00366CE0">
        <w:rPr>
          <w:rFonts w:ascii="Calibri" w:hAnsi="Calibri" w:cs="Calibri"/>
          <w:kern w:val="14"/>
        </w:rPr>
        <w:t>aiver of all rights of subrogation against the certificate holder</w:t>
      </w:r>
      <w:r w:rsidRPr="00366CE0">
        <w:rPr>
          <w:rFonts w:ascii="Calibri" w:hAnsi="Calibri" w:cs="Calibri"/>
          <w:kern w:val="14"/>
        </w:rPr>
        <w:t xml:space="preserve">.  </w:t>
      </w:r>
      <w:r w:rsidR="00132C90" w:rsidRPr="00366CE0">
        <w:rPr>
          <w:rFonts w:ascii="Calibri" w:hAnsi="Calibri" w:cs="Calibri"/>
          <w:kern w:val="14"/>
        </w:rPr>
        <w:t>P</w:t>
      </w:r>
      <w:r w:rsidR="00B10611" w:rsidRPr="00366CE0">
        <w:rPr>
          <w:rFonts w:ascii="Calibri" w:hAnsi="Calibri" w:cs="Calibri"/>
          <w:kern w:val="14"/>
        </w:rPr>
        <w:t xml:space="preserve">olicies maintained </w:t>
      </w:r>
      <w:r w:rsidR="00DD1732" w:rsidRPr="00366CE0">
        <w:rPr>
          <w:rFonts w:ascii="Calibri" w:hAnsi="Calibri" w:cs="Calibri"/>
          <w:kern w:val="14"/>
        </w:rPr>
        <w:t>under</w:t>
      </w:r>
      <w:r w:rsidR="00B10611" w:rsidRPr="00366CE0">
        <w:rPr>
          <w:rFonts w:ascii="Calibri" w:hAnsi="Calibri" w:cs="Calibri"/>
          <w:kern w:val="14"/>
        </w:rPr>
        <w:t xml:space="preserve"> this </w:t>
      </w:r>
      <w:r w:rsidR="00144C4A" w:rsidRPr="00366CE0">
        <w:rPr>
          <w:rFonts w:ascii="Calibri" w:hAnsi="Calibri" w:cs="Calibri"/>
          <w:kern w:val="14"/>
        </w:rPr>
        <w:t>Section</w:t>
      </w:r>
      <w:r w:rsidR="00B10611" w:rsidRPr="00366CE0">
        <w:rPr>
          <w:rFonts w:ascii="Calibri" w:hAnsi="Calibri" w:cs="Calibri"/>
          <w:kern w:val="14"/>
        </w:rPr>
        <w:t xml:space="preserve"> </w:t>
      </w:r>
      <w:r w:rsidR="00D85D13" w:rsidRPr="00366CE0">
        <w:rPr>
          <w:rFonts w:ascii="Calibri" w:hAnsi="Calibri" w:cs="Calibri"/>
          <w:kern w:val="14"/>
        </w:rPr>
        <w:t>will</w:t>
      </w:r>
      <w:r w:rsidR="00B10611" w:rsidRPr="00366CE0">
        <w:rPr>
          <w:rFonts w:ascii="Calibri" w:hAnsi="Calibri" w:cs="Calibri"/>
          <w:kern w:val="14"/>
        </w:rPr>
        <w:t xml:space="preserve"> be primary, not excess or</w:t>
      </w:r>
      <w:r w:rsidR="00741C1C" w:rsidRPr="00366CE0">
        <w:rPr>
          <w:rFonts w:ascii="Calibri" w:hAnsi="Calibri" w:cs="Calibri"/>
          <w:kern w:val="14"/>
        </w:rPr>
        <w:t xml:space="preserve"> contributory,</w:t>
      </w:r>
      <w:r w:rsidR="003C01FA" w:rsidRPr="00366CE0">
        <w:rPr>
          <w:rFonts w:ascii="Calibri" w:hAnsi="Calibri" w:cs="Calibri"/>
          <w:kern w:val="14"/>
        </w:rPr>
        <w:t xml:space="preserve"> </w:t>
      </w:r>
      <w:r w:rsidR="00741C1C" w:rsidRPr="00366CE0">
        <w:rPr>
          <w:rFonts w:ascii="Calibri" w:hAnsi="Calibri" w:cs="Calibri"/>
          <w:kern w:val="14"/>
        </w:rPr>
        <w:t>to</w:t>
      </w:r>
      <w:r w:rsidR="00B10611" w:rsidRPr="00366CE0">
        <w:rPr>
          <w:rFonts w:ascii="Calibri" w:hAnsi="Calibri" w:cs="Calibri"/>
          <w:kern w:val="14"/>
        </w:rPr>
        <w:t xml:space="preserve"> any other </w:t>
      </w:r>
      <w:r w:rsidR="008562A5" w:rsidRPr="00366CE0">
        <w:rPr>
          <w:rFonts w:ascii="Calibri" w:hAnsi="Calibri" w:cs="Calibri"/>
          <w:kern w:val="14"/>
        </w:rPr>
        <w:t xml:space="preserve">applicable </w:t>
      </w:r>
      <w:r w:rsidR="00B10611" w:rsidRPr="00366CE0">
        <w:rPr>
          <w:rFonts w:ascii="Calibri" w:hAnsi="Calibri" w:cs="Calibri"/>
          <w:kern w:val="14"/>
        </w:rPr>
        <w:t xml:space="preserve">policies </w:t>
      </w:r>
      <w:r w:rsidR="002F62C6" w:rsidRPr="00366CE0">
        <w:rPr>
          <w:rFonts w:ascii="Calibri" w:hAnsi="Calibri" w:cs="Calibri"/>
          <w:kern w:val="14"/>
        </w:rPr>
        <w:t>Buyer</w:t>
      </w:r>
      <w:r w:rsidR="00B10611" w:rsidRPr="00366CE0">
        <w:rPr>
          <w:rFonts w:ascii="Calibri" w:hAnsi="Calibri" w:cs="Calibri"/>
          <w:kern w:val="14"/>
        </w:rPr>
        <w:t xml:space="preserve"> might have.  The insurance </w:t>
      </w:r>
      <w:r w:rsidR="0047632C" w:rsidRPr="00366CE0">
        <w:rPr>
          <w:rFonts w:ascii="Calibri" w:hAnsi="Calibri" w:cs="Calibri"/>
          <w:kern w:val="14"/>
        </w:rPr>
        <w:t>required by</w:t>
      </w:r>
      <w:r w:rsidR="00B10611" w:rsidRPr="00366CE0">
        <w:rPr>
          <w:rFonts w:ascii="Calibri" w:hAnsi="Calibri" w:cs="Calibri"/>
          <w:kern w:val="14"/>
        </w:rPr>
        <w:t xml:space="preserve"> this </w:t>
      </w:r>
      <w:r w:rsidR="00144C4A" w:rsidRPr="00366CE0">
        <w:rPr>
          <w:rFonts w:ascii="Calibri" w:hAnsi="Calibri" w:cs="Calibri"/>
          <w:kern w:val="14"/>
        </w:rPr>
        <w:t>Section</w:t>
      </w:r>
      <w:r w:rsidR="00B10611" w:rsidRPr="00366CE0">
        <w:rPr>
          <w:rFonts w:ascii="Calibri" w:hAnsi="Calibri" w:cs="Calibri"/>
          <w:kern w:val="14"/>
        </w:rPr>
        <w:t xml:space="preserve"> </w:t>
      </w:r>
      <w:r w:rsidR="00D85D13" w:rsidRPr="00366CE0">
        <w:rPr>
          <w:rFonts w:ascii="Calibri" w:hAnsi="Calibri" w:cs="Calibri"/>
          <w:kern w:val="14"/>
        </w:rPr>
        <w:t>will</w:t>
      </w:r>
      <w:r w:rsidR="00B10611" w:rsidRPr="00366CE0">
        <w:rPr>
          <w:rFonts w:ascii="Calibri" w:hAnsi="Calibri" w:cs="Calibri"/>
          <w:kern w:val="14"/>
        </w:rPr>
        <w:t xml:space="preserve"> not limit Seller</w:t>
      </w:r>
      <w:r w:rsidR="0070676B" w:rsidRPr="00366CE0">
        <w:rPr>
          <w:rFonts w:ascii="Calibri" w:hAnsi="Calibri" w:cs="Calibri"/>
          <w:kern w:val="14"/>
        </w:rPr>
        <w:t>’</w:t>
      </w:r>
      <w:r w:rsidR="00B10611" w:rsidRPr="00366CE0">
        <w:rPr>
          <w:rFonts w:ascii="Calibri" w:hAnsi="Calibri" w:cs="Calibri"/>
          <w:kern w:val="14"/>
        </w:rPr>
        <w:t xml:space="preserve">s liability to </w:t>
      </w:r>
      <w:r w:rsidR="002F62C6" w:rsidRPr="00366CE0">
        <w:rPr>
          <w:rFonts w:ascii="Calibri" w:hAnsi="Calibri" w:cs="Calibri"/>
          <w:kern w:val="14"/>
        </w:rPr>
        <w:t>Buyer</w:t>
      </w:r>
      <w:r w:rsidR="00B10611" w:rsidRPr="00366CE0">
        <w:rPr>
          <w:rFonts w:ascii="Calibri" w:hAnsi="Calibri" w:cs="Calibri"/>
          <w:kern w:val="14"/>
        </w:rPr>
        <w:t xml:space="preserve"> under this</w:t>
      </w:r>
      <w:r w:rsidR="008562A5" w:rsidRPr="00366CE0">
        <w:rPr>
          <w:rFonts w:ascii="Calibri" w:hAnsi="Calibri" w:cs="Calibri"/>
          <w:kern w:val="14"/>
        </w:rPr>
        <w:t xml:space="preserve"> Agreement or limit</w:t>
      </w:r>
      <w:r w:rsidR="00B10611" w:rsidRPr="00366CE0">
        <w:rPr>
          <w:rFonts w:ascii="Calibri" w:hAnsi="Calibri" w:cs="Calibri"/>
          <w:kern w:val="14"/>
        </w:rPr>
        <w:t xml:space="preserve"> the rights or remedies available to </w:t>
      </w:r>
      <w:r w:rsidR="002F62C6" w:rsidRPr="00366CE0">
        <w:rPr>
          <w:rFonts w:ascii="Calibri" w:hAnsi="Calibri" w:cs="Calibri"/>
          <w:kern w:val="14"/>
        </w:rPr>
        <w:t>Buyer</w:t>
      </w:r>
      <w:r w:rsidR="00B10611" w:rsidRPr="00366CE0">
        <w:rPr>
          <w:rFonts w:ascii="Calibri" w:hAnsi="Calibri" w:cs="Calibri"/>
          <w:kern w:val="14"/>
        </w:rPr>
        <w:t xml:space="preserve"> at law or</w:t>
      </w:r>
      <w:r w:rsidR="00CD1EEA" w:rsidRPr="00366CE0">
        <w:rPr>
          <w:rFonts w:ascii="Calibri" w:hAnsi="Calibri" w:cs="Calibri"/>
          <w:kern w:val="14"/>
        </w:rPr>
        <w:t xml:space="preserve"> in</w:t>
      </w:r>
      <w:r w:rsidR="00B10611" w:rsidRPr="00366CE0">
        <w:rPr>
          <w:rFonts w:ascii="Calibri" w:hAnsi="Calibri" w:cs="Calibri"/>
          <w:kern w:val="14"/>
        </w:rPr>
        <w:t xml:space="preserve"> equity.</w:t>
      </w:r>
      <w:bookmarkEnd w:id="5"/>
    </w:p>
    <w:p w14:paraId="4B5EE61A" w14:textId="77777777" w:rsidR="00CF64C9" w:rsidRPr="00366CE0" w:rsidRDefault="00CF64C9" w:rsidP="000D0408">
      <w:pPr>
        <w:tabs>
          <w:tab w:val="left" w:pos="360"/>
        </w:tabs>
        <w:jc w:val="both"/>
        <w:rPr>
          <w:rFonts w:ascii="Calibri" w:hAnsi="Calibri" w:cs="Calibri"/>
          <w:kern w:val="14"/>
        </w:rPr>
      </w:pPr>
    </w:p>
    <w:p w14:paraId="12AE57ED" w14:textId="4A600D97" w:rsidR="00E11C66" w:rsidRPr="00366CE0" w:rsidRDefault="00E11C66"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WARRANTIES AND GUARANTEES</w:t>
      </w:r>
      <w:r w:rsidRPr="00366CE0">
        <w:rPr>
          <w:rFonts w:ascii="Calibri" w:hAnsi="Calibri" w:cs="Calibri"/>
          <w:kern w:val="14"/>
        </w:rPr>
        <w:t xml:space="preserve">: Seller warrants that it has clear title to all Goods </w:t>
      </w:r>
      <w:r w:rsidR="00B17BAF">
        <w:rPr>
          <w:rFonts w:ascii="Calibri" w:hAnsi="Calibri" w:cs="Calibri"/>
          <w:kern w:val="14"/>
        </w:rPr>
        <w:t>provided</w:t>
      </w:r>
      <w:r w:rsidRPr="00366CE0">
        <w:rPr>
          <w:rFonts w:ascii="Calibri" w:hAnsi="Calibri" w:cs="Calibri"/>
          <w:kern w:val="14"/>
        </w:rPr>
        <w:t xml:space="preserve"> and that they are free of all liens, </w:t>
      </w:r>
      <w:r w:rsidR="00F31EB8" w:rsidRPr="00366CE0">
        <w:rPr>
          <w:rFonts w:ascii="Calibri" w:hAnsi="Calibri" w:cs="Calibri"/>
          <w:kern w:val="14"/>
        </w:rPr>
        <w:t>encumbrances,</w:t>
      </w:r>
      <w:r w:rsidRPr="00366CE0">
        <w:rPr>
          <w:rFonts w:ascii="Calibri" w:hAnsi="Calibri" w:cs="Calibri"/>
          <w:kern w:val="14"/>
        </w:rPr>
        <w:t xml:space="preserve"> and security interests.  Unless Buyer</w:t>
      </w:r>
      <w:r w:rsidR="00B17BAF">
        <w:rPr>
          <w:rFonts w:ascii="Calibri" w:hAnsi="Calibri" w:cs="Calibri"/>
          <w:kern w:val="14"/>
        </w:rPr>
        <w:t xml:space="preserve"> specifies otherwise in writing</w:t>
      </w:r>
      <w:r w:rsidRPr="00366CE0">
        <w:rPr>
          <w:rFonts w:ascii="Calibri" w:hAnsi="Calibri" w:cs="Calibri"/>
          <w:kern w:val="14"/>
        </w:rPr>
        <w:t>, all Goods provided by Seller will be new.  In addition to all warranties prescribed by law or given by Seller, all Goods and Services (including any approved samples) will be of good quality, conform to the requirements of this Agreement and Buyer’s specifications, descriptions</w:t>
      </w:r>
      <w:r w:rsidR="00B17BAF">
        <w:rPr>
          <w:rFonts w:ascii="Calibri" w:hAnsi="Calibri" w:cs="Calibri"/>
          <w:kern w:val="14"/>
        </w:rPr>
        <w:t>,</w:t>
      </w:r>
      <w:r w:rsidRPr="00366CE0">
        <w:rPr>
          <w:rFonts w:ascii="Calibri" w:hAnsi="Calibri" w:cs="Calibri"/>
          <w:kern w:val="14"/>
        </w:rPr>
        <w:t xml:space="preserve"> and drawings, be merchantable and fit for Buyer’s intended use</w:t>
      </w:r>
      <w:r w:rsidR="009155DA">
        <w:rPr>
          <w:rFonts w:ascii="Calibri" w:hAnsi="Calibri" w:cs="Calibri"/>
          <w:kern w:val="14"/>
        </w:rPr>
        <w:t>, and</w:t>
      </w:r>
      <w:r w:rsidRPr="00366CE0">
        <w:rPr>
          <w:rFonts w:ascii="Calibri" w:hAnsi="Calibri" w:cs="Calibri"/>
          <w:kern w:val="14"/>
        </w:rPr>
        <w:t xml:space="preserve"> be free from defects in design, material</w:t>
      </w:r>
      <w:r w:rsidR="009155DA">
        <w:rPr>
          <w:rFonts w:ascii="Calibri" w:hAnsi="Calibri" w:cs="Calibri"/>
          <w:kern w:val="14"/>
        </w:rPr>
        <w:t>, and</w:t>
      </w:r>
      <w:r w:rsidRPr="00366CE0">
        <w:rPr>
          <w:rFonts w:ascii="Calibri" w:hAnsi="Calibri" w:cs="Calibri"/>
          <w:kern w:val="14"/>
        </w:rPr>
        <w:t xml:space="preserve"> workmanship.  All Services provided by Seller will be performed by </w:t>
      </w:r>
      <w:r w:rsidR="00BA4CD5" w:rsidRPr="00366CE0">
        <w:rPr>
          <w:rFonts w:ascii="Calibri" w:hAnsi="Calibri" w:cs="Calibri"/>
          <w:kern w:val="14"/>
        </w:rPr>
        <w:t xml:space="preserve">appropriately </w:t>
      </w:r>
      <w:r w:rsidRPr="00366CE0">
        <w:rPr>
          <w:rFonts w:ascii="Calibri" w:hAnsi="Calibri" w:cs="Calibri"/>
          <w:kern w:val="14"/>
        </w:rPr>
        <w:t>qualified and competent personnel in a professional manner using the highest standards of quality and workmanship.  If Seller encounters unknown or latent conditions which could impair the performance or quality of Goods or Services, Seller will give immediate notice of the nature of such condition to Buyer.  Seller will obtain from subcontractors and vendors</w:t>
      </w:r>
      <w:r w:rsidR="00957271" w:rsidRPr="00366CE0">
        <w:rPr>
          <w:rFonts w:ascii="Calibri" w:hAnsi="Calibri" w:cs="Calibri"/>
          <w:kern w:val="14"/>
        </w:rPr>
        <w:t>, for Buyer’s benefit,</w:t>
      </w:r>
      <w:r w:rsidRPr="00366CE0">
        <w:rPr>
          <w:rFonts w:ascii="Calibri" w:hAnsi="Calibri" w:cs="Calibri"/>
          <w:kern w:val="14"/>
        </w:rPr>
        <w:t xml:space="preserve"> all available warranties and guarantees with respect to design, materials, workmanship, equipment</w:t>
      </w:r>
      <w:r w:rsidR="009155DA">
        <w:rPr>
          <w:rFonts w:ascii="Calibri" w:hAnsi="Calibri" w:cs="Calibri"/>
          <w:kern w:val="14"/>
        </w:rPr>
        <w:t>, and</w:t>
      </w:r>
      <w:r w:rsidRPr="00366CE0">
        <w:rPr>
          <w:rFonts w:ascii="Calibri" w:hAnsi="Calibri" w:cs="Calibri"/>
          <w:kern w:val="14"/>
        </w:rPr>
        <w:t xml:space="preserve"> supplies </w:t>
      </w:r>
      <w:r w:rsidR="00B17BAF">
        <w:rPr>
          <w:rFonts w:ascii="Calibri" w:hAnsi="Calibri" w:cs="Calibri"/>
          <w:kern w:val="14"/>
        </w:rPr>
        <w:t>provided</w:t>
      </w:r>
      <w:r w:rsidRPr="00366CE0">
        <w:rPr>
          <w:rFonts w:ascii="Calibri" w:hAnsi="Calibri" w:cs="Calibri"/>
          <w:kern w:val="14"/>
        </w:rPr>
        <w:t xml:space="preserve">.  </w:t>
      </w:r>
      <w:r w:rsidR="00957271" w:rsidRPr="00366CE0">
        <w:rPr>
          <w:rFonts w:ascii="Calibri" w:hAnsi="Calibri" w:cs="Calibri"/>
          <w:kern w:val="14"/>
        </w:rPr>
        <w:t xml:space="preserve">If </w:t>
      </w:r>
      <w:r w:rsidRPr="00366CE0">
        <w:rPr>
          <w:rFonts w:ascii="Calibri" w:hAnsi="Calibri" w:cs="Calibri"/>
          <w:kern w:val="14"/>
        </w:rPr>
        <w:t>a subcontractor or vendor seek</w:t>
      </w:r>
      <w:r w:rsidR="00957271" w:rsidRPr="00366CE0">
        <w:rPr>
          <w:rFonts w:ascii="Calibri" w:hAnsi="Calibri" w:cs="Calibri"/>
          <w:kern w:val="14"/>
        </w:rPr>
        <w:t>s</w:t>
      </w:r>
      <w:r w:rsidRPr="00366CE0">
        <w:rPr>
          <w:rFonts w:ascii="Calibri" w:hAnsi="Calibri" w:cs="Calibri"/>
          <w:kern w:val="14"/>
        </w:rPr>
        <w:t xml:space="preserve"> to defend on grounds that Seller committed error, Buyer may enforce this warranty against Seller and Seller will resolve all such issues with the subcontractor/vendor.  This warranty will survive Buyer’s acceptance of Goods or Services.</w:t>
      </w:r>
    </w:p>
    <w:p w14:paraId="456FE8D4" w14:textId="77777777" w:rsidR="00E11C66" w:rsidRPr="00366CE0" w:rsidRDefault="00E11C66" w:rsidP="000D0408">
      <w:pPr>
        <w:tabs>
          <w:tab w:val="left" w:pos="360"/>
        </w:tabs>
        <w:jc w:val="both"/>
        <w:rPr>
          <w:rFonts w:ascii="Calibri" w:hAnsi="Calibri" w:cs="Calibri"/>
          <w:kern w:val="14"/>
        </w:rPr>
      </w:pPr>
    </w:p>
    <w:p w14:paraId="7143DCA9" w14:textId="6A433C07" w:rsidR="008A4231" w:rsidRPr="001C1B55" w:rsidRDefault="00773DBB" w:rsidP="000D0408">
      <w:pPr>
        <w:numPr>
          <w:ilvl w:val="0"/>
          <w:numId w:val="1"/>
        </w:numPr>
        <w:tabs>
          <w:tab w:val="left" w:pos="360"/>
        </w:tabs>
        <w:ind w:left="0" w:firstLine="0"/>
        <w:jc w:val="both"/>
        <w:rPr>
          <w:rFonts w:asciiTheme="minorHAnsi" w:hAnsiTheme="minorHAnsi"/>
          <w:kern w:val="14"/>
        </w:rPr>
      </w:pPr>
      <w:r w:rsidRPr="001C1B55">
        <w:rPr>
          <w:rFonts w:ascii="Calibri" w:hAnsi="Calibri"/>
          <w:b/>
          <w:kern w:val="14"/>
          <w:u w:val="single"/>
        </w:rPr>
        <w:t>DEFAULT; REMEDIES</w:t>
      </w:r>
      <w:r w:rsidRPr="00366CE0">
        <w:rPr>
          <w:rFonts w:ascii="Calibri" w:hAnsi="Calibri" w:cs="Calibri"/>
          <w:kern w:val="14"/>
        </w:rPr>
        <w:t xml:space="preserve">:  </w:t>
      </w:r>
      <w:bookmarkStart w:id="6" w:name="_Hlk516736098"/>
      <w:r w:rsidR="00074B87" w:rsidRPr="00366CE0">
        <w:rPr>
          <w:rFonts w:ascii="Calibri" w:hAnsi="Calibri" w:cs="Calibri"/>
          <w:kern w:val="14"/>
        </w:rPr>
        <w:t>Each of t</w:t>
      </w:r>
      <w:r w:rsidRPr="00366CE0">
        <w:rPr>
          <w:rFonts w:ascii="Calibri" w:hAnsi="Calibri" w:cs="Calibri"/>
          <w:kern w:val="14"/>
        </w:rPr>
        <w:t>he following constitute</w:t>
      </w:r>
      <w:r w:rsidR="00BA4CD5" w:rsidRPr="00366CE0">
        <w:rPr>
          <w:rFonts w:ascii="Calibri" w:hAnsi="Calibri" w:cs="Calibri"/>
          <w:kern w:val="14"/>
        </w:rPr>
        <w:t>s</w:t>
      </w:r>
      <w:r w:rsidRPr="00366CE0">
        <w:rPr>
          <w:rFonts w:ascii="Calibri" w:hAnsi="Calibri" w:cs="Calibri"/>
          <w:kern w:val="14"/>
        </w:rPr>
        <w:t xml:space="preserve"> </w:t>
      </w:r>
      <w:r w:rsidR="00074B87" w:rsidRPr="00366CE0">
        <w:rPr>
          <w:rFonts w:ascii="Calibri" w:hAnsi="Calibri" w:cs="Calibri"/>
          <w:kern w:val="14"/>
        </w:rPr>
        <w:t xml:space="preserve">an </w:t>
      </w:r>
      <w:r w:rsidR="00E33ADE" w:rsidRPr="00366CE0">
        <w:rPr>
          <w:rFonts w:ascii="Calibri" w:hAnsi="Calibri" w:cs="Calibri"/>
          <w:kern w:val="14"/>
        </w:rPr>
        <w:t>e</w:t>
      </w:r>
      <w:r w:rsidR="00074B87" w:rsidRPr="00366CE0">
        <w:rPr>
          <w:rFonts w:ascii="Calibri" w:hAnsi="Calibri" w:cs="Calibri"/>
          <w:kern w:val="14"/>
        </w:rPr>
        <w:t>vent</w:t>
      </w:r>
      <w:r w:rsidRPr="00366CE0">
        <w:rPr>
          <w:rFonts w:ascii="Calibri" w:hAnsi="Calibri" w:cs="Calibri"/>
          <w:kern w:val="14"/>
        </w:rPr>
        <w:t xml:space="preserve"> of </w:t>
      </w:r>
      <w:r w:rsidR="00E33ADE" w:rsidRPr="00366CE0">
        <w:rPr>
          <w:rFonts w:ascii="Calibri" w:hAnsi="Calibri" w:cs="Calibri"/>
          <w:kern w:val="14"/>
        </w:rPr>
        <w:t>“</w:t>
      </w:r>
      <w:r w:rsidRPr="00366CE0">
        <w:rPr>
          <w:rFonts w:ascii="Calibri" w:hAnsi="Calibri" w:cs="Calibri"/>
          <w:kern w:val="14"/>
        </w:rPr>
        <w:t>Default</w:t>
      </w:r>
      <w:r w:rsidR="00074B87" w:rsidRPr="00366CE0">
        <w:rPr>
          <w:rFonts w:ascii="Calibri" w:hAnsi="Calibri" w:cs="Calibri"/>
          <w:kern w:val="14"/>
        </w:rPr>
        <w:t>”</w:t>
      </w:r>
      <w:r w:rsidRPr="00366CE0">
        <w:rPr>
          <w:rFonts w:ascii="Calibri" w:hAnsi="Calibri" w:cs="Calibri"/>
          <w:kern w:val="14"/>
        </w:rPr>
        <w:t xml:space="preserve"> by Seller:  (</w:t>
      </w:r>
      <w:r w:rsidR="0073602E" w:rsidRPr="00366CE0">
        <w:rPr>
          <w:rFonts w:ascii="Calibri" w:hAnsi="Calibri" w:cs="Calibri"/>
          <w:kern w:val="14"/>
        </w:rPr>
        <w:t>a</w:t>
      </w:r>
      <w:r w:rsidRPr="00366CE0">
        <w:rPr>
          <w:rFonts w:ascii="Calibri" w:hAnsi="Calibri" w:cs="Calibri"/>
          <w:kern w:val="14"/>
        </w:rPr>
        <w:t xml:space="preserve">) failure to complete Services or deliver Goods within the time </w:t>
      </w:r>
      <w:r w:rsidR="00D7508A" w:rsidRPr="00366CE0">
        <w:rPr>
          <w:rFonts w:ascii="Calibri" w:hAnsi="Calibri" w:cs="Calibri"/>
          <w:kern w:val="14"/>
        </w:rPr>
        <w:t xml:space="preserve">or with the quality </w:t>
      </w:r>
      <w:r w:rsidR="00656762" w:rsidRPr="00366CE0">
        <w:rPr>
          <w:rFonts w:ascii="Calibri" w:hAnsi="Calibri" w:cs="Calibri"/>
          <w:kern w:val="14"/>
        </w:rPr>
        <w:t xml:space="preserve">specified or </w:t>
      </w:r>
      <w:r w:rsidRPr="00366CE0">
        <w:rPr>
          <w:rFonts w:ascii="Calibri" w:hAnsi="Calibri" w:cs="Calibri"/>
          <w:kern w:val="14"/>
        </w:rPr>
        <w:t>guarant</w:t>
      </w:r>
      <w:r w:rsidR="00647877" w:rsidRPr="00366CE0">
        <w:rPr>
          <w:rFonts w:ascii="Calibri" w:hAnsi="Calibri" w:cs="Calibri"/>
          <w:kern w:val="14"/>
        </w:rPr>
        <w:t>eed in t</w:t>
      </w:r>
      <w:r w:rsidR="00074B87" w:rsidRPr="00366CE0">
        <w:rPr>
          <w:rFonts w:ascii="Calibri" w:hAnsi="Calibri" w:cs="Calibri"/>
          <w:kern w:val="14"/>
        </w:rPr>
        <w:t>his Agreement</w:t>
      </w:r>
      <w:ins w:id="7" w:author="Jeffrey J VanUffelen" w:date="2025-04-29T20:48:00Z" w16du:dateUtc="2025-04-30T00:48:00Z">
        <w:r w:rsidR="00271C86">
          <w:rPr>
            <w:rFonts w:ascii="Calibri" w:hAnsi="Calibri" w:cs="Calibri"/>
            <w:kern w:val="14"/>
          </w:rPr>
          <w:t xml:space="preserve"> </w:t>
        </w:r>
      </w:ins>
      <w:ins w:id="8" w:author="Jeffrey J VanUffelen" w:date="2025-04-29T20:49:00Z" w16du:dateUtc="2025-04-30T00:49:00Z">
        <w:r w:rsidR="0095141D">
          <w:rPr>
            <w:rFonts w:ascii="Calibri" w:hAnsi="Calibri" w:cs="Calibri"/>
            <w:kern w:val="14"/>
          </w:rPr>
          <w:t>only to the exten</w:t>
        </w:r>
      </w:ins>
      <w:ins w:id="9" w:author="Jeffrey J VanUffelen" w:date="2025-04-29T20:50:00Z" w16du:dateUtc="2025-04-30T00:50:00Z">
        <w:r w:rsidR="003E4854">
          <w:rPr>
            <w:rFonts w:ascii="Calibri" w:hAnsi="Calibri" w:cs="Calibri"/>
            <w:kern w:val="14"/>
          </w:rPr>
          <w:t>t</w:t>
        </w:r>
      </w:ins>
      <w:ins w:id="10" w:author="Jeffrey J VanUffelen" w:date="2025-04-29T20:49:00Z" w16du:dateUtc="2025-04-30T00:49:00Z">
        <w:r w:rsidR="0095141D">
          <w:rPr>
            <w:rFonts w:ascii="Calibri" w:hAnsi="Calibri" w:cs="Calibri"/>
            <w:kern w:val="14"/>
          </w:rPr>
          <w:t xml:space="preserve"> the failure </w:t>
        </w:r>
      </w:ins>
      <w:ins w:id="11" w:author="Jeffrey J VanUffelen" w:date="2025-04-29T20:51:00Z" w16du:dateUtc="2025-04-30T00:51:00Z">
        <w:r w:rsidR="003E4854">
          <w:rPr>
            <w:rFonts w:ascii="Calibri" w:hAnsi="Calibri" w:cs="Calibri"/>
            <w:kern w:val="14"/>
          </w:rPr>
          <w:t>was under the Seller’s control and was</w:t>
        </w:r>
      </w:ins>
      <w:ins w:id="12" w:author="Jeffrey J VanUffelen" w:date="2025-04-29T20:49:00Z" w16du:dateUtc="2025-04-30T00:49:00Z">
        <w:r w:rsidR="0042427C">
          <w:rPr>
            <w:rFonts w:ascii="Calibri" w:hAnsi="Calibri" w:cs="Calibri"/>
            <w:kern w:val="14"/>
          </w:rPr>
          <w:t xml:space="preserve"> not related to </w:t>
        </w:r>
      </w:ins>
      <w:ins w:id="13" w:author="Jeffrey J VanUffelen" w:date="2025-04-29T20:50:00Z" w16du:dateUtc="2025-04-30T00:50:00Z">
        <w:r w:rsidR="00EB4DED">
          <w:rPr>
            <w:rFonts w:ascii="Calibri" w:hAnsi="Calibri" w:cs="Calibri"/>
            <w:kern w:val="14"/>
          </w:rPr>
          <w:t>the Buyer’s responsibilities in this agreement</w:t>
        </w:r>
      </w:ins>
      <w:r w:rsidRPr="00366CE0">
        <w:rPr>
          <w:rFonts w:ascii="Calibri" w:hAnsi="Calibri" w:cs="Calibri"/>
          <w:kern w:val="14"/>
        </w:rPr>
        <w:t>; (</w:t>
      </w:r>
      <w:r w:rsidR="0073602E" w:rsidRPr="00366CE0">
        <w:rPr>
          <w:rFonts w:ascii="Calibri" w:hAnsi="Calibri" w:cs="Calibri"/>
          <w:kern w:val="14"/>
        </w:rPr>
        <w:t>b</w:t>
      </w:r>
      <w:r w:rsidRPr="00366CE0">
        <w:rPr>
          <w:rFonts w:ascii="Calibri" w:hAnsi="Calibri" w:cs="Calibri"/>
          <w:kern w:val="14"/>
        </w:rPr>
        <w:t>) failure to comply with any provisions of this Agreement including breach of any warranty or guarantee; or (</w:t>
      </w:r>
      <w:r w:rsidR="0073602E" w:rsidRPr="00366CE0">
        <w:rPr>
          <w:rFonts w:ascii="Calibri" w:hAnsi="Calibri" w:cs="Calibri"/>
          <w:kern w:val="14"/>
        </w:rPr>
        <w:t>c</w:t>
      </w:r>
      <w:r w:rsidRPr="00366CE0">
        <w:rPr>
          <w:rFonts w:ascii="Calibri" w:hAnsi="Calibri" w:cs="Calibri"/>
          <w:kern w:val="14"/>
        </w:rPr>
        <w:t>) adjudication of Seller as bankrupt</w:t>
      </w:r>
      <w:r w:rsidR="009155DA">
        <w:rPr>
          <w:rFonts w:ascii="Calibri" w:hAnsi="Calibri" w:cs="Calibri"/>
          <w:kern w:val="14"/>
        </w:rPr>
        <w:t>,</w:t>
      </w:r>
      <w:r w:rsidRPr="00366CE0">
        <w:rPr>
          <w:rFonts w:ascii="Calibri" w:hAnsi="Calibri" w:cs="Calibri"/>
          <w:kern w:val="14"/>
        </w:rPr>
        <w:t xml:space="preserve"> Seller making a general assignment for benefit </w:t>
      </w:r>
      <w:r w:rsidRPr="00366CE0">
        <w:rPr>
          <w:rFonts w:ascii="Calibri" w:hAnsi="Calibri" w:cs="Calibri"/>
          <w:kern w:val="14"/>
        </w:rPr>
        <w:lastRenderedPageBreak/>
        <w:t>of creditors</w:t>
      </w:r>
      <w:r w:rsidR="009155DA">
        <w:rPr>
          <w:rFonts w:ascii="Calibri" w:hAnsi="Calibri" w:cs="Calibri"/>
          <w:kern w:val="14"/>
        </w:rPr>
        <w:t>,</w:t>
      </w:r>
      <w:r w:rsidRPr="00366CE0">
        <w:rPr>
          <w:rFonts w:ascii="Calibri" w:hAnsi="Calibri" w:cs="Calibri"/>
          <w:kern w:val="14"/>
        </w:rPr>
        <w:t xml:space="preserve"> or appointment of a receiver on account of Seller</w:t>
      </w:r>
      <w:r w:rsidR="0070676B" w:rsidRPr="00366CE0">
        <w:rPr>
          <w:rFonts w:ascii="Calibri" w:hAnsi="Calibri" w:cs="Calibri"/>
          <w:kern w:val="14"/>
        </w:rPr>
        <w:t>’</w:t>
      </w:r>
      <w:r w:rsidRPr="00366CE0">
        <w:rPr>
          <w:rFonts w:ascii="Calibri" w:hAnsi="Calibri" w:cs="Calibri"/>
          <w:kern w:val="14"/>
        </w:rPr>
        <w:t xml:space="preserve">s insolvency.  </w:t>
      </w:r>
      <w:r w:rsidR="00E33ADE" w:rsidRPr="00366CE0">
        <w:rPr>
          <w:rFonts w:ascii="Calibri" w:hAnsi="Calibri" w:cs="Calibri"/>
          <w:kern w:val="14"/>
        </w:rPr>
        <w:t xml:space="preserve">Upon </w:t>
      </w:r>
      <w:ins w:id="14" w:author="Jeffrey J VanUffelen" w:date="2025-04-29T20:53:00Z" w16du:dateUtc="2025-04-30T00:53:00Z">
        <w:r w:rsidR="002D65F6">
          <w:rPr>
            <w:rFonts w:ascii="Calibri" w:hAnsi="Calibri" w:cs="Calibri"/>
            <w:kern w:val="14"/>
          </w:rPr>
          <w:t xml:space="preserve">a written notification </w:t>
        </w:r>
        <w:r w:rsidR="009E7AF2">
          <w:rPr>
            <w:rFonts w:ascii="Calibri" w:hAnsi="Calibri" w:cs="Calibri"/>
            <w:kern w:val="14"/>
          </w:rPr>
          <w:t xml:space="preserve">of the </w:t>
        </w:r>
      </w:ins>
      <w:r w:rsidR="00E33ADE" w:rsidRPr="00366CE0">
        <w:rPr>
          <w:rFonts w:ascii="Calibri" w:hAnsi="Calibri" w:cs="Calibri"/>
          <w:kern w:val="14"/>
        </w:rPr>
        <w:t>Seller’s</w:t>
      </w:r>
      <w:r w:rsidRPr="00366CE0">
        <w:rPr>
          <w:rFonts w:ascii="Calibri" w:hAnsi="Calibri" w:cs="Calibri"/>
          <w:kern w:val="14"/>
        </w:rPr>
        <w:t xml:space="preserve"> Default, </w:t>
      </w:r>
      <w:ins w:id="15" w:author="Jeffrey J VanUffelen" w:date="2025-04-29T20:53:00Z" w16du:dateUtc="2025-04-30T00:53:00Z">
        <w:r w:rsidR="009E7AF2">
          <w:rPr>
            <w:rFonts w:ascii="Calibri" w:hAnsi="Calibri" w:cs="Calibri"/>
            <w:kern w:val="14"/>
          </w:rPr>
          <w:t xml:space="preserve">and after a </w:t>
        </w:r>
      </w:ins>
      <w:ins w:id="16" w:author="Jeffrey J VanUffelen" w:date="2025-04-29T20:54:00Z" w16du:dateUtc="2025-04-30T00:54:00Z">
        <w:r w:rsidR="002E27A0">
          <w:rPr>
            <w:rFonts w:ascii="Calibri" w:hAnsi="Calibri" w:cs="Calibri"/>
            <w:kern w:val="14"/>
          </w:rPr>
          <w:t>two (2) week period</w:t>
        </w:r>
      </w:ins>
      <w:ins w:id="17" w:author="Jeffrey J VanUffelen" w:date="2025-04-29T20:55:00Z" w16du:dateUtc="2025-04-30T00:55:00Z">
        <w:r w:rsidR="004906FC">
          <w:rPr>
            <w:rFonts w:ascii="Calibri" w:hAnsi="Calibri" w:cs="Calibri"/>
            <w:kern w:val="14"/>
          </w:rPr>
          <w:t>,</w:t>
        </w:r>
      </w:ins>
      <w:ins w:id="18" w:author="Jeffrey J VanUffelen" w:date="2025-04-29T20:54:00Z" w16du:dateUtc="2025-04-30T00:54:00Z">
        <w:r w:rsidR="002E27A0">
          <w:rPr>
            <w:rFonts w:ascii="Calibri" w:hAnsi="Calibri" w:cs="Calibri"/>
            <w:kern w:val="14"/>
          </w:rPr>
          <w:t xml:space="preserve"> </w:t>
        </w:r>
      </w:ins>
      <w:ins w:id="19" w:author="Jeffrey J VanUffelen" w:date="2025-04-29T20:55:00Z" w16du:dateUtc="2025-04-30T00:55:00Z">
        <w:r w:rsidR="00573471">
          <w:rPr>
            <w:rFonts w:ascii="Calibri" w:hAnsi="Calibri" w:cs="Calibri"/>
            <w:kern w:val="14"/>
          </w:rPr>
          <w:t>following the written noti</w:t>
        </w:r>
        <w:r w:rsidR="004906FC">
          <w:rPr>
            <w:rFonts w:ascii="Calibri" w:hAnsi="Calibri" w:cs="Calibri"/>
            <w:kern w:val="14"/>
          </w:rPr>
          <w:t xml:space="preserve">fication, </w:t>
        </w:r>
      </w:ins>
      <w:ins w:id="20" w:author="Jeffrey J VanUffelen" w:date="2025-04-29T20:54:00Z" w16du:dateUtc="2025-04-30T00:54:00Z">
        <w:r w:rsidR="002E27A0">
          <w:rPr>
            <w:rFonts w:ascii="Calibri" w:hAnsi="Calibri" w:cs="Calibri"/>
            <w:kern w:val="14"/>
          </w:rPr>
          <w:t xml:space="preserve">to cure the default or present an acceptable plan to cure the default, </w:t>
        </w:r>
      </w:ins>
      <w:r w:rsidR="002F62C6" w:rsidRPr="00366CE0">
        <w:rPr>
          <w:rFonts w:ascii="Calibri" w:hAnsi="Calibri" w:cs="Calibri"/>
          <w:kern w:val="14"/>
        </w:rPr>
        <w:t>Buyer</w:t>
      </w:r>
      <w:r w:rsidRPr="00366CE0">
        <w:rPr>
          <w:rFonts w:ascii="Calibri" w:hAnsi="Calibri" w:cs="Calibri"/>
          <w:kern w:val="14"/>
        </w:rPr>
        <w:t xml:space="preserve"> may</w:t>
      </w:r>
      <w:r w:rsidR="00B32743" w:rsidRPr="00366CE0">
        <w:rPr>
          <w:rFonts w:ascii="Calibri" w:hAnsi="Calibri" w:cs="Calibri"/>
          <w:kern w:val="14"/>
        </w:rPr>
        <w:t xml:space="preserve"> immediately, </w:t>
      </w:r>
      <w:r w:rsidR="00957271" w:rsidRPr="00366CE0">
        <w:rPr>
          <w:rFonts w:ascii="Calibri" w:hAnsi="Calibri" w:cs="Calibri"/>
          <w:kern w:val="14"/>
        </w:rPr>
        <w:t>in addition</w:t>
      </w:r>
      <w:r w:rsidR="00B32743" w:rsidRPr="00366CE0">
        <w:rPr>
          <w:rFonts w:ascii="Calibri" w:hAnsi="Calibri" w:cs="Calibri"/>
          <w:kern w:val="14"/>
        </w:rPr>
        <w:t xml:space="preserve"> </w:t>
      </w:r>
      <w:r w:rsidRPr="00366CE0">
        <w:rPr>
          <w:rFonts w:ascii="Calibri" w:hAnsi="Calibri" w:cs="Calibri"/>
          <w:kern w:val="14"/>
        </w:rPr>
        <w:t>to any ot</w:t>
      </w:r>
      <w:r w:rsidR="00B32743" w:rsidRPr="00366CE0">
        <w:rPr>
          <w:rFonts w:ascii="Calibri" w:hAnsi="Calibri" w:cs="Calibri"/>
          <w:kern w:val="14"/>
        </w:rPr>
        <w:t xml:space="preserve">her right or remedy it may have at law or </w:t>
      </w:r>
      <w:r w:rsidR="00467466" w:rsidRPr="00366CE0">
        <w:rPr>
          <w:rFonts w:ascii="Calibri" w:hAnsi="Calibri" w:cs="Calibri"/>
          <w:kern w:val="14"/>
        </w:rPr>
        <w:t xml:space="preserve">in </w:t>
      </w:r>
      <w:r w:rsidR="00B32743" w:rsidRPr="00366CE0">
        <w:rPr>
          <w:rFonts w:ascii="Calibri" w:hAnsi="Calibri" w:cs="Calibri"/>
          <w:kern w:val="14"/>
        </w:rPr>
        <w:t>equity:</w:t>
      </w:r>
      <w:r w:rsidRPr="00366CE0">
        <w:rPr>
          <w:rFonts w:ascii="Calibri" w:hAnsi="Calibri" w:cs="Calibri"/>
          <w:kern w:val="14"/>
        </w:rPr>
        <w:t xml:space="preserve"> </w:t>
      </w:r>
      <w:r w:rsidR="00647877" w:rsidRPr="00366CE0">
        <w:rPr>
          <w:rFonts w:ascii="Calibri" w:hAnsi="Calibri" w:cs="Calibri"/>
          <w:kern w:val="14"/>
        </w:rPr>
        <w:t>(</w:t>
      </w:r>
      <w:r w:rsidR="00BA4CD5" w:rsidRPr="00366CE0">
        <w:rPr>
          <w:rFonts w:ascii="Calibri" w:hAnsi="Calibri" w:cs="Calibri"/>
          <w:kern w:val="14"/>
        </w:rPr>
        <w:t>i</w:t>
      </w:r>
      <w:r w:rsidRPr="00366CE0">
        <w:rPr>
          <w:rFonts w:ascii="Calibri" w:hAnsi="Calibri" w:cs="Calibri"/>
          <w:kern w:val="14"/>
        </w:rPr>
        <w:t xml:space="preserve">) terminate the relationship </w:t>
      </w:r>
      <w:r w:rsidR="00957271" w:rsidRPr="00366CE0">
        <w:rPr>
          <w:rFonts w:ascii="Calibri" w:hAnsi="Calibri" w:cs="Calibri"/>
          <w:kern w:val="14"/>
        </w:rPr>
        <w:t>and/</w:t>
      </w:r>
      <w:r w:rsidRPr="00366CE0">
        <w:rPr>
          <w:rFonts w:ascii="Calibri" w:hAnsi="Calibri" w:cs="Calibri"/>
          <w:kern w:val="14"/>
        </w:rPr>
        <w:t xml:space="preserve">or any pending </w:t>
      </w:r>
      <w:r w:rsidR="00CF5998" w:rsidRPr="00366CE0">
        <w:rPr>
          <w:rFonts w:ascii="Calibri" w:hAnsi="Calibri" w:cs="Calibri"/>
          <w:kern w:val="14"/>
        </w:rPr>
        <w:t>O</w:t>
      </w:r>
      <w:r w:rsidRPr="00366CE0">
        <w:rPr>
          <w:rFonts w:ascii="Calibri" w:hAnsi="Calibri" w:cs="Calibri"/>
          <w:kern w:val="14"/>
        </w:rPr>
        <w:t>rders with Seller</w:t>
      </w:r>
      <w:r w:rsidR="00656762" w:rsidRPr="00366CE0">
        <w:rPr>
          <w:rFonts w:ascii="Calibri" w:hAnsi="Calibri" w:cs="Calibri"/>
          <w:kern w:val="14"/>
        </w:rPr>
        <w:t xml:space="preserve"> and obtain a return of all money already paid to Seller for Goods and Services</w:t>
      </w:r>
      <w:r w:rsidR="00957271" w:rsidRPr="00366CE0">
        <w:rPr>
          <w:rFonts w:ascii="Calibri" w:hAnsi="Calibri" w:cs="Calibri"/>
          <w:kern w:val="14"/>
        </w:rPr>
        <w:t xml:space="preserve"> not yet provided</w:t>
      </w:r>
      <w:r w:rsidRPr="00366CE0">
        <w:rPr>
          <w:rFonts w:ascii="Calibri" w:hAnsi="Calibri" w:cs="Calibri"/>
          <w:kern w:val="14"/>
        </w:rPr>
        <w:t>, or</w:t>
      </w:r>
      <w:r w:rsidR="003A6984" w:rsidRPr="00366CE0">
        <w:rPr>
          <w:rFonts w:ascii="Calibri" w:hAnsi="Calibri" w:cs="Calibri"/>
          <w:kern w:val="14"/>
        </w:rPr>
        <w:t>,</w:t>
      </w:r>
      <w:r w:rsidRPr="00366CE0">
        <w:rPr>
          <w:rFonts w:ascii="Calibri" w:hAnsi="Calibri" w:cs="Calibri"/>
          <w:kern w:val="14"/>
        </w:rPr>
        <w:t xml:space="preserve"> at its sole option and without liability to Seller, suspend Services or delivery of Goods and/or exclude Seller from </w:t>
      </w:r>
      <w:r w:rsidR="002F62C6" w:rsidRPr="00366CE0">
        <w:rPr>
          <w:rFonts w:ascii="Calibri" w:hAnsi="Calibri" w:cs="Calibri"/>
          <w:kern w:val="14"/>
        </w:rPr>
        <w:t>Buyer</w:t>
      </w:r>
      <w:r w:rsidR="0070676B" w:rsidRPr="00366CE0">
        <w:rPr>
          <w:rFonts w:ascii="Calibri" w:hAnsi="Calibri" w:cs="Calibri"/>
          <w:kern w:val="14"/>
        </w:rPr>
        <w:t>’</w:t>
      </w:r>
      <w:r w:rsidRPr="00366CE0">
        <w:rPr>
          <w:rFonts w:ascii="Calibri" w:hAnsi="Calibri" w:cs="Calibri"/>
          <w:kern w:val="14"/>
        </w:rPr>
        <w:t xml:space="preserve">s premises until Seller </w:t>
      </w:r>
      <w:r w:rsidR="00BA4CD5" w:rsidRPr="00366CE0">
        <w:rPr>
          <w:rFonts w:ascii="Calibri" w:hAnsi="Calibri" w:cs="Calibri"/>
          <w:kern w:val="14"/>
        </w:rPr>
        <w:t xml:space="preserve">provides </w:t>
      </w:r>
      <w:r w:rsidRPr="00366CE0">
        <w:rPr>
          <w:rFonts w:ascii="Calibri" w:hAnsi="Calibri" w:cs="Calibri"/>
          <w:kern w:val="14"/>
        </w:rPr>
        <w:t xml:space="preserve">satisfactory evidence that such </w:t>
      </w:r>
      <w:r w:rsidR="00E33ADE" w:rsidRPr="00366CE0">
        <w:rPr>
          <w:rFonts w:ascii="Calibri" w:hAnsi="Calibri" w:cs="Calibri"/>
          <w:kern w:val="14"/>
        </w:rPr>
        <w:t xml:space="preserve">Default </w:t>
      </w:r>
      <w:r w:rsidRPr="00366CE0">
        <w:rPr>
          <w:rFonts w:ascii="Calibri" w:hAnsi="Calibri" w:cs="Calibri"/>
          <w:kern w:val="14"/>
        </w:rPr>
        <w:t xml:space="preserve">has been cured; </w:t>
      </w:r>
      <w:r w:rsidR="00647877" w:rsidRPr="00366CE0">
        <w:rPr>
          <w:rFonts w:ascii="Calibri" w:hAnsi="Calibri" w:cs="Calibri"/>
          <w:kern w:val="14"/>
        </w:rPr>
        <w:t>(</w:t>
      </w:r>
      <w:r w:rsidR="00BA4CD5" w:rsidRPr="00366CE0">
        <w:rPr>
          <w:rFonts w:ascii="Calibri" w:hAnsi="Calibri" w:cs="Calibri"/>
          <w:kern w:val="14"/>
        </w:rPr>
        <w:t>ii</w:t>
      </w:r>
      <w:r w:rsidRPr="00366CE0">
        <w:rPr>
          <w:rFonts w:ascii="Calibri" w:hAnsi="Calibri" w:cs="Calibri"/>
          <w:kern w:val="14"/>
        </w:rPr>
        <w:t>) take possession of a</w:t>
      </w:r>
      <w:r w:rsidR="00467466" w:rsidRPr="00366CE0">
        <w:rPr>
          <w:rFonts w:ascii="Calibri" w:hAnsi="Calibri" w:cs="Calibri"/>
          <w:kern w:val="14"/>
        </w:rPr>
        <w:t xml:space="preserve">ny </w:t>
      </w:r>
      <w:r w:rsidR="00E33ADE" w:rsidRPr="00366CE0">
        <w:rPr>
          <w:rFonts w:ascii="Calibri" w:hAnsi="Calibri" w:cs="Calibri"/>
          <w:kern w:val="14"/>
        </w:rPr>
        <w:t xml:space="preserve">of Buyer’s </w:t>
      </w:r>
      <w:r w:rsidR="00467466" w:rsidRPr="00366CE0">
        <w:rPr>
          <w:rFonts w:ascii="Calibri" w:hAnsi="Calibri" w:cs="Calibri"/>
          <w:kern w:val="14"/>
        </w:rPr>
        <w:t xml:space="preserve">samples and materials </w:t>
      </w:r>
      <w:r w:rsidRPr="00366CE0">
        <w:rPr>
          <w:rFonts w:ascii="Calibri" w:hAnsi="Calibri" w:cs="Calibri"/>
          <w:kern w:val="14"/>
        </w:rPr>
        <w:t xml:space="preserve">held by Seller; </w:t>
      </w:r>
      <w:r w:rsidR="00647877" w:rsidRPr="00366CE0">
        <w:rPr>
          <w:rFonts w:ascii="Calibri" w:hAnsi="Calibri" w:cs="Calibri"/>
          <w:kern w:val="14"/>
        </w:rPr>
        <w:t>(</w:t>
      </w:r>
      <w:r w:rsidR="00BA4CD5" w:rsidRPr="00366CE0">
        <w:rPr>
          <w:rFonts w:ascii="Calibri" w:hAnsi="Calibri" w:cs="Calibri"/>
          <w:kern w:val="14"/>
        </w:rPr>
        <w:t>iii</w:t>
      </w:r>
      <w:r w:rsidRPr="00366CE0">
        <w:rPr>
          <w:rFonts w:ascii="Calibri" w:hAnsi="Calibri" w:cs="Calibri"/>
          <w:kern w:val="14"/>
        </w:rPr>
        <w:t>) finish Services or correct any non-conformity at Seller</w:t>
      </w:r>
      <w:r w:rsidR="0070676B" w:rsidRPr="00366CE0">
        <w:rPr>
          <w:rFonts w:ascii="Calibri" w:hAnsi="Calibri" w:cs="Calibri"/>
          <w:kern w:val="14"/>
        </w:rPr>
        <w:t>’</w:t>
      </w:r>
      <w:r w:rsidRPr="00366CE0">
        <w:rPr>
          <w:rFonts w:ascii="Calibri" w:hAnsi="Calibri" w:cs="Calibri"/>
          <w:kern w:val="14"/>
        </w:rPr>
        <w:t xml:space="preserve">s expense by whatever method </w:t>
      </w:r>
      <w:r w:rsidR="002F62C6" w:rsidRPr="00366CE0">
        <w:rPr>
          <w:rFonts w:ascii="Calibri" w:hAnsi="Calibri" w:cs="Calibri"/>
          <w:kern w:val="14"/>
        </w:rPr>
        <w:t>Buyer</w:t>
      </w:r>
      <w:r w:rsidR="00074B87" w:rsidRPr="00366CE0">
        <w:rPr>
          <w:rFonts w:ascii="Calibri" w:hAnsi="Calibri" w:cs="Calibri"/>
          <w:kern w:val="14"/>
        </w:rPr>
        <w:t xml:space="preserve"> deems expedient; </w:t>
      </w:r>
      <w:r w:rsidR="00647877" w:rsidRPr="00366CE0">
        <w:rPr>
          <w:rFonts w:ascii="Calibri" w:hAnsi="Calibri" w:cs="Calibri"/>
          <w:kern w:val="14"/>
        </w:rPr>
        <w:t>(</w:t>
      </w:r>
      <w:r w:rsidR="00BA4CD5" w:rsidRPr="00366CE0">
        <w:rPr>
          <w:rFonts w:ascii="Calibri" w:hAnsi="Calibri" w:cs="Calibri"/>
          <w:kern w:val="14"/>
        </w:rPr>
        <w:t>iv</w:t>
      </w:r>
      <w:r w:rsidRPr="00366CE0">
        <w:rPr>
          <w:rFonts w:ascii="Calibri" w:hAnsi="Calibri" w:cs="Calibri"/>
          <w:kern w:val="14"/>
        </w:rPr>
        <w:t>) reject, repair</w:t>
      </w:r>
      <w:r w:rsidR="009155DA">
        <w:rPr>
          <w:rFonts w:ascii="Calibri" w:hAnsi="Calibri" w:cs="Calibri"/>
          <w:kern w:val="14"/>
        </w:rPr>
        <w:t xml:space="preserve">, or </w:t>
      </w:r>
      <w:r w:rsidRPr="00366CE0">
        <w:rPr>
          <w:rFonts w:ascii="Calibri" w:hAnsi="Calibri" w:cs="Calibri"/>
          <w:kern w:val="14"/>
        </w:rPr>
        <w:t xml:space="preserve">replace non-conforming Goods or Services or procure same or similar Goods or Services from another source, in which case Seller </w:t>
      </w:r>
      <w:r w:rsidR="00D85D13" w:rsidRPr="00366CE0">
        <w:rPr>
          <w:rFonts w:ascii="Calibri" w:hAnsi="Calibri" w:cs="Calibri"/>
          <w:kern w:val="14"/>
        </w:rPr>
        <w:t>will</w:t>
      </w:r>
      <w:r w:rsidRPr="00366CE0">
        <w:rPr>
          <w:rFonts w:ascii="Calibri" w:hAnsi="Calibri" w:cs="Calibri"/>
          <w:kern w:val="14"/>
        </w:rPr>
        <w:t xml:space="preserve"> be liable to </w:t>
      </w:r>
      <w:r w:rsidR="002F62C6" w:rsidRPr="00366CE0">
        <w:rPr>
          <w:rFonts w:ascii="Calibri" w:hAnsi="Calibri" w:cs="Calibri"/>
          <w:kern w:val="14"/>
        </w:rPr>
        <w:t>Buyer</w:t>
      </w:r>
      <w:r w:rsidRPr="00366CE0">
        <w:rPr>
          <w:rFonts w:ascii="Calibri" w:hAnsi="Calibri" w:cs="Calibri"/>
          <w:kern w:val="14"/>
        </w:rPr>
        <w:t xml:space="preserve"> for any additional costs or expenses incurred by </w:t>
      </w:r>
      <w:r w:rsidR="002F62C6" w:rsidRPr="00366CE0">
        <w:rPr>
          <w:rFonts w:ascii="Calibri" w:hAnsi="Calibri" w:cs="Calibri"/>
          <w:kern w:val="14"/>
        </w:rPr>
        <w:t>Buyer</w:t>
      </w:r>
      <w:r w:rsidR="00656762" w:rsidRPr="00366CE0">
        <w:rPr>
          <w:rFonts w:ascii="Calibri" w:hAnsi="Calibri" w:cs="Calibri"/>
          <w:kern w:val="14"/>
        </w:rPr>
        <w:t>;</w:t>
      </w:r>
      <w:r w:rsidRPr="00366CE0">
        <w:rPr>
          <w:rFonts w:ascii="Calibri" w:hAnsi="Calibri" w:cs="Calibri"/>
          <w:kern w:val="14"/>
        </w:rPr>
        <w:t xml:space="preserve"> </w:t>
      </w:r>
      <w:r w:rsidR="00656762" w:rsidRPr="00366CE0">
        <w:rPr>
          <w:rFonts w:ascii="Calibri" w:hAnsi="Calibri" w:cs="Calibri"/>
          <w:kern w:val="14"/>
        </w:rPr>
        <w:t xml:space="preserve">or </w:t>
      </w:r>
      <w:r w:rsidR="00647877" w:rsidRPr="00366CE0">
        <w:rPr>
          <w:rFonts w:ascii="Calibri" w:hAnsi="Calibri" w:cs="Calibri"/>
          <w:kern w:val="14"/>
        </w:rPr>
        <w:t>(</w:t>
      </w:r>
      <w:r w:rsidR="00BA4CD5" w:rsidRPr="00366CE0">
        <w:rPr>
          <w:rFonts w:ascii="Calibri" w:hAnsi="Calibri" w:cs="Calibri"/>
          <w:kern w:val="14"/>
        </w:rPr>
        <w:t>v</w:t>
      </w:r>
      <w:r w:rsidRPr="00366CE0">
        <w:rPr>
          <w:rFonts w:ascii="Calibri" w:hAnsi="Calibri" w:cs="Calibri"/>
          <w:kern w:val="14"/>
        </w:rPr>
        <w:t>) require Seller to correct or cure any no</w:t>
      </w:r>
      <w:r w:rsidR="00656762" w:rsidRPr="00366CE0">
        <w:rPr>
          <w:rFonts w:ascii="Calibri" w:hAnsi="Calibri" w:cs="Calibri"/>
          <w:kern w:val="14"/>
        </w:rPr>
        <w:t>n-conformity at Seller</w:t>
      </w:r>
      <w:r w:rsidR="0070676B" w:rsidRPr="00366CE0">
        <w:rPr>
          <w:rFonts w:ascii="Calibri" w:hAnsi="Calibri" w:cs="Calibri"/>
          <w:kern w:val="14"/>
        </w:rPr>
        <w:t>’</w:t>
      </w:r>
      <w:r w:rsidR="00656762" w:rsidRPr="00366CE0">
        <w:rPr>
          <w:rFonts w:ascii="Calibri" w:hAnsi="Calibri" w:cs="Calibri"/>
          <w:kern w:val="14"/>
        </w:rPr>
        <w:t>s expens</w:t>
      </w:r>
      <w:r w:rsidR="00467466" w:rsidRPr="00366CE0">
        <w:rPr>
          <w:rFonts w:ascii="Calibri" w:hAnsi="Calibri" w:cs="Calibri"/>
          <w:kern w:val="14"/>
        </w:rPr>
        <w:t>e</w:t>
      </w:r>
      <w:r w:rsidRPr="00366CE0">
        <w:rPr>
          <w:rFonts w:ascii="Calibri" w:hAnsi="Calibri" w:cs="Calibri"/>
          <w:kern w:val="14"/>
        </w:rPr>
        <w:t xml:space="preserve">.  Seller agrees to cooperate with </w:t>
      </w:r>
      <w:r w:rsidR="002F62C6" w:rsidRPr="00366CE0">
        <w:rPr>
          <w:rFonts w:ascii="Calibri" w:hAnsi="Calibri" w:cs="Calibri"/>
          <w:kern w:val="14"/>
        </w:rPr>
        <w:t>Buyer</w:t>
      </w:r>
      <w:r w:rsidRPr="00366CE0">
        <w:rPr>
          <w:rFonts w:ascii="Calibri" w:hAnsi="Calibri" w:cs="Calibri"/>
          <w:kern w:val="14"/>
        </w:rPr>
        <w:t xml:space="preserve"> in any way reasonably required to complete Services or purchase replacement Goods.  In such case, </w:t>
      </w:r>
      <w:r w:rsidR="002F62C6" w:rsidRPr="00366CE0">
        <w:rPr>
          <w:rFonts w:ascii="Calibri" w:hAnsi="Calibri" w:cs="Calibri"/>
          <w:kern w:val="14"/>
        </w:rPr>
        <w:t>Buyer</w:t>
      </w:r>
      <w:r w:rsidRPr="00366CE0">
        <w:rPr>
          <w:rFonts w:ascii="Calibri" w:hAnsi="Calibri" w:cs="Calibri"/>
          <w:kern w:val="14"/>
        </w:rPr>
        <w:t xml:space="preserve"> </w:t>
      </w:r>
      <w:r w:rsidR="00D85D13" w:rsidRPr="00366CE0">
        <w:rPr>
          <w:rFonts w:ascii="Calibri" w:hAnsi="Calibri" w:cs="Calibri"/>
          <w:kern w:val="14"/>
        </w:rPr>
        <w:t>will</w:t>
      </w:r>
      <w:r w:rsidRPr="00366CE0">
        <w:rPr>
          <w:rFonts w:ascii="Calibri" w:hAnsi="Calibri" w:cs="Calibri"/>
          <w:kern w:val="14"/>
        </w:rPr>
        <w:t xml:space="preserve"> pay for that portion of Services previously completed by Seller, subject to the terms and provisions above.  In addition to its other remedies, </w:t>
      </w:r>
      <w:r w:rsidR="002F62C6" w:rsidRPr="00366CE0">
        <w:rPr>
          <w:rFonts w:ascii="Calibri" w:hAnsi="Calibri" w:cs="Calibri"/>
          <w:kern w:val="14"/>
        </w:rPr>
        <w:t>Buyer</w:t>
      </w:r>
      <w:r w:rsidRPr="00366CE0">
        <w:rPr>
          <w:rFonts w:ascii="Calibri" w:hAnsi="Calibri" w:cs="Calibri"/>
          <w:kern w:val="14"/>
        </w:rPr>
        <w:t xml:space="preserve"> </w:t>
      </w:r>
      <w:r w:rsidR="00D85D13" w:rsidRPr="00366CE0">
        <w:rPr>
          <w:rFonts w:ascii="Calibri" w:hAnsi="Calibri" w:cs="Calibri"/>
          <w:kern w:val="14"/>
        </w:rPr>
        <w:t>will</w:t>
      </w:r>
      <w:r w:rsidRPr="00366CE0">
        <w:rPr>
          <w:rFonts w:ascii="Calibri" w:hAnsi="Calibri" w:cs="Calibri"/>
          <w:kern w:val="14"/>
        </w:rPr>
        <w:t xml:space="preserve"> have a right of set-off and may withhold from time to time out of monies due Seller, amounts sufficient to </w:t>
      </w:r>
      <w:r w:rsidR="00E33ADE" w:rsidRPr="00366CE0">
        <w:rPr>
          <w:rFonts w:ascii="Calibri" w:hAnsi="Calibri" w:cs="Calibri"/>
          <w:kern w:val="14"/>
        </w:rPr>
        <w:t xml:space="preserve">fully </w:t>
      </w:r>
      <w:r w:rsidRPr="00366CE0">
        <w:rPr>
          <w:rFonts w:ascii="Calibri" w:hAnsi="Calibri" w:cs="Calibri"/>
          <w:kern w:val="14"/>
        </w:rPr>
        <w:t xml:space="preserve">compensate </w:t>
      </w:r>
      <w:r w:rsidR="002F62C6" w:rsidRPr="00366CE0">
        <w:rPr>
          <w:rFonts w:ascii="Calibri" w:hAnsi="Calibri" w:cs="Calibri"/>
          <w:kern w:val="14"/>
        </w:rPr>
        <w:t>Buyer</w:t>
      </w:r>
      <w:r w:rsidRPr="00366CE0">
        <w:rPr>
          <w:rFonts w:ascii="Calibri" w:hAnsi="Calibri" w:cs="Calibri"/>
          <w:kern w:val="14"/>
        </w:rPr>
        <w:t xml:space="preserve"> for any loss or damage resulting from any </w:t>
      </w:r>
      <w:r w:rsidR="00E33ADE" w:rsidRPr="00366CE0">
        <w:rPr>
          <w:rFonts w:ascii="Calibri" w:hAnsi="Calibri" w:cs="Calibri"/>
          <w:kern w:val="14"/>
        </w:rPr>
        <w:t>D</w:t>
      </w:r>
      <w:r w:rsidRPr="00366CE0">
        <w:rPr>
          <w:rFonts w:ascii="Calibri" w:hAnsi="Calibri" w:cs="Calibri"/>
          <w:kern w:val="14"/>
        </w:rPr>
        <w:t xml:space="preserve">efault or breach by Seller.  As an alternative, </w:t>
      </w:r>
      <w:r w:rsidR="002F62C6" w:rsidRPr="00366CE0">
        <w:rPr>
          <w:rFonts w:ascii="Calibri" w:hAnsi="Calibri" w:cs="Calibri"/>
          <w:kern w:val="14"/>
        </w:rPr>
        <w:t>Buyer</w:t>
      </w:r>
      <w:r w:rsidRPr="00366CE0">
        <w:rPr>
          <w:rFonts w:ascii="Calibri" w:hAnsi="Calibri" w:cs="Calibri"/>
          <w:kern w:val="14"/>
        </w:rPr>
        <w:t xml:space="preserve"> may, in its sole discretion, extend the delivery or completion schedule or waive any defici</w:t>
      </w:r>
      <w:r w:rsidR="00647877" w:rsidRPr="00366CE0">
        <w:rPr>
          <w:rFonts w:ascii="Calibri" w:hAnsi="Calibri" w:cs="Calibri"/>
          <w:kern w:val="14"/>
        </w:rPr>
        <w:t>encies in performance</w:t>
      </w:r>
      <w:r w:rsidR="003A6984" w:rsidRPr="00366CE0">
        <w:rPr>
          <w:rFonts w:ascii="Calibri" w:hAnsi="Calibri" w:cs="Calibri"/>
          <w:kern w:val="14"/>
        </w:rPr>
        <w:t>;</w:t>
      </w:r>
      <w:r w:rsidR="00647877" w:rsidRPr="00366CE0">
        <w:rPr>
          <w:rFonts w:ascii="Calibri" w:hAnsi="Calibri" w:cs="Calibri"/>
          <w:kern w:val="14"/>
        </w:rPr>
        <w:t xml:space="preserve"> provided</w:t>
      </w:r>
      <w:r w:rsidR="003A6984" w:rsidRPr="00366CE0">
        <w:rPr>
          <w:rFonts w:ascii="Calibri" w:hAnsi="Calibri" w:cs="Calibri"/>
          <w:kern w:val="14"/>
        </w:rPr>
        <w:t>,</w:t>
      </w:r>
      <w:r w:rsidRPr="00366CE0">
        <w:rPr>
          <w:rFonts w:ascii="Calibri" w:hAnsi="Calibri" w:cs="Calibri"/>
          <w:kern w:val="14"/>
        </w:rPr>
        <w:t xml:space="preserve"> however, that no such waivers or extensions </w:t>
      </w:r>
      <w:r w:rsidR="00D85D13" w:rsidRPr="00366CE0">
        <w:rPr>
          <w:rFonts w:ascii="Calibri" w:hAnsi="Calibri" w:cs="Calibri"/>
          <w:kern w:val="14"/>
        </w:rPr>
        <w:t>will</w:t>
      </w:r>
      <w:r w:rsidRPr="00366CE0">
        <w:rPr>
          <w:rFonts w:ascii="Calibri" w:hAnsi="Calibri" w:cs="Calibri"/>
          <w:kern w:val="14"/>
        </w:rPr>
        <w:t xml:space="preserve"> be binding unless in writing and signed by </w:t>
      </w:r>
      <w:r w:rsidR="002F62C6" w:rsidRPr="00366CE0">
        <w:rPr>
          <w:rFonts w:ascii="Calibri" w:hAnsi="Calibri" w:cs="Calibri"/>
          <w:kern w:val="14"/>
        </w:rPr>
        <w:t>Buyer</w:t>
      </w:r>
      <w:r w:rsidR="00E33ADE" w:rsidRPr="00366CE0">
        <w:rPr>
          <w:rFonts w:ascii="Calibri" w:hAnsi="Calibri" w:cs="Calibri"/>
          <w:kern w:val="14"/>
        </w:rPr>
        <w:t>’s authorized representative</w:t>
      </w:r>
      <w:r w:rsidRPr="00366CE0">
        <w:rPr>
          <w:rFonts w:ascii="Calibri" w:hAnsi="Calibri" w:cs="Calibri"/>
          <w:kern w:val="14"/>
        </w:rPr>
        <w:t xml:space="preserve">.  </w:t>
      </w:r>
      <w:r w:rsidR="002F62C6" w:rsidRPr="00366CE0">
        <w:rPr>
          <w:rFonts w:ascii="Calibri" w:hAnsi="Calibri" w:cs="Calibri"/>
          <w:kern w:val="14"/>
        </w:rPr>
        <w:t>Buyer</w:t>
      </w:r>
      <w:r w:rsidRPr="00366CE0">
        <w:rPr>
          <w:rFonts w:ascii="Calibri" w:hAnsi="Calibri" w:cs="Calibri"/>
          <w:kern w:val="14"/>
        </w:rPr>
        <w:t xml:space="preserve"> </w:t>
      </w:r>
      <w:r w:rsidR="00D85D13" w:rsidRPr="00366CE0">
        <w:rPr>
          <w:rFonts w:ascii="Calibri" w:hAnsi="Calibri" w:cs="Calibri"/>
          <w:kern w:val="14"/>
        </w:rPr>
        <w:t>will</w:t>
      </w:r>
      <w:r w:rsidRPr="00366CE0">
        <w:rPr>
          <w:rFonts w:ascii="Calibri" w:hAnsi="Calibri" w:cs="Calibri"/>
          <w:kern w:val="14"/>
        </w:rPr>
        <w:t xml:space="preserve"> have the right at any time to require adequate assurances of </w:t>
      </w:r>
      <w:r w:rsidRPr="001C1B55">
        <w:rPr>
          <w:rFonts w:asciiTheme="minorHAnsi" w:hAnsiTheme="minorHAnsi"/>
          <w:kern w:val="14"/>
        </w:rPr>
        <w:t>Seller</w:t>
      </w:r>
      <w:r w:rsidR="0070676B" w:rsidRPr="001C1B55">
        <w:rPr>
          <w:rFonts w:asciiTheme="minorHAnsi" w:hAnsiTheme="minorHAnsi"/>
          <w:kern w:val="14"/>
        </w:rPr>
        <w:t>’</w:t>
      </w:r>
      <w:r w:rsidRPr="001C1B55">
        <w:rPr>
          <w:rFonts w:asciiTheme="minorHAnsi" w:hAnsiTheme="minorHAnsi"/>
          <w:kern w:val="14"/>
        </w:rPr>
        <w:t>s performance.</w:t>
      </w:r>
      <w:r w:rsidR="008A4231" w:rsidRPr="001C1B55">
        <w:rPr>
          <w:rFonts w:asciiTheme="minorHAnsi" w:hAnsiTheme="minorHAnsi"/>
          <w:kern w:val="14"/>
        </w:rPr>
        <w:t xml:space="preserve">  In any </w:t>
      </w:r>
      <w:r w:rsidR="00422AD2" w:rsidRPr="001C1B55">
        <w:rPr>
          <w:rFonts w:asciiTheme="minorHAnsi" w:hAnsiTheme="minorHAnsi"/>
          <w:kern w:val="14"/>
        </w:rPr>
        <w:t>action or proceeding</w:t>
      </w:r>
      <w:r w:rsidR="00656762" w:rsidRPr="001C1B55">
        <w:rPr>
          <w:rFonts w:asciiTheme="minorHAnsi" w:hAnsiTheme="minorHAnsi"/>
          <w:kern w:val="14"/>
        </w:rPr>
        <w:t xml:space="preserve"> </w:t>
      </w:r>
      <w:r w:rsidR="00422AD2" w:rsidRPr="001C1B55">
        <w:rPr>
          <w:rFonts w:asciiTheme="minorHAnsi" w:hAnsiTheme="minorHAnsi"/>
          <w:kern w:val="14"/>
        </w:rPr>
        <w:t>between</w:t>
      </w:r>
      <w:r w:rsidR="008A4231" w:rsidRPr="001C1B55">
        <w:rPr>
          <w:rFonts w:asciiTheme="minorHAnsi" w:hAnsiTheme="minorHAnsi"/>
          <w:kern w:val="14"/>
        </w:rPr>
        <w:t xml:space="preserve"> </w:t>
      </w:r>
      <w:r w:rsidR="009F1500" w:rsidRPr="001C1B55">
        <w:rPr>
          <w:rFonts w:asciiTheme="minorHAnsi" w:hAnsiTheme="minorHAnsi"/>
          <w:kern w:val="14"/>
        </w:rPr>
        <w:t>the parties</w:t>
      </w:r>
      <w:r w:rsidR="00D14A74" w:rsidRPr="001C1B55">
        <w:rPr>
          <w:rFonts w:asciiTheme="minorHAnsi" w:hAnsiTheme="minorHAnsi"/>
          <w:kern w:val="14"/>
        </w:rPr>
        <w:t>,</w:t>
      </w:r>
      <w:r w:rsidR="008A4231" w:rsidRPr="001C1B55">
        <w:rPr>
          <w:rFonts w:asciiTheme="minorHAnsi" w:hAnsiTheme="minorHAnsi"/>
          <w:kern w:val="14"/>
        </w:rPr>
        <w:t xml:space="preserve"> </w:t>
      </w:r>
      <w:r w:rsidR="00E11C66" w:rsidRPr="001C1B55">
        <w:rPr>
          <w:rFonts w:asciiTheme="minorHAnsi" w:hAnsiTheme="minorHAnsi"/>
          <w:kern w:val="14"/>
        </w:rPr>
        <w:t>the prevailing party</w:t>
      </w:r>
      <w:r w:rsidR="008A4231" w:rsidRPr="001C1B55">
        <w:rPr>
          <w:rFonts w:asciiTheme="minorHAnsi" w:hAnsiTheme="minorHAnsi"/>
          <w:kern w:val="14"/>
        </w:rPr>
        <w:t xml:space="preserve"> </w:t>
      </w:r>
      <w:r w:rsidR="00D85D13" w:rsidRPr="001C1B55">
        <w:rPr>
          <w:rFonts w:asciiTheme="minorHAnsi" w:hAnsiTheme="minorHAnsi"/>
          <w:kern w:val="14"/>
        </w:rPr>
        <w:t>will</w:t>
      </w:r>
      <w:r w:rsidR="008A4231" w:rsidRPr="001C1B55">
        <w:rPr>
          <w:rFonts w:asciiTheme="minorHAnsi" w:hAnsiTheme="minorHAnsi"/>
          <w:kern w:val="14"/>
        </w:rPr>
        <w:t xml:space="preserve"> b</w:t>
      </w:r>
      <w:r w:rsidR="00B55E91" w:rsidRPr="001C1B55">
        <w:rPr>
          <w:rFonts w:asciiTheme="minorHAnsi" w:hAnsiTheme="minorHAnsi"/>
          <w:kern w:val="14"/>
        </w:rPr>
        <w:t>e entitled to recover all it</w:t>
      </w:r>
      <w:r w:rsidR="008A4231" w:rsidRPr="001C1B55">
        <w:rPr>
          <w:rFonts w:asciiTheme="minorHAnsi" w:hAnsiTheme="minorHAnsi"/>
          <w:kern w:val="14"/>
        </w:rPr>
        <w:t xml:space="preserve">s </w:t>
      </w:r>
      <w:r w:rsidR="00E11C66" w:rsidRPr="001C1B55">
        <w:rPr>
          <w:rFonts w:asciiTheme="minorHAnsi" w:hAnsiTheme="minorHAnsi"/>
          <w:kern w:val="14"/>
        </w:rPr>
        <w:t xml:space="preserve">reasonable </w:t>
      </w:r>
      <w:r w:rsidR="008A4231" w:rsidRPr="001C1B55">
        <w:rPr>
          <w:rFonts w:asciiTheme="minorHAnsi" w:hAnsiTheme="minorHAnsi"/>
          <w:kern w:val="14"/>
        </w:rPr>
        <w:t>attorneys</w:t>
      </w:r>
      <w:r w:rsidR="0070676B" w:rsidRPr="001C1B55">
        <w:rPr>
          <w:rFonts w:asciiTheme="minorHAnsi" w:hAnsiTheme="minorHAnsi"/>
          <w:kern w:val="14"/>
        </w:rPr>
        <w:t>’</w:t>
      </w:r>
      <w:r w:rsidR="008A4231" w:rsidRPr="001C1B55">
        <w:rPr>
          <w:rFonts w:asciiTheme="minorHAnsi" w:hAnsiTheme="minorHAnsi"/>
          <w:kern w:val="14"/>
        </w:rPr>
        <w:t xml:space="preserve"> fees, </w:t>
      </w:r>
      <w:r w:rsidR="00F31EB8" w:rsidRPr="001C1B55">
        <w:rPr>
          <w:rFonts w:asciiTheme="minorHAnsi" w:hAnsiTheme="minorHAnsi"/>
          <w:kern w:val="14"/>
        </w:rPr>
        <w:t>expenses</w:t>
      </w:r>
      <w:r w:rsidR="00F31EB8" w:rsidRPr="00422C65">
        <w:rPr>
          <w:rFonts w:asciiTheme="minorHAnsi" w:hAnsiTheme="minorHAnsi" w:cstheme="minorHAnsi"/>
          <w:kern w:val="14"/>
        </w:rPr>
        <w:t>,</w:t>
      </w:r>
      <w:r w:rsidR="008A4231" w:rsidRPr="001C1B55">
        <w:rPr>
          <w:rFonts w:asciiTheme="minorHAnsi" w:hAnsiTheme="minorHAnsi"/>
          <w:kern w:val="14"/>
        </w:rPr>
        <w:t xml:space="preserve"> and other costs of litigation.</w:t>
      </w:r>
      <w:bookmarkEnd w:id="6"/>
    </w:p>
    <w:p w14:paraId="537542D1" w14:textId="77777777" w:rsidR="00CF64C9" w:rsidRPr="001C1B55" w:rsidRDefault="00CF64C9" w:rsidP="000D0408">
      <w:pPr>
        <w:tabs>
          <w:tab w:val="left" w:pos="360"/>
        </w:tabs>
        <w:jc w:val="both"/>
        <w:rPr>
          <w:rFonts w:asciiTheme="minorHAnsi" w:hAnsiTheme="minorHAnsi"/>
          <w:kern w:val="14"/>
        </w:rPr>
      </w:pPr>
    </w:p>
    <w:p w14:paraId="54913CD7" w14:textId="5A67E84F" w:rsidR="00773DBB" w:rsidRPr="001C1B55" w:rsidRDefault="00773DBB" w:rsidP="000D0408">
      <w:pPr>
        <w:numPr>
          <w:ilvl w:val="0"/>
          <w:numId w:val="1"/>
        </w:numPr>
        <w:tabs>
          <w:tab w:val="left" w:pos="360"/>
        </w:tabs>
        <w:ind w:left="0" w:firstLine="0"/>
        <w:jc w:val="both"/>
        <w:rPr>
          <w:rFonts w:asciiTheme="minorHAnsi" w:hAnsiTheme="minorHAnsi"/>
          <w:kern w:val="14"/>
        </w:rPr>
      </w:pPr>
      <w:r w:rsidRPr="001C1B55">
        <w:rPr>
          <w:rFonts w:asciiTheme="minorHAnsi" w:hAnsiTheme="minorHAnsi"/>
          <w:b/>
          <w:kern w:val="14"/>
          <w:u w:val="single"/>
        </w:rPr>
        <w:t>LIENS</w:t>
      </w:r>
      <w:r w:rsidRPr="001C1B55">
        <w:rPr>
          <w:rFonts w:asciiTheme="minorHAnsi" w:hAnsiTheme="minorHAnsi"/>
          <w:kern w:val="14"/>
        </w:rPr>
        <w:t xml:space="preserve">:  </w:t>
      </w:r>
      <w:bookmarkStart w:id="21" w:name="_Hlk516736163"/>
      <w:r w:rsidR="00422C65" w:rsidRPr="00422C65">
        <w:rPr>
          <w:rFonts w:asciiTheme="minorHAnsi" w:hAnsiTheme="minorHAnsi" w:cstheme="minorHAnsi"/>
          <w:kern w:val="14"/>
        </w:rPr>
        <w:t xml:space="preserve">Subject to Buyer’s payment as provided in this Agreement, </w:t>
      </w:r>
      <w:r w:rsidRPr="001C1B55">
        <w:rPr>
          <w:rFonts w:asciiTheme="minorHAnsi" w:hAnsiTheme="minorHAnsi"/>
          <w:kern w:val="14"/>
        </w:rPr>
        <w:t xml:space="preserve">Seller </w:t>
      </w:r>
      <w:r w:rsidR="00D85D13" w:rsidRPr="001C1B55">
        <w:rPr>
          <w:rFonts w:asciiTheme="minorHAnsi" w:hAnsiTheme="minorHAnsi"/>
          <w:kern w:val="14"/>
        </w:rPr>
        <w:t>will</w:t>
      </w:r>
      <w:r w:rsidRPr="001C1B55">
        <w:rPr>
          <w:rFonts w:asciiTheme="minorHAnsi" w:hAnsiTheme="minorHAnsi"/>
          <w:kern w:val="14"/>
        </w:rPr>
        <w:t xml:space="preserve"> pay, satisfy</w:t>
      </w:r>
      <w:r w:rsidR="009155DA" w:rsidRPr="00422C65">
        <w:rPr>
          <w:rFonts w:asciiTheme="minorHAnsi" w:hAnsiTheme="minorHAnsi" w:cstheme="minorHAnsi"/>
          <w:kern w:val="14"/>
        </w:rPr>
        <w:t>,</w:t>
      </w:r>
      <w:r w:rsidR="009155DA" w:rsidRPr="001C1B55">
        <w:rPr>
          <w:rFonts w:asciiTheme="minorHAnsi" w:hAnsiTheme="minorHAnsi"/>
          <w:kern w:val="14"/>
        </w:rPr>
        <w:t xml:space="preserve"> and</w:t>
      </w:r>
      <w:r w:rsidRPr="001C1B55">
        <w:rPr>
          <w:rFonts w:asciiTheme="minorHAnsi" w:hAnsiTheme="minorHAnsi"/>
          <w:kern w:val="14"/>
        </w:rPr>
        <w:t xml:space="preserve"> discharge all mechanics</w:t>
      </w:r>
      <w:r w:rsidR="0070676B" w:rsidRPr="001C1B55">
        <w:rPr>
          <w:rFonts w:asciiTheme="minorHAnsi" w:hAnsiTheme="minorHAnsi"/>
          <w:kern w:val="14"/>
        </w:rPr>
        <w:t>’</w:t>
      </w:r>
      <w:r w:rsidRPr="001C1B55">
        <w:rPr>
          <w:rFonts w:asciiTheme="minorHAnsi" w:hAnsiTheme="minorHAnsi"/>
          <w:kern w:val="14"/>
        </w:rPr>
        <w:t>, suppliers</w:t>
      </w:r>
      <w:r w:rsidR="0070676B" w:rsidRPr="001C1B55">
        <w:rPr>
          <w:rFonts w:asciiTheme="minorHAnsi" w:hAnsiTheme="minorHAnsi"/>
          <w:kern w:val="14"/>
        </w:rPr>
        <w:t>’</w:t>
      </w:r>
      <w:r w:rsidRPr="001C1B55">
        <w:rPr>
          <w:rFonts w:asciiTheme="minorHAnsi" w:hAnsiTheme="minorHAnsi"/>
          <w:kern w:val="14"/>
        </w:rPr>
        <w:t>, materialmen</w:t>
      </w:r>
      <w:r w:rsidR="0070676B" w:rsidRPr="001C1B55">
        <w:rPr>
          <w:rFonts w:asciiTheme="minorHAnsi" w:hAnsiTheme="minorHAnsi"/>
          <w:kern w:val="14"/>
        </w:rPr>
        <w:t>’</w:t>
      </w:r>
      <w:r w:rsidRPr="001C1B55">
        <w:rPr>
          <w:rFonts w:asciiTheme="minorHAnsi" w:hAnsiTheme="minorHAnsi"/>
          <w:kern w:val="14"/>
        </w:rPr>
        <w:t>s</w:t>
      </w:r>
      <w:r w:rsidR="009155DA" w:rsidRPr="00422C65">
        <w:rPr>
          <w:rFonts w:asciiTheme="minorHAnsi" w:hAnsiTheme="minorHAnsi" w:cstheme="minorHAnsi"/>
          <w:kern w:val="14"/>
        </w:rPr>
        <w:t>,</w:t>
      </w:r>
      <w:r w:rsidR="009155DA" w:rsidRPr="001C1B55">
        <w:rPr>
          <w:rFonts w:asciiTheme="minorHAnsi" w:hAnsiTheme="minorHAnsi"/>
          <w:kern w:val="14"/>
        </w:rPr>
        <w:t xml:space="preserve"> and</w:t>
      </w:r>
      <w:r w:rsidRPr="001C1B55">
        <w:rPr>
          <w:rFonts w:asciiTheme="minorHAnsi" w:hAnsiTheme="minorHAnsi"/>
          <w:kern w:val="14"/>
        </w:rPr>
        <w:t xml:space="preserve"> other liens</w:t>
      </w:r>
      <w:r w:rsidR="009155DA" w:rsidRPr="00422C65">
        <w:rPr>
          <w:rFonts w:asciiTheme="minorHAnsi" w:hAnsiTheme="minorHAnsi" w:cstheme="minorHAnsi"/>
          <w:kern w:val="14"/>
        </w:rPr>
        <w:t>,</w:t>
      </w:r>
      <w:r w:rsidR="009155DA" w:rsidRPr="001C1B55">
        <w:rPr>
          <w:rFonts w:asciiTheme="minorHAnsi" w:hAnsiTheme="minorHAnsi"/>
          <w:kern w:val="14"/>
        </w:rPr>
        <w:t xml:space="preserve"> and</w:t>
      </w:r>
      <w:r w:rsidRPr="001C1B55">
        <w:rPr>
          <w:rFonts w:asciiTheme="minorHAnsi" w:hAnsiTheme="minorHAnsi"/>
          <w:kern w:val="14"/>
        </w:rPr>
        <w:t xml:space="preserve"> all claims, obligations</w:t>
      </w:r>
      <w:r w:rsidR="009155DA" w:rsidRPr="00422C65">
        <w:rPr>
          <w:rFonts w:asciiTheme="minorHAnsi" w:hAnsiTheme="minorHAnsi" w:cstheme="minorHAnsi"/>
          <w:kern w:val="14"/>
        </w:rPr>
        <w:t>,</w:t>
      </w:r>
      <w:r w:rsidR="009155DA" w:rsidRPr="001C1B55">
        <w:rPr>
          <w:rFonts w:asciiTheme="minorHAnsi" w:hAnsiTheme="minorHAnsi"/>
          <w:kern w:val="14"/>
        </w:rPr>
        <w:t xml:space="preserve"> and</w:t>
      </w:r>
      <w:r w:rsidRPr="001C1B55">
        <w:rPr>
          <w:rFonts w:asciiTheme="minorHAnsi" w:hAnsiTheme="minorHAnsi"/>
          <w:kern w:val="14"/>
        </w:rPr>
        <w:t xml:space="preserve"> liabilities which may be asserted against </w:t>
      </w:r>
      <w:r w:rsidR="002F62C6" w:rsidRPr="001C1B55">
        <w:rPr>
          <w:rFonts w:asciiTheme="minorHAnsi" w:hAnsiTheme="minorHAnsi"/>
          <w:kern w:val="14"/>
        </w:rPr>
        <w:t>Buyer</w:t>
      </w:r>
      <w:r w:rsidRPr="001C1B55">
        <w:rPr>
          <w:rFonts w:asciiTheme="minorHAnsi" w:hAnsiTheme="minorHAnsi"/>
          <w:kern w:val="14"/>
        </w:rPr>
        <w:t xml:space="preserve"> or its property by reason</w:t>
      </w:r>
      <w:r w:rsidR="00F7013F" w:rsidRPr="001C1B55">
        <w:rPr>
          <w:rFonts w:asciiTheme="minorHAnsi" w:hAnsiTheme="minorHAnsi"/>
          <w:kern w:val="14"/>
        </w:rPr>
        <w:t>,</w:t>
      </w:r>
      <w:r w:rsidRPr="001C1B55">
        <w:rPr>
          <w:rFonts w:asciiTheme="minorHAnsi" w:hAnsiTheme="minorHAnsi"/>
          <w:kern w:val="14"/>
        </w:rPr>
        <w:t xml:space="preserve"> </w:t>
      </w:r>
      <w:r w:rsidR="006B4EC8" w:rsidRPr="001C1B55">
        <w:rPr>
          <w:rFonts w:asciiTheme="minorHAnsi" w:hAnsiTheme="minorHAnsi"/>
          <w:kern w:val="14"/>
        </w:rPr>
        <w:t>or as a result</w:t>
      </w:r>
      <w:r w:rsidR="00F7013F" w:rsidRPr="00422C65">
        <w:rPr>
          <w:rFonts w:asciiTheme="minorHAnsi" w:hAnsiTheme="minorHAnsi" w:cstheme="minorHAnsi"/>
          <w:kern w:val="14"/>
        </w:rPr>
        <w:t>,</w:t>
      </w:r>
      <w:r w:rsidR="006B4EC8" w:rsidRPr="001C1B55">
        <w:rPr>
          <w:rFonts w:asciiTheme="minorHAnsi" w:hAnsiTheme="minorHAnsi"/>
          <w:kern w:val="14"/>
        </w:rPr>
        <w:t xml:space="preserve"> </w:t>
      </w:r>
      <w:r w:rsidRPr="001C1B55">
        <w:rPr>
          <w:rFonts w:asciiTheme="minorHAnsi" w:hAnsiTheme="minorHAnsi"/>
          <w:kern w:val="14"/>
        </w:rPr>
        <w:t xml:space="preserve">of </w:t>
      </w:r>
      <w:r w:rsidR="00895349" w:rsidRPr="001C1B55">
        <w:rPr>
          <w:rFonts w:asciiTheme="minorHAnsi" w:hAnsiTheme="minorHAnsi"/>
          <w:kern w:val="14"/>
        </w:rPr>
        <w:t xml:space="preserve">Seller’s </w:t>
      </w:r>
      <w:r w:rsidRPr="001C1B55">
        <w:rPr>
          <w:rFonts w:asciiTheme="minorHAnsi" w:hAnsiTheme="minorHAnsi"/>
          <w:kern w:val="14"/>
        </w:rPr>
        <w:t xml:space="preserve">acts or omissions </w:t>
      </w:r>
      <w:r w:rsidR="003F37B1" w:rsidRPr="00422C65">
        <w:rPr>
          <w:rFonts w:asciiTheme="minorHAnsi" w:hAnsiTheme="minorHAnsi" w:cstheme="minorHAnsi"/>
          <w:kern w:val="14"/>
        </w:rPr>
        <w:t>in</w:t>
      </w:r>
      <w:r w:rsidRPr="00422C65">
        <w:rPr>
          <w:rFonts w:asciiTheme="minorHAnsi" w:hAnsiTheme="minorHAnsi" w:cstheme="minorHAnsi"/>
          <w:kern w:val="14"/>
        </w:rPr>
        <w:t xml:space="preserve"> </w:t>
      </w:r>
      <w:r w:rsidR="00F7013F" w:rsidRPr="00422C65">
        <w:rPr>
          <w:rFonts w:asciiTheme="minorHAnsi" w:hAnsiTheme="minorHAnsi" w:cstheme="minorHAnsi"/>
          <w:kern w:val="14"/>
        </w:rPr>
        <w:t>providing</w:t>
      </w:r>
      <w:r w:rsidR="00DC1DA6" w:rsidRPr="001C1B55">
        <w:rPr>
          <w:rFonts w:asciiTheme="minorHAnsi" w:hAnsiTheme="minorHAnsi"/>
          <w:kern w:val="14"/>
        </w:rPr>
        <w:t xml:space="preserve"> Goods or </w:t>
      </w:r>
      <w:r w:rsidRPr="001C1B55">
        <w:rPr>
          <w:rFonts w:asciiTheme="minorHAnsi" w:hAnsiTheme="minorHAnsi"/>
          <w:kern w:val="14"/>
        </w:rPr>
        <w:t>performance of Services governed or controlled by this Agreement.</w:t>
      </w:r>
      <w:bookmarkEnd w:id="21"/>
    </w:p>
    <w:p w14:paraId="62D7FA0A" w14:textId="77777777" w:rsidR="00CF64C9" w:rsidRPr="001C1B55" w:rsidRDefault="00CF64C9" w:rsidP="000D0408">
      <w:pPr>
        <w:tabs>
          <w:tab w:val="left" w:pos="360"/>
        </w:tabs>
        <w:jc w:val="both"/>
        <w:rPr>
          <w:rFonts w:asciiTheme="minorHAnsi" w:hAnsiTheme="minorHAnsi"/>
          <w:kern w:val="14"/>
        </w:rPr>
      </w:pPr>
    </w:p>
    <w:p w14:paraId="12A04E17" w14:textId="0CD77EA2" w:rsidR="00773DBB" w:rsidRPr="00366CE0" w:rsidRDefault="00773DBB" w:rsidP="000D0408">
      <w:pPr>
        <w:numPr>
          <w:ilvl w:val="0"/>
          <w:numId w:val="1"/>
        </w:numPr>
        <w:tabs>
          <w:tab w:val="left" w:pos="360"/>
        </w:tabs>
        <w:ind w:left="0" w:firstLine="0"/>
        <w:jc w:val="both"/>
        <w:rPr>
          <w:rFonts w:ascii="Calibri" w:hAnsi="Calibri" w:cs="Calibri"/>
          <w:kern w:val="14"/>
        </w:rPr>
      </w:pPr>
      <w:r w:rsidRPr="001C1B55">
        <w:rPr>
          <w:rFonts w:ascii="Calibri" w:hAnsi="Calibri"/>
          <w:b/>
          <w:kern w:val="14"/>
          <w:u w:val="single"/>
        </w:rPr>
        <w:t>LABOR RELATIONS</w:t>
      </w:r>
      <w:r w:rsidRPr="00366CE0">
        <w:rPr>
          <w:rFonts w:ascii="Calibri" w:hAnsi="Calibri" w:cs="Calibri"/>
          <w:kern w:val="14"/>
        </w:rPr>
        <w:t xml:space="preserve">:  Seller </w:t>
      </w:r>
      <w:r w:rsidR="00D85D13" w:rsidRPr="00366CE0">
        <w:rPr>
          <w:rFonts w:ascii="Calibri" w:hAnsi="Calibri" w:cs="Calibri"/>
          <w:kern w:val="14"/>
        </w:rPr>
        <w:t>will</w:t>
      </w:r>
      <w:r w:rsidRPr="00366CE0">
        <w:rPr>
          <w:rFonts w:ascii="Calibri" w:hAnsi="Calibri" w:cs="Calibri"/>
          <w:kern w:val="14"/>
        </w:rPr>
        <w:t xml:space="preserve"> promptly </w:t>
      </w:r>
      <w:r w:rsidR="006B4EC8" w:rsidRPr="00366CE0">
        <w:rPr>
          <w:rFonts w:ascii="Calibri" w:hAnsi="Calibri" w:cs="Calibri"/>
          <w:kern w:val="14"/>
        </w:rPr>
        <w:t>make</w:t>
      </w:r>
      <w:r w:rsidRPr="00366CE0">
        <w:rPr>
          <w:rFonts w:ascii="Calibri" w:hAnsi="Calibri" w:cs="Calibri"/>
          <w:kern w:val="14"/>
        </w:rPr>
        <w:t xml:space="preserve"> all reasonable efforts to prevent or resolve any strikes or other labor disputes among its employees or employees of its subcontractors.  If a </w:t>
      </w:r>
      <w:r w:rsidR="00957271" w:rsidRPr="00366CE0">
        <w:rPr>
          <w:rFonts w:ascii="Calibri" w:hAnsi="Calibri" w:cs="Calibri"/>
          <w:kern w:val="14"/>
        </w:rPr>
        <w:t xml:space="preserve">labor </w:t>
      </w:r>
      <w:r w:rsidRPr="00366CE0">
        <w:rPr>
          <w:rFonts w:ascii="Calibri" w:hAnsi="Calibri" w:cs="Calibri"/>
          <w:kern w:val="14"/>
        </w:rPr>
        <w:t xml:space="preserve">dispute occurs, Seller </w:t>
      </w:r>
      <w:r w:rsidR="00D85D13" w:rsidRPr="00366CE0">
        <w:rPr>
          <w:rFonts w:ascii="Calibri" w:hAnsi="Calibri" w:cs="Calibri"/>
          <w:kern w:val="14"/>
        </w:rPr>
        <w:t>will</w:t>
      </w:r>
      <w:r w:rsidRPr="00366CE0">
        <w:rPr>
          <w:rFonts w:ascii="Calibri" w:hAnsi="Calibri" w:cs="Calibri"/>
          <w:kern w:val="14"/>
        </w:rPr>
        <w:t xml:space="preserve"> take all reasonable actions to minimize any disruption of performance of Services. Seller </w:t>
      </w:r>
      <w:r w:rsidR="00D85D13" w:rsidRPr="00366CE0">
        <w:rPr>
          <w:rFonts w:ascii="Calibri" w:hAnsi="Calibri" w:cs="Calibri"/>
          <w:kern w:val="14"/>
        </w:rPr>
        <w:t>will</w:t>
      </w:r>
      <w:r w:rsidRPr="00366CE0">
        <w:rPr>
          <w:rFonts w:ascii="Calibri" w:hAnsi="Calibri" w:cs="Calibri"/>
          <w:kern w:val="14"/>
        </w:rPr>
        <w:t xml:space="preserve"> immediately advise </w:t>
      </w:r>
      <w:r w:rsidR="002F62C6" w:rsidRPr="00366CE0">
        <w:rPr>
          <w:rFonts w:ascii="Calibri" w:hAnsi="Calibri" w:cs="Calibri"/>
          <w:kern w:val="14"/>
        </w:rPr>
        <w:t>Buyer</w:t>
      </w:r>
      <w:r w:rsidRPr="00366CE0">
        <w:rPr>
          <w:rFonts w:ascii="Calibri" w:hAnsi="Calibri" w:cs="Calibri"/>
          <w:kern w:val="14"/>
        </w:rPr>
        <w:t xml:space="preserve"> in writing of any possible labor dispute which may affect performance of Services.</w:t>
      </w:r>
    </w:p>
    <w:p w14:paraId="2AE096E2" w14:textId="77777777" w:rsidR="00CF64C9" w:rsidRPr="00366CE0" w:rsidRDefault="00CF64C9" w:rsidP="000D0408">
      <w:pPr>
        <w:tabs>
          <w:tab w:val="left" w:pos="360"/>
        </w:tabs>
        <w:jc w:val="both"/>
        <w:rPr>
          <w:rFonts w:ascii="Calibri" w:hAnsi="Calibri" w:cs="Calibri"/>
          <w:kern w:val="14"/>
        </w:rPr>
      </w:pPr>
    </w:p>
    <w:p w14:paraId="05091D5E" w14:textId="5696DA75" w:rsidR="00773DBB" w:rsidRPr="000D0408" w:rsidRDefault="00773DBB" w:rsidP="000D0408">
      <w:pPr>
        <w:pStyle w:val="BodyText"/>
        <w:numPr>
          <w:ilvl w:val="0"/>
          <w:numId w:val="1"/>
        </w:numPr>
        <w:tabs>
          <w:tab w:val="left" w:pos="360"/>
        </w:tabs>
        <w:spacing w:line="240" w:lineRule="auto"/>
        <w:ind w:left="0" w:firstLine="0"/>
        <w:rPr>
          <w:rFonts w:ascii="Calibri" w:hAnsi="Calibri"/>
          <w:sz w:val="20"/>
        </w:rPr>
      </w:pPr>
      <w:r w:rsidRPr="001C1B55">
        <w:rPr>
          <w:rFonts w:ascii="Calibri" w:hAnsi="Calibri"/>
          <w:b/>
          <w:sz w:val="20"/>
          <w:u w:val="single"/>
        </w:rPr>
        <w:t>COMPLIANCE WITH LAWS</w:t>
      </w:r>
      <w:r w:rsidRPr="00366CE0">
        <w:rPr>
          <w:rFonts w:ascii="Calibri" w:hAnsi="Calibri" w:cs="Calibri"/>
          <w:sz w:val="20"/>
        </w:rPr>
        <w:t xml:space="preserve">:  </w:t>
      </w:r>
      <w:bookmarkStart w:id="22" w:name="_Hlk516736210"/>
      <w:r w:rsidR="00957271" w:rsidRPr="00366CE0">
        <w:rPr>
          <w:rFonts w:ascii="Calibri" w:hAnsi="Calibri" w:cs="Calibri"/>
          <w:sz w:val="20"/>
        </w:rPr>
        <w:t>I</w:t>
      </w:r>
      <w:r w:rsidRPr="00366CE0">
        <w:rPr>
          <w:rFonts w:ascii="Calibri" w:hAnsi="Calibri" w:cs="Calibri"/>
          <w:sz w:val="20"/>
        </w:rPr>
        <w:t>n the performance of this Agreement</w:t>
      </w:r>
      <w:r w:rsidR="00957271" w:rsidRPr="00366CE0">
        <w:rPr>
          <w:rFonts w:ascii="Calibri" w:hAnsi="Calibri" w:cs="Calibri"/>
          <w:sz w:val="20"/>
        </w:rPr>
        <w:t>, Seller</w:t>
      </w:r>
      <w:r w:rsidRPr="00366CE0">
        <w:rPr>
          <w:rFonts w:ascii="Calibri" w:hAnsi="Calibri" w:cs="Calibri"/>
          <w:sz w:val="20"/>
        </w:rPr>
        <w:t xml:space="preserve"> will comply with all applicable federal, state</w:t>
      </w:r>
      <w:r w:rsidR="009155DA">
        <w:rPr>
          <w:rFonts w:ascii="Calibri" w:hAnsi="Calibri" w:cs="Calibri"/>
          <w:sz w:val="20"/>
        </w:rPr>
        <w:t>, and</w:t>
      </w:r>
      <w:r w:rsidRPr="00366CE0">
        <w:rPr>
          <w:rFonts w:ascii="Calibri" w:hAnsi="Calibri" w:cs="Calibri"/>
          <w:sz w:val="20"/>
        </w:rPr>
        <w:t xml:space="preserve"> local laws, codes, regulations</w:t>
      </w:r>
      <w:r w:rsidR="009155DA">
        <w:rPr>
          <w:rFonts w:ascii="Calibri" w:hAnsi="Calibri" w:cs="Calibri"/>
          <w:sz w:val="20"/>
        </w:rPr>
        <w:t>, and</w:t>
      </w:r>
      <w:r w:rsidR="00C057E0" w:rsidRPr="00366CE0">
        <w:rPr>
          <w:rFonts w:ascii="Calibri" w:hAnsi="Calibri" w:cs="Calibri"/>
          <w:sz w:val="20"/>
        </w:rPr>
        <w:t xml:space="preserve"> </w:t>
      </w:r>
      <w:r w:rsidRPr="00366CE0">
        <w:rPr>
          <w:rFonts w:ascii="Calibri" w:hAnsi="Calibri" w:cs="Calibri"/>
          <w:sz w:val="20"/>
        </w:rPr>
        <w:t>ordinances, including</w:t>
      </w:r>
      <w:r w:rsidR="006B4EC8" w:rsidRPr="00366CE0">
        <w:rPr>
          <w:rFonts w:ascii="Calibri" w:hAnsi="Calibri" w:cs="Calibri"/>
          <w:sz w:val="20"/>
        </w:rPr>
        <w:t xml:space="preserve"> but not limited to</w:t>
      </w:r>
      <w:r w:rsidR="00957271" w:rsidRPr="00366CE0">
        <w:rPr>
          <w:rFonts w:ascii="Calibri" w:hAnsi="Calibri" w:cs="Calibri"/>
          <w:sz w:val="20"/>
        </w:rPr>
        <w:t xml:space="preserve"> all applicable</w:t>
      </w:r>
      <w:r w:rsidR="00C45056" w:rsidRPr="00366CE0">
        <w:rPr>
          <w:rFonts w:ascii="Calibri" w:hAnsi="Calibri" w:cs="Calibri"/>
          <w:sz w:val="20"/>
        </w:rPr>
        <w:t>:  (a)</w:t>
      </w:r>
      <w:r w:rsidRPr="00366CE0">
        <w:rPr>
          <w:rFonts w:ascii="Calibri" w:hAnsi="Calibri" w:cs="Calibri"/>
          <w:sz w:val="20"/>
        </w:rPr>
        <w:t xml:space="preserve"> environmental laws</w:t>
      </w:r>
      <w:r w:rsidR="00C45056" w:rsidRPr="00366CE0">
        <w:rPr>
          <w:rFonts w:ascii="Calibri" w:hAnsi="Calibri" w:cs="Calibri"/>
          <w:sz w:val="20"/>
        </w:rPr>
        <w:t>; (b)</w:t>
      </w:r>
      <w:r w:rsidRPr="00366CE0">
        <w:rPr>
          <w:rFonts w:ascii="Calibri" w:hAnsi="Calibri" w:cs="Calibri"/>
          <w:sz w:val="20"/>
        </w:rPr>
        <w:t xml:space="preserve"> </w:t>
      </w:r>
      <w:r w:rsidR="00C45056" w:rsidRPr="00366CE0">
        <w:rPr>
          <w:rFonts w:ascii="Calibri" w:hAnsi="Calibri" w:cs="Calibri"/>
          <w:sz w:val="20"/>
        </w:rPr>
        <w:t>international trade laws, including but not limited to laws and regulations regarding export controls, economic sanctions, trade embargoes</w:t>
      </w:r>
      <w:r w:rsidR="00957271" w:rsidRPr="00366CE0">
        <w:rPr>
          <w:rFonts w:ascii="Calibri" w:hAnsi="Calibri" w:cs="Calibri"/>
          <w:sz w:val="20"/>
        </w:rPr>
        <w:t>,</w:t>
      </w:r>
      <w:r w:rsidR="00C45056" w:rsidRPr="00366CE0">
        <w:rPr>
          <w:rFonts w:ascii="Calibri" w:hAnsi="Calibri" w:cs="Calibri"/>
          <w:sz w:val="20"/>
        </w:rPr>
        <w:t xml:space="preserve"> anti-boycott restrictions</w:t>
      </w:r>
      <w:r w:rsidR="009155DA">
        <w:rPr>
          <w:rFonts w:ascii="Calibri" w:hAnsi="Calibri" w:cs="Calibri"/>
          <w:sz w:val="20"/>
        </w:rPr>
        <w:t>, and</w:t>
      </w:r>
      <w:r w:rsidR="00C45056" w:rsidRPr="00366CE0">
        <w:rPr>
          <w:rFonts w:ascii="Calibri" w:hAnsi="Calibri" w:cs="Calibri"/>
          <w:sz w:val="20"/>
        </w:rPr>
        <w:t xml:space="preserve"> anti-corruption laws, including but not limited to the U.S. Foreign Corrupt Practices Act (as amended), the United Kingdom Bribery Act</w:t>
      </w:r>
      <w:r w:rsidR="009155DA">
        <w:rPr>
          <w:rFonts w:ascii="Calibri" w:hAnsi="Calibri" w:cs="Calibri"/>
          <w:sz w:val="20"/>
        </w:rPr>
        <w:t>, and</w:t>
      </w:r>
      <w:r w:rsidR="00C45056" w:rsidRPr="00366CE0">
        <w:rPr>
          <w:rFonts w:ascii="Calibri" w:hAnsi="Calibri" w:cs="Calibri"/>
          <w:sz w:val="20"/>
        </w:rPr>
        <w:t xml:space="preserve"> the conflicts minerals provisions of the U.S. Dodd-Frank Wall Street Reform and Consumer Protection Act; (c) laws and regulations addressing human trafficking and slavery; and (d) </w:t>
      </w:r>
      <w:r w:rsidR="00957271" w:rsidRPr="00366CE0">
        <w:rPr>
          <w:rFonts w:ascii="Calibri" w:hAnsi="Calibri" w:cs="Calibri"/>
          <w:sz w:val="20"/>
        </w:rPr>
        <w:t>e</w:t>
      </w:r>
      <w:r w:rsidRPr="00366CE0">
        <w:rPr>
          <w:rFonts w:ascii="Calibri" w:hAnsi="Calibri" w:cs="Calibri"/>
          <w:sz w:val="20"/>
        </w:rPr>
        <w:t xml:space="preserve">qual </w:t>
      </w:r>
      <w:r w:rsidR="00957271" w:rsidRPr="00366CE0">
        <w:rPr>
          <w:rFonts w:ascii="Calibri" w:hAnsi="Calibri" w:cs="Calibri"/>
          <w:sz w:val="20"/>
        </w:rPr>
        <w:t>employment o</w:t>
      </w:r>
      <w:r w:rsidRPr="00366CE0">
        <w:rPr>
          <w:rFonts w:ascii="Calibri" w:hAnsi="Calibri" w:cs="Calibri"/>
          <w:sz w:val="20"/>
        </w:rPr>
        <w:t xml:space="preserve">pportunity </w:t>
      </w:r>
      <w:r w:rsidR="00957271" w:rsidRPr="00366CE0">
        <w:rPr>
          <w:rFonts w:ascii="Calibri" w:hAnsi="Calibri" w:cs="Calibri"/>
          <w:sz w:val="20"/>
        </w:rPr>
        <w:t>laws, regulations</w:t>
      </w:r>
      <w:r w:rsidR="007F4A06">
        <w:rPr>
          <w:rFonts w:ascii="Calibri" w:hAnsi="Calibri" w:cs="Calibri"/>
          <w:sz w:val="20"/>
        </w:rPr>
        <w:t>,</w:t>
      </w:r>
      <w:r w:rsidR="00957271" w:rsidRPr="00366CE0">
        <w:rPr>
          <w:rFonts w:ascii="Calibri" w:hAnsi="Calibri" w:cs="Calibri"/>
          <w:sz w:val="20"/>
        </w:rPr>
        <w:t xml:space="preserve"> and </w:t>
      </w:r>
      <w:r w:rsidRPr="00366CE0">
        <w:rPr>
          <w:rFonts w:ascii="Calibri" w:hAnsi="Calibri" w:cs="Calibri"/>
          <w:sz w:val="20"/>
        </w:rPr>
        <w:t>requirements</w:t>
      </w:r>
      <w:r w:rsidR="00F7013F">
        <w:rPr>
          <w:rFonts w:ascii="Calibri" w:hAnsi="Calibri" w:cs="Calibri"/>
          <w:sz w:val="20"/>
        </w:rPr>
        <w:t>,</w:t>
      </w:r>
      <w:r w:rsidRPr="00366CE0">
        <w:rPr>
          <w:rFonts w:ascii="Calibri" w:hAnsi="Calibri" w:cs="Calibri"/>
          <w:sz w:val="20"/>
        </w:rPr>
        <w:t xml:space="preserve"> including those set forth in Executive Order 11246</w:t>
      </w:r>
      <w:r w:rsidR="00B04E89" w:rsidRPr="00366CE0">
        <w:rPr>
          <w:rFonts w:ascii="Calibri" w:hAnsi="Calibri" w:cs="Calibri"/>
          <w:sz w:val="20"/>
        </w:rPr>
        <w:t>, the Rehabilitation Act of 1973, as amended,</w:t>
      </w:r>
      <w:r w:rsidRPr="00366CE0">
        <w:rPr>
          <w:rFonts w:ascii="Calibri" w:hAnsi="Calibri" w:cs="Calibri"/>
          <w:sz w:val="20"/>
        </w:rPr>
        <w:t xml:space="preserve"> and the Vietnam Era Veterans Readjustment Assistance Act of 1974, </w:t>
      </w:r>
      <w:r w:rsidR="00B04E89" w:rsidRPr="00366CE0">
        <w:rPr>
          <w:rFonts w:ascii="Calibri" w:hAnsi="Calibri" w:cs="Calibri"/>
          <w:sz w:val="20"/>
        </w:rPr>
        <w:t xml:space="preserve">as amended, </w:t>
      </w:r>
      <w:r w:rsidRPr="00366CE0">
        <w:rPr>
          <w:rFonts w:ascii="Calibri" w:hAnsi="Calibri" w:cs="Calibri"/>
          <w:sz w:val="20"/>
        </w:rPr>
        <w:t xml:space="preserve">and regulations </w:t>
      </w:r>
      <w:r w:rsidR="00957271" w:rsidRPr="00366CE0">
        <w:rPr>
          <w:rFonts w:ascii="Calibri" w:hAnsi="Calibri" w:cs="Calibri"/>
          <w:sz w:val="20"/>
        </w:rPr>
        <w:t xml:space="preserve">issued </w:t>
      </w:r>
      <w:r w:rsidR="00920B77" w:rsidRPr="00366CE0">
        <w:rPr>
          <w:rFonts w:ascii="Calibri" w:hAnsi="Calibri" w:cs="Calibri"/>
          <w:sz w:val="20"/>
        </w:rPr>
        <w:t>thereunder</w:t>
      </w:r>
      <w:r w:rsidR="009155DA">
        <w:rPr>
          <w:rFonts w:ascii="Calibri" w:hAnsi="Calibri" w:cs="Calibri"/>
          <w:sz w:val="20"/>
        </w:rPr>
        <w:t>, and</w:t>
      </w:r>
      <w:r w:rsidR="00B04E89" w:rsidRPr="00366CE0">
        <w:rPr>
          <w:rFonts w:ascii="Calibri" w:hAnsi="Calibri" w:cs="Calibri"/>
          <w:sz w:val="20"/>
        </w:rPr>
        <w:t xml:space="preserve"> laws prohibiting discrimination against any person because of veteran status, disability, race, creed, color, national origin, religion, age</w:t>
      </w:r>
      <w:r w:rsidR="009155DA">
        <w:rPr>
          <w:rFonts w:ascii="Calibri" w:hAnsi="Calibri" w:cs="Calibri"/>
          <w:sz w:val="20"/>
        </w:rPr>
        <w:t xml:space="preserve">, or </w:t>
      </w:r>
      <w:r w:rsidR="00B04E89" w:rsidRPr="00366CE0">
        <w:rPr>
          <w:rFonts w:ascii="Calibri" w:hAnsi="Calibri" w:cs="Calibri"/>
          <w:sz w:val="20"/>
        </w:rPr>
        <w:t>sex in any term or condition of employment</w:t>
      </w:r>
      <w:r w:rsidR="00D4159C" w:rsidRPr="00366CE0">
        <w:rPr>
          <w:rFonts w:ascii="Calibri" w:hAnsi="Calibri" w:cs="Calibri"/>
          <w:sz w:val="20"/>
        </w:rPr>
        <w:t>, which are incorporated herein by this reference</w:t>
      </w:r>
      <w:r w:rsidR="00B04E89" w:rsidRPr="00366CE0">
        <w:rPr>
          <w:rFonts w:ascii="Calibri" w:hAnsi="Calibri" w:cs="Calibri"/>
          <w:sz w:val="20"/>
        </w:rPr>
        <w:t xml:space="preserve">.  </w:t>
      </w:r>
      <w:r w:rsidR="00B04E89" w:rsidRPr="00366CE0">
        <w:rPr>
          <w:rFonts w:ascii="Calibri" w:hAnsi="Calibri" w:cs="Calibri"/>
          <w:b/>
          <w:sz w:val="20"/>
        </w:rPr>
        <w:t>Specifically, Seller and its subcontractors and vendors will abide by the requirements of 41 C.F.R. §§ 60-1.4(a), 60-300.5(a) and 60-741.5(a).  These regulations prohibit discrimination against qualified individuals based on their status as protected veterans or individuals with disabilities and prohibit discrimination against all individuals based on their race, color, religion, sex</w:t>
      </w:r>
      <w:r w:rsidR="009155DA">
        <w:rPr>
          <w:rFonts w:ascii="Calibri" w:hAnsi="Calibri" w:cs="Calibri"/>
          <w:b/>
          <w:sz w:val="20"/>
        </w:rPr>
        <w:t xml:space="preserve">, or </w:t>
      </w:r>
      <w:r w:rsidR="00B04E89" w:rsidRPr="00366CE0">
        <w:rPr>
          <w:rFonts w:ascii="Calibri" w:hAnsi="Calibri" w:cs="Calibri"/>
          <w:b/>
          <w:sz w:val="20"/>
        </w:rPr>
        <w:t>national origin</w:t>
      </w:r>
      <w:r w:rsidR="009155DA">
        <w:rPr>
          <w:rFonts w:ascii="Calibri" w:hAnsi="Calibri" w:cs="Calibri"/>
          <w:b/>
          <w:sz w:val="20"/>
        </w:rPr>
        <w:t>, and</w:t>
      </w:r>
      <w:r w:rsidR="00B04E89" w:rsidRPr="00366CE0">
        <w:rPr>
          <w:rFonts w:ascii="Calibri" w:hAnsi="Calibri" w:cs="Calibri"/>
          <w:b/>
          <w:sz w:val="20"/>
        </w:rPr>
        <w:t xml:space="preserve"> require that covered prime contractors</w:t>
      </w:r>
      <w:r w:rsidR="009155DA">
        <w:rPr>
          <w:rFonts w:ascii="Calibri" w:hAnsi="Calibri" w:cs="Calibri"/>
          <w:b/>
          <w:sz w:val="20"/>
        </w:rPr>
        <w:t>, and</w:t>
      </w:r>
      <w:r w:rsidR="00B04E89" w:rsidRPr="00366CE0">
        <w:rPr>
          <w:rFonts w:ascii="Calibri" w:hAnsi="Calibri" w:cs="Calibri"/>
          <w:b/>
          <w:sz w:val="20"/>
        </w:rPr>
        <w:t xml:space="preserve"> subcontractors take affirmative action to employ and advance in employment individuals without regard to race, color, religion, sex, national origin, protected veteran status</w:t>
      </w:r>
      <w:r w:rsidR="00CD264B">
        <w:rPr>
          <w:rFonts w:ascii="Calibri" w:hAnsi="Calibri" w:cs="Calibri"/>
          <w:b/>
          <w:sz w:val="20"/>
        </w:rPr>
        <w:t>,</w:t>
      </w:r>
      <w:r w:rsidR="00B04E89" w:rsidRPr="00366CE0">
        <w:rPr>
          <w:rFonts w:ascii="Calibri" w:hAnsi="Calibri" w:cs="Calibri"/>
          <w:b/>
          <w:sz w:val="20"/>
        </w:rPr>
        <w:t xml:space="preserve"> or disability</w:t>
      </w:r>
      <w:r w:rsidR="00B04E89" w:rsidRPr="00366CE0">
        <w:rPr>
          <w:rFonts w:ascii="Calibri" w:hAnsi="Calibri" w:cs="Calibri"/>
          <w:sz w:val="20"/>
        </w:rPr>
        <w:t>.  Seller will take reasonable measures to ensure that those who supply components or materials incorporated into Goods supplied to Buyer also comply with such laws and regulations</w:t>
      </w:r>
      <w:r w:rsidRPr="00366CE0">
        <w:rPr>
          <w:rFonts w:ascii="Calibri" w:hAnsi="Calibri" w:cs="Calibri"/>
          <w:sz w:val="20"/>
        </w:rPr>
        <w:t xml:space="preserve">. Seller </w:t>
      </w:r>
      <w:r w:rsidR="00A13C17" w:rsidRPr="00366CE0">
        <w:rPr>
          <w:rFonts w:ascii="Calibri" w:hAnsi="Calibri" w:cs="Calibri"/>
          <w:sz w:val="20"/>
        </w:rPr>
        <w:t>will</w:t>
      </w:r>
      <w:r w:rsidRPr="00366CE0">
        <w:rPr>
          <w:rFonts w:ascii="Calibri" w:hAnsi="Calibri" w:cs="Calibri"/>
          <w:sz w:val="20"/>
        </w:rPr>
        <w:t xml:space="preserve"> obtain, at its sole expense, all necessary permits and licenses </w:t>
      </w:r>
      <w:r w:rsidR="00957271" w:rsidRPr="00366CE0">
        <w:rPr>
          <w:rFonts w:ascii="Calibri" w:hAnsi="Calibri" w:cs="Calibri"/>
          <w:sz w:val="20"/>
        </w:rPr>
        <w:t>before beginning</w:t>
      </w:r>
      <w:r w:rsidRPr="00366CE0">
        <w:rPr>
          <w:rFonts w:ascii="Calibri" w:hAnsi="Calibri" w:cs="Calibri"/>
          <w:sz w:val="20"/>
        </w:rPr>
        <w:t xml:space="preserve"> Services</w:t>
      </w:r>
      <w:r w:rsidR="00A13C17" w:rsidRPr="00366CE0">
        <w:rPr>
          <w:rFonts w:ascii="Calibri" w:hAnsi="Calibri" w:cs="Calibri"/>
          <w:sz w:val="20"/>
        </w:rPr>
        <w:t xml:space="preserve"> and make c</w:t>
      </w:r>
      <w:r w:rsidRPr="00366CE0">
        <w:rPr>
          <w:rFonts w:ascii="Calibri" w:hAnsi="Calibri" w:cs="Calibri"/>
          <w:sz w:val="20"/>
        </w:rPr>
        <w:t xml:space="preserve">opies of all such permits and licenses available to </w:t>
      </w:r>
      <w:r w:rsidR="002F62C6" w:rsidRPr="00366CE0">
        <w:rPr>
          <w:rFonts w:ascii="Calibri" w:hAnsi="Calibri" w:cs="Calibri"/>
          <w:sz w:val="20"/>
        </w:rPr>
        <w:t>Buyer</w:t>
      </w:r>
      <w:r w:rsidRPr="00366CE0">
        <w:rPr>
          <w:rFonts w:ascii="Calibri" w:hAnsi="Calibri" w:cs="Calibri"/>
          <w:sz w:val="20"/>
        </w:rPr>
        <w:t xml:space="preserve"> upon request.  If Services involve or require Seller to transport or dispose of any material or waste, </w:t>
      </w:r>
      <w:r w:rsidR="00FD6A90" w:rsidRPr="00366CE0">
        <w:rPr>
          <w:rFonts w:ascii="Calibri" w:hAnsi="Calibri" w:cs="Calibri"/>
          <w:sz w:val="20"/>
        </w:rPr>
        <w:t>before</w:t>
      </w:r>
      <w:r w:rsidRPr="00366CE0">
        <w:rPr>
          <w:rFonts w:ascii="Calibri" w:hAnsi="Calibri" w:cs="Calibri"/>
          <w:sz w:val="20"/>
        </w:rPr>
        <w:t xml:space="preserve"> beginning Services</w:t>
      </w:r>
      <w:r w:rsidR="008C7995" w:rsidRPr="00366CE0">
        <w:rPr>
          <w:rFonts w:ascii="Calibri" w:hAnsi="Calibri" w:cs="Calibri"/>
          <w:sz w:val="20"/>
        </w:rPr>
        <w:t>,</w:t>
      </w:r>
      <w:r w:rsidRPr="00366CE0">
        <w:rPr>
          <w:rFonts w:ascii="Calibri" w:hAnsi="Calibri" w:cs="Calibri"/>
          <w:sz w:val="20"/>
        </w:rPr>
        <w:t xml:space="preserve"> Seller </w:t>
      </w:r>
      <w:r w:rsidR="00D85D13" w:rsidRPr="00366CE0">
        <w:rPr>
          <w:rFonts w:ascii="Calibri" w:hAnsi="Calibri" w:cs="Calibri"/>
          <w:sz w:val="20"/>
        </w:rPr>
        <w:t>will</w:t>
      </w:r>
      <w:r w:rsidRPr="00366CE0">
        <w:rPr>
          <w:rFonts w:ascii="Calibri" w:hAnsi="Calibri" w:cs="Calibri"/>
          <w:sz w:val="20"/>
        </w:rPr>
        <w:t xml:space="preserve"> </w:t>
      </w:r>
      <w:r w:rsidR="00FD6A90" w:rsidRPr="00366CE0">
        <w:rPr>
          <w:rFonts w:ascii="Calibri" w:hAnsi="Calibri" w:cs="Calibri"/>
          <w:sz w:val="20"/>
        </w:rPr>
        <w:t xml:space="preserve">provide </w:t>
      </w:r>
      <w:r w:rsidR="002F62C6" w:rsidRPr="00366CE0">
        <w:rPr>
          <w:rFonts w:ascii="Calibri" w:hAnsi="Calibri" w:cs="Calibri"/>
          <w:sz w:val="20"/>
        </w:rPr>
        <w:t>Buyer</w:t>
      </w:r>
      <w:r w:rsidRPr="00366CE0">
        <w:rPr>
          <w:rFonts w:ascii="Calibri" w:hAnsi="Calibri" w:cs="Calibri"/>
          <w:sz w:val="20"/>
        </w:rPr>
        <w:t xml:space="preserve"> </w:t>
      </w:r>
      <w:bookmarkEnd w:id="22"/>
      <w:r w:rsidRPr="00366CE0">
        <w:rPr>
          <w:rFonts w:ascii="Calibri" w:hAnsi="Calibri" w:cs="Calibri"/>
          <w:sz w:val="20"/>
        </w:rPr>
        <w:t>with copies of all applicable or require</w:t>
      </w:r>
      <w:r w:rsidR="00624330" w:rsidRPr="00366CE0">
        <w:rPr>
          <w:rFonts w:ascii="Calibri" w:hAnsi="Calibri" w:cs="Calibri"/>
          <w:sz w:val="20"/>
        </w:rPr>
        <w:t xml:space="preserve">d permits and licenses and </w:t>
      </w:r>
      <w:r w:rsidRPr="00366CE0">
        <w:rPr>
          <w:rFonts w:ascii="Calibri" w:hAnsi="Calibri" w:cs="Calibri"/>
          <w:sz w:val="20"/>
        </w:rPr>
        <w:t xml:space="preserve">notify </w:t>
      </w:r>
      <w:r w:rsidR="002F62C6" w:rsidRPr="00366CE0">
        <w:rPr>
          <w:rFonts w:ascii="Calibri" w:hAnsi="Calibri" w:cs="Calibri"/>
          <w:sz w:val="20"/>
        </w:rPr>
        <w:t>Buyer</w:t>
      </w:r>
      <w:r w:rsidRPr="00366CE0">
        <w:rPr>
          <w:rFonts w:ascii="Calibri" w:hAnsi="Calibri" w:cs="Calibri"/>
          <w:sz w:val="20"/>
        </w:rPr>
        <w:t xml:space="preserve"> in writing of the final and any interim destination of material or waste, including in such notice verification that the place of disposal is validly authorized and permitted to accept the material or waste.</w:t>
      </w:r>
    </w:p>
    <w:p w14:paraId="49B85AA4" w14:textId="77777777" w:rsidR="00CF64C9" w:rsidRPr="000D0408" w:rsidRDefault="00CF64C9" w:rsidP="000D0408">
      <w:pPr>
        <w:tabs>
          <w:tab w:val="left" w:pos="360"/>
        </w:tabs>
        <w:jc w:val="both"/>
        <w:rPr>
          <w:rFonts w:ascii="Calibri" w:hAnsi="Calibri"/>
          <w:kern w:val="14"/>
        </w:rPr>
      </w:pPr>
    </w:p>
    <w:p w14:paraId="407A27F6" w14:textId="6E927B3A" w:rsidR="00773DBB" w:rsidRPr="004D6F09" w:rsidRDefault="00E11C66" w:rsidP="000D0408">
      <w:pPr>
        <w:numPr>
          <w:ilvl w:val="0"/>
          <w:numId w:val="1"/>
        </w:numPr>
        <w:tabs>
          <w:tab w:val="left" w:pos="360"/>
        </w:tabs>
        <w:ind w:left="0" w:firstLine="0"/>
        <w:jc w:val="both"/>
        <w:rPr>
          <w:rFonts w:asciiTheme="minorHAnsi" w:hAnsiTheme="minorHAnsi" w:cstheme="minorHAnsi"/>
          <w:kern w:val="14"/>
        </w:rPr>
      </w:pPr>
      <w:r w:rsidRPr="000D0408">
        <w:rPr>
          <w:rFonts w:ascii="Calibri" w:hAnsi="Calibri"/>
          <w:b/>
          <w:kern w:val="14"/>
          <w:u w:val="single"/>
        </w:rPr>
        <w:t>CONTROLLING LAW</w:t>
      </w:r>
      <w:r w:rsidR="0011403D" w:rsidRPr="000D0408">
        <w:rPr>
          <w:rFonts w:ascii="Calibri" w:hAnsi="Calibri"/>
          <w:b/>
          <w:kern w:val="14"/>
          <w:u w:val="single"/>
        </w:rPr>
        <w:t>; CONSENT TO VENUE</w:t>
      </w:r>
      <w:r w:rsidRPr="000D0408">
        <w:rPr>
          <w:rFonts w:ascii="Calibri" w:hAnsi="Calibri"/>
          <w:b/>
          <w:kern w:val="14"/>
          <w:u w:val="single"/>
        </w:rPr>
        <w:t>; DISPUTE RESOLUTION</w:t>
      </w:r>
      <w:r w:rsidR="00773DBB" w:rsidRPr="000D0408">
        <w:rPr>
          <w:rFonts w:ascii="Calibri" w:hAnsi="Calibri"/>
          <w:kern w:val="14"/>
        </w:rPr>
        <w:t xml:space="preserve">:  </w:t>
      </w:r>
      <w:r w:rsidR="004D6F09" w:rsidRPr="000D0408">
        <w:rPr>
          <w:rFonts w:ascii="Calibri" w:hAnsi="Calibri"/>
          <w:kern w:val="14"/>
        </w:rPr>
        <w:t xml:space="preserve">This Agreement and all rights and obligations hereunder will be governed by and construed in accordance with the laws of the State of Delaware, without regard to its conflicts of law provisions.  </w:t>
      </w:r>
      <w:bookmarkStart w:id="23" w:name="_Hlk516736237"/>
      <w:r w:rsidR="004D6F09" w:rsidRPr="000D0408">
        <w:rPr>
          <w:rFonts w:ascii="Calibri" w:hAnsi="Calibri"/>
          <w:kern w:val="14"/>
        </w:rPr>
        <w:t xml:space="preserve">The United Nations Convention on Contracts for the International Sale of Goods will not apply to this Agreement. </w:t>
      </w:r>
      <w:bookmarkEnd w:id="23"/>
      <w:r w:rsidR="004D6F09" w:rsidRPr="000D0408">
        <w:rPr>
          <w:rFonts w:ascii="Calibri" w:hAnsi="Calibri"/>
          <w:kern w:val="14"/>
        </w:rPr>
        <w:t xml:space="preserve"> </w:t>
      </w:r>
      <w:bookmarkStart w:id="24" w:name="_Hlk516736266"/>
      <w:r w:rsidR="004D6F09" w:rsidRPr="000D0408">
        <w:rPr>
          <w:rFonts w:ascii="Calibri" w:hAnsi="Calibri"/>
          <w:kern w:val="14"/>
        </w:rPr>
        <w:t>All</w:t>
      </w:r>
      <w:r w:rsidR="004D6F09" w:rsidRPr="000D0408">
        <w:rPr>
          <w:rStyle w:val="DeltaViewInsertion"/>
          <w:rFonts w:ascii="Calibri" w:hAnsi="Calibri"/>
          <w:color w:val="auto"/>
          <w:u w:val="none"/>
        </w:rPr>
        <w:t xml:space="preserve"> disputes, claims, and controversies (</w:t>
      </w:r>
      <w:r w:rsidR="004D6F09" w:rsidRPr="000D0408">
        <w:rPr>
          <w:rFonts w:ascii="Calibri" w:hAnsi="Calibri"/>
        </w:rPr>
        <w:t>“Disputes”)</w:t>
      </w:r>
      <w:r w:rsidR="004D6F09" w:rsidRPr="000D0408">
        <w:rPr>
          <w:rFonts w:ascii="Calibri" w:hAnsi="Calibri"/>
          <w:kern w:val="14"/>
        </w:rPr>
        <w:t xml:space="preserve"> between the parties</w:t>
      </w:r>
      <w:r w:rsidR="004D6F09" w:rsidRPr="000D0408">
        <w:rPr>
          <w:rStyle w:val="DeltaViewInsertion"/>
          <w:rFonts w:ascii="Calibri" w:hAnsi="Calibri"/>
          <w:color w:val="auto"/>
          <w:u w:val="none"/>
        </w:rPr>
        <w:t xml:space="preserve"> arising out of or </w:t>
      </w:r>
      <w:r w:rsidR="004D6F09" w:rsidRPr="000D0408">
        <w:rPr>
          <w:rFonts w:ascii="Calibri" w:hAnsi="Calibri"/>
        </w:rPr>
        <w:t xml:space="preserve">relating to this Agreement, including but not limited to Disputes based on or arising from an alleged tort, will be resolved by binding arbitration in accordance with </w:t>
      </w:r>
      <w:r w:rsidR="004D6F09" w:rsidRPr="004D6F09">
        <w:rPr>
          <w:rFonts w:asciiTheme="minorHAnsi" w:hAnsiTheme="minorHAnsi" w:cstheme="minorHAnsi"/>
        </w:rPr>
        <w:t xml:space="preserve">Title 9 of </w:t>
      </w:r>
      <w:r w:rsidR="004D6F09" w:rsidRPr="000D0408">
        <w:rPr>
          <w:rFonts w:asciiTheme="minorHAnsi" w:hAnsiTheme="minorHAnsi"/>
        </w:rPr>
        <w:t xml:space="preserve">the </w:t>
      </w:r>
      <w:r w:rsidR="004D6F09" w:rsidRPr="004D6F09">
        <w:rPr>
          <w:rFonts w:asciiTheme="minorHAnsi" w:hAnsiTheme="minorHAnsi" w:cstheme="minorHAnsi"/>
        </w:rPr>
        <w:t>U.S. Code and Commercial</w:t>
      </w:r>
      <w:r w:rsidR="004D6F09" w:rsidRPr="000D0408">
        <w:rPr>
          <w:rFonts w:asciiTheme="minorHAnsi" w:hAnsiTheme="minorHAnsi"/>
        </w:rPr>
        <w:t xml:space="preserve"> Arbitration </w:t>
      </w:r>
      <w:r w:rsidR="004D6F09" w:rsidRPr="004D6F09">
        <w:rPr>
          <w:rFonts w:asciiTheme="minorHAnsi" w:hAnsiTheme="minorHAnsi" w:cstheme="minorHAnsi"/>
        </w:rPr>
        <w:t>Rules of the American Arbitration Association (“AAA”).</w:t>
      </w:r>
      <w:r w:rsidR="004D6F09" w:rsidRPr="000D0408">
        <w:rPr>
          <w:rFonts w:asciiTheme="minorHAnsi" w:hAnsiTheme="minorHAnsi"/>
        </w:rPr>
        <w:t xml:space="preserve">  </w:t>
      </w:r>
      <w:r w:rsidR="004D6F09" w:rsidRPr="000D0408">
        <w:rPr>
          <w:rStyle w:val="DeltaViewInsertion"/>
          <w:rFonts w:asciiTheme="minorHAnsi" w:hAnsiTheme="minorHAnsi"/>
          <w:color w:val="auto"/>
          <w:u w:val="none"/>
        </w:rPr>
        <w:t>Disputes will be arbitrated in Wilmington, Delaware</w:t>
      </w:r>
      <w:r w:rsidR="004D6F09" w:rsidRPr="000D0408">
        <w:rPr>
          <w:rFonts w:asciiTheme="minorHAnsi" w:hAnsiTheme="minorHAnsi"/>
        </w:rPr>
        <w:t xml:space="preserve">.  Defenses based on statutes of limitation and similar doctrines will be applicable in any such proceeding, and commencement of an arbitration proceeding under this Agreement will be deemed commencement of an action for such purposes.  </w:t>
      </w:r>
      <w:r w:rsidR="004D6F09" w:rsidRPr="004D6F09">
        <w:rPr>
          <w:rFonts w:asciiTheme="minorHAnsi" w:hAnsiTheme="minorHAnsi" w:cstheme="minorHAnsi"/>
        </w:rPr>
        <w:t xml:space="preserve">The parties will select arbitrators in accordance with the Commercial Arbitration Rules of the AAA.  The AAA will designate a panel of ten (10) potential arbitrators knowledgeable in the </w:t>
      </w:r>
      <w:r w:rsidR="004D6F09" w:rsidRPr="004D6F09">
        <w:rPr>
          <w:rFonts w:asciiTheme="minorHAnsi" w:hAnsiTheme="minorHAnsi" w:cstheme="minorHAnsi"/>
        </w:rPr>
        <w:lastRenderedPageBreak/>
        <w:t xml:space="preserve">subject matter of the Dispute.  Each party will designate, within thirty (30) days of the receipt of the list of potential arbitrators, one of the potential arbitrators to serve, and the two arbitrators so designated will select a third arbitrator from the eight remaining candidates.  </w:t>
      </w:r>
      <w:r w:rsidR="004D6F09" w:rsidRPr="004D6F09">
        <w:rPr>
          <w:rStyle w:val="DeltaViewInsertion"/>
          <w:rFonts w:asciiTheme="minorHAnsi" w:hAnsiTheme="minorHAnsi" w:cstheme="minorHAnsi"/>
          <w:color w:val="auto"/>
          <w:u w:val="none"/>
        </w:rPr>
        <w:t>No Dispute will be arbitrated as a class action, representative</w:t>
      </w:r>
      <w:r w:rsidR="004D6F09" w:rsidRPr="000D0408">
        <w:rPr>
          <w:rStyle w:val="DeltaViewInsertion"/>
          <w:rFonts w:asciiTheme="minorHAnsi" w:hAnsiTheme="minorHAnsi"/>
          <w:color w:val="auto"/>
          <w:u w:val="none"/>
        </w:rPr>
        <w:t xml:space="preserve"> or general public action, collective action, private attorney-general action, or otherwise be joined with claims of any other person (“Collective Proceedings”).  </w:t>
      </w:r>
      <w:r w:rsidR="004D6F09" w:rsidRPr="004D6F09">
        <w:rPr>
          <w:rStyle w:val="DeltaViewInsertion"/>
          <w:rFonts w:asciiTheme="minorHAnsi" w:hAnsiTheme="minorHAnsi" w:cstheme="minorHAnsi"/>
          <w:color w:val="auto"/>
          <w:u w:val="none"/>
        </w:rPr>
        <w:t>Accordingly, AAA’s Supplementary Rules for Class Arbitrations will not be applicable.  If</w:t>
      </w:r>
      <w:r w:rsidR="004D6F09" w:rsidRPr="000D0408">
        <w:rPr>
          <w:rStyle w:val="DeltaViewInsertion"/>
          <w:rFonts w:asciiTheme="minorHAnsi" w:hAnsiTheme="minorHAnsi"/>
          <w:color w:val="auto"/>
          <w:u w:val="none"/>
        </w:rPr>
        <w:t xml:space="preserve"> this limitation on Collective Proceedings is held by an arbitrator or court of competent jurisdiction to be unenforceable or interpreted to not prevent a Collective Proceeding, </w:t>
      </w:r>
      <w:r w:rsidR="004D6F09" w:rsidRPr="004D6F09">
        <w:rPr>
          <w:rStyle w:val="DeltaViewInsertion"/>
          <w:rFonts w:asciiTheme="minorHAnsi" w:hAnsiTheme="minorHAnsi" w:cstheme="minorHAnsi"/>
          <w:color w:val="auto"/>
          <w:u w:val="none"/>
        </w:rPr>
        <w:t xml:space="preserve">then such action will proceed in a court of law as provided below </w:t>
      </w:r>
      <w:r w:rsidR="004D6F09" w:rsidRPr="000D0408">
        <w:rPr>
          <w:rStyle w:val="DeltaViewInsertion"/>
          <w:rFonts w:asciiTheme="minorHAnsi" w:hAnsiTheme="minorHAnsi"/>
          <w:color w:val="auto"/>
          <w:u w:val="none"/>
        </w:rPr>
        <w:t>and</w:t>
      </w:r>
      <w:r w:rsidR="004D6F09" w:rsidRPr="004D6F09">
        <w:rPr>
          <w:rStyle w:val="DeltaViewInsertion"/>
          <w:rFonts w:asciiTheme="minorHAnsi" w:hAnsiTheme="minorHAnsi" w:cstheme="minorHAnsi"/>
          <w:color w:val="auto"/>
          <w:u w:val="none"/>
        </w:rPr>
        <w:t xml:space="preserve"> not arbitration.  If</w:t>
      </w:r>
      <w:r w:rsidR="004D6F09" w:rsidRPr="000D0408">
        <w:rPr>
          <w:rStyle w:val="DeltaViewInsertion"/>
          <w:rFonts w:asciiTheme="minorHAnsi" w:hAnsiTheme="minorHAnsi"/>
          <w:color w:val="auto"/>
          <w:u w:val="none"/>
        </w:rPr>
        <w:t xml:space="preserve"> any arbitrator renders a decision regarding the question of arbitrability </w:t>
      </w:r>
      <w:r w:rsidR="004D6F09" w:rsidRPr="004D6F09">
        <w:rPr>
          <w:rStyle w:val="DeltaViewInsertion"/>
          <w:rFonts w:asciiTheme="minorHAnsi" w:hAnsiTheme="minorHAnsi" w:cstheme="minorHAnsi"/>
          <w:color w:val="auto"/>
          <w:u w:val="none"/>
        </w:rPr>
        <w:t xml:space="preserve">of the above limitation or orders any form of Collective Proceeding, then the arbitrator has exceeded its powers </w:t>
      </w:r>
      <w:r w:rsidR="004D6F09" w:rsidRPr="000D0408">
        <w:rPr>
          <w:rStyle w:val="DeltaViewInsertion"/>
          <w:rFonts w:asciiTheme="minorHAnsi" w:hAnsiTheme="minorHAnsi"/>
          <w:color w:val="auto"/>
          <w:u w:val="none"/>
        </w:rPr>
        <w:t xml:space="preserve">under the </w:t>
      </w:r>
      <w:r w:rsidR="004D6F09" w:rsidRPr="004D6F09">
        <w:rPr>
          <w:rStyle w:val="DeltaViewInsertion"/>
          <w:rFonts w:asciiTheme="minorHAnsi" w:hAnsiTheme="minorHAnsi" w:cstheme="minorHAnsi"/>
          <w:color w:val="auto"/>
          <w:u w:val="none"/>
        </w:rPr>
        <w:t>Federal Arbitration Act</w:t>
      </w:r>
      <w:r w:rsidR="004D6F09" w:rsidRPr="000D0408">
        <w:rPr>
          <w:rStyle w:val="DeltaViewInsertion"/>
          <w:rFonts w:asciiTheme="minorHAnsi" w:hAnsiTheme="minorHAnsi"/>
          <w:color w:val="auto"/>
          <w:u w:val="none"/>
        </w:rPr>
        <w:t xml:space="preserve">.  Notwithstanding the foregoing, Buyer reserves the right to resolve or bring any </w:t>
      </w:r>
      <w:r w:rsidR="00600D58" w:rsidRPr="00C74E9F">
        <w:rPr>
          <w:rStyle w:val="DeltaViewInsertion"/>
          <w:rFonts w:ascii="Calibri" w:hAnsi="Calibri" w:cs="Calibri"/>
          <w:color w:val="auto"/>
          <w:u w:val="none"/>
        </w:rPr>
        <w:t>action for temporary restraining order, preliminary injunctive relief or permanent injunctive relief</w:t>
      </w:r>
      <w:r w:rsidR="00600D58" w:rsidRPr="000D0408">
        <w:rPr>
          <w:rStyle w:val="DeltaViewInsertion"/>
          <w:rFonts w:asciiTheme="minorHAnsi" w:hAnsiTheme="minorHAnsi"/>
          <w:color w:val="auto"/>
          <w:u w:val="none"/>
        </w:rPr>
        <w:t xml:space="preserve"> in a court of competent jurisdiction in </w:t>
      </w:r>
      <w:r w:rsidR="00600D58" w:rsidRPr="000D0408">
        <w:rPr>
          <w:rFonts w:asciiTheme="minorHAnsi" w:hAnsiTheme="minorHAnsi"/>
          <w:kern w:val="14"/>
        </w:rPr>
        <w:t xml:space="preserve">the state and federal courts of </w:t>
      </w:r>
      <w:r w:rsidR="00600D58" w:rsidRPr="00C74E9F">
        <w:rPr>
          <w:rFonts w:asciiTheme="minorHAnsi" w:hAnsiTheme="minorHAnsi" w:cstheme="minorHAnsi"/>
          <w:kern w:val="14"/>
        </w:rPr>
        <w:t xml:space="preserve">Delaware, </w:t>
      </w:r>
      <w:r w:rsidR="00600D58" w:rsidRPr="000D0408">
        <w:rPr>
          <w:rStyle w:val="xdeltaviewinsertion"/>
          <w:rFonts w:asciiTheme="minorHAnsi" w:hAnsiTheme="minorHAnsi"/>
          <w:color w:val="auto"/>
          <w:u w:val="none"/>
        </w:rPr>
        <w:t>and</w:t>
      </w:r>
      <w:r w:rsidR="00600D58" w:rsidRPr="000D0408">
        <w:rPr>
          <w:rFonts w:asciiTheme="minorHAnsi" w:hAnsiTheme="minorHAnsi"/>
        </w:rPr>
        <w:t xml:space="preserve"> </w:t>
      </w:r>
      <w:bookmarkStart w:id="25" w:name="x__DV_M61"/>
      <w:bookmarkEnd w:id="25"/>
      <w:r w:rsidR="00600D58" w:rsidRPr="000D0408">
        <w:rPr>
          <w:rFonts w:asciiTheme="minorHAnsi" w:hAnsiTheme="minorHAnsi"/>
        </w:rPr>
        <w:t xml:space="preserve">the parties agree that, except when the Dispute is arbitrated, the exclusive venue for all such actions </w:t>
      </w:r>
      <w:r w:rsidR="004D6F09" w:rsidRPr="004D6F09">
        <w:rPr>
          <w:rFonts w:asciiTheme="minorHAnsi" w:hAnsiTheme="minorHAnsi" w:cstheme="minorHAnsi"/>
          <w:color w:val="000000"/>
        </w:rPr>
        <w:t xml:space="preserve">will be the </w:t>
      </w:r>
      <w:bookmarkStart w:id="26" w:name="x__DV_C62"/>
      <w:r w:rsidR="004D6F09" w:rsidRPr="004D6F09">
        <w:rPr>
          <w:rStyle w:val="xdeltaviewinsertion"/>
          <w:rFonts w:asciiTheme="minorHAnsi" w:hAnsiTheme="minorHAnsi" w:cstheme="minorHAnsi"/>
          <w:color w:val="000000"/>
          <w:u w:val="none"/>
        </w:rPr>
        <w:t>state and federal</w:t>
      </w:r>
      <w:r w:rsidR="004D6F09" w:rsidRPr="000D0408">
        <w:rPr>
          <w:rStyle w:val="xdeltaviewinsertion"/>
          <w:rFonts w:asciiTheme="minorHAnsi" w:hAnsiTheme="minorHAnsi"/>
          <w:color w:val="000000"/>
          <w:u w:val="none"/>
        </w:rPr>
        <w:t xml:space="preserve"> </w:t>
      </w:r>
      <w:bookmarkStart w:id="27" w:name="x__DV_M63"/>
      <w:bookmarkEnd w:id="26"/>
      <w:bookmarkEnd w:id="27"/>
      <w:r w:rsidR="004D6F09" w:rsidRPr="004D6F09">
        <w:rPr>
          <w:rFonts w:asciiTheme="minorHAnsi" w:hAnsiTheme="minorHAnsi" w:cstheme="minorHAnsi"/>
          <w:color w:val="000000"/>
        </w:rPr>
        <w:t xml:space="preserve">courts of </w:t>
      </w:r>
      <w:r w:rsidR="004D6F09" w:rsidRPr="004D6F09">
        <w:rPr>
          <w:rStyle w:val="xdeltaviewinsertion"/>
          <w:rFonts w:asciiTheme="minorHAnsi" w:hAnsiTheme="minorHAnsi" w:cstheme="minorHAnsi"/>
          <w:color w:val="auto"/>
          <w:u w:val="none"/>
        </w:rPr>
        <w:t xml:space="preserve">Delaware, </w:t>
      </w:r>
      <w:r w:rsidR="004D6F09" w:rsidRPr="004D6F09">
        <w:rPr>
          <w:rFonts w:asciiTheme="minorHAnsi" w:hAnsiTheme="minorHAnsi" w:cstheme="minorHAnsi"/>
          <w:kern w:val="14"/>
        </w:rPr>
        <w:t>to which jurisdiction each party hereby irrevocably submits.  Each party waives any objection</w:t>
      </w:r>
      <w:r w:rsidR="004D6F09" w:rsidRPr="000D0408">
        <w:rPr>
          <w:rFonts w:asciiTheme="minorHAnsi" w:hAnsiTheme="minorHAnsi"/>
          <w:kern w:val="14"/>
        </w:rPr>
        <w:t xml:space="preserve"> or defense that it is not personally subject to the jurisdiction of the state and federal courts of Delaware; that venue of the action is improper; and that the action, suit, or proceeding is brought in an inconvenient forum.  In addition to any other mode of service of process authorized by law, each party consents to service of process by registered or certified mail</w:t>
      </w:r>
      <w:r w:rsidR="004D6F09" w:rsidRPr="004D6F09">
        <w:rPr>
          <w:rFonts w:asciiTheme="minorHAnsi" w:hAnsiTheme="minorHAnsi" w:cstheme="minorHAnsi"/>
          <w:kern w:val="14"/>
        </w:rPr>
        <w:t>.</w:t>
      </w:r>
      <w:bookmarkEnd w:id="24"/>
      <w:r w:rsidR="004D6F09" w:rsidRPr="004D6F09">
        <w:rPr>
          <w:rFonts w:asciiTheme="minorHAnsi" w:hAnsiTheme="minorHAnsi" w:cstheme="minorHAnsi"/>
          <w:kern w:val="14"/>
        </w:rPr>
        <w:t xml:space="preserve">  </w:t>
      </w:r>
      <w:r w:rsidR="004D6F09" w:rsidRPr="004D6F09">
        <w:rPr>
          <w:rStyle w:val="xdeltaviewinsertion"/>
          <w:rFonts w:asciiTheme="minorHAnsi" w:hAnsiTheme="minorHAnsi" w:cstheme="minorHAnsi"/>
          <w:color w:val="auto"/>
          <w:u w:val="none"/>
        </w:rPr>
        <w:t>EACH PARTY EXPRESSLY WAIVES ALL RIGHTS IT MAY HAVE TO A TRIAL BY JURY.</w:t>
      </w:r>
    </w:p>
    <w:p w14:paraId="295BCECD" w14:textId="77777777" w:rsidR="00CF64C9" w:rsidRPr="000D0408" w:rsidRDefault="00CF64C9" w:rsidP="000D0408">
      <w:pPr>
        <w:tabs>
          <w:tab w:val="left" w:pos="360"/>
        </w:tabs>
        <w:jc w:val="both"/>
        <w:rPr>
          <w:rFonts w:asciiTheme="minorHAnsi" w:hAnsiTheme="minorHAnsi"/>
          <w:kern w:val="14"/>
        </w:rPr>
      </w:pPr>
    </w:p>
    <w:p w14:paraId="42195E6C" w14:textId="26D7022D" w:rsidR="00E11C66" w:rsidRPr="000D0408" w:rsidRDefault="00E11C66" w:rsidP="000D0408">
      <w:pPr>
        <w:numPr>
          <w:ilvl w:val="0"/>
          <w:numId w:val="1"/>
        </w:numPr>
        <w:tabs>
          <w:tab w:val="left" w:pos="360"/>
        </w:tabs>
        <w:ind w:left="0" w:firstLine="0"/>
        <w:jc w:val="both"/>
        <w:rPr>
          <w:rFonts w:asciiTheme="minorHAnsi" w:hAnsiTheme="minorHAnsi"/>
          <w:kern w:val="14"/>
          <w:u w:val="single"/>
        </w:rPr>
      </w:pPr>
      <w:r w:rsidRPr="000D0408">
        <w:rPr>
          <w:rFonts w:asciiTheme="minorHAnsi" w:hAnsiTheme="minorHAnsi"/>
          <w:b/>
          <w:kern w:val="14"/>
          <w:u w:val="single"/>
        </w:rPr>
        <w:t>MISCELLANEOUS</w:t>
      </w:r>
    </w:p>
    <w:p w14:paraId="624827CE" w14:textId="7BF93109" w:rsidR="00773DBB" w:rsidRPr="000D0408" w:rsidRDefault="00752996" w:rsidP="000D0408">
      <w:pPr>
        <w:numPr>
          <w:ilvl w:val="0"/>
          <w:numId w:val="2"/>
        </w:numPr>
        <w:tabs>
          <w:tab w:val="left" w:pos="720"/>
        </w:tabs>
        <w:ind w:left="360" w:firstLine="0"/>
        <w:jc w:val="both"/>
        <w:rPr>
          <w:rFonts w:ascii="Calibri" w:hAnsi="Calibri"/>
          <w:kern w:val="14"/>
        </w:rPr>
      </w:pPr>
      <w:r w:rsidRPr="000D0408">
        <w:rPr>
          <w:rFonts w:ascii="Calibri" w:hAnsi="Calibri"/>
          <w:kern w:val="14"/>
        </w:rPr>
        <w:t>No waiver of any provision, right</w:t>
      </w:r>
      <w:r w:rsidR="009155DA" w:rsidRPr="000D0408">
        <w:rPr>
          <w:rFonts w:ascii="Calibri" w:hAnsi="Calibri"/>
          <w:kern w:val="14"/>
        </w:rPr>
        <w:t xml:space="preserve">, or </w:t>
      </w:r>
      <w:r w:rsidRPr="000D0408">
        <w:rPr>
          <w:rFonts w:ascii="Calibri" w:hAnsi="Calibri"/>
          <w:kern w:val="14"/>
        </w:rPr>
        <w:t xml:space="preserve">remedy contained in this Agreement, including the terms of this </w:t>
      </w:r>
      <w:r w:rsidR="00144C4A" w:rsidRPr="000D0408">
        <w:rPr>
          <w:rFonts w:ascii="Calibri" w:hAnsi="Calibri"/>
          <w:kern w:val="14"/>
        </w:rPr>
        <w:t>Section</w:t>
      </w:r>
      <w:r w:rsidRPr="000D0408">
        <w:rPr>
          <w:rFonts w:ascii="Calibri" w:hAnsi="Calibri"/>
          <w:kern w:val="14"/>
        </w:rPr>
        <w:t>, is binding on, or effective against</w:t>
      </w:r>
      <w:r w:rsidR="009155DA" w:rsidRPr="000D0408">
        <w:rPr>
          <w:rFonts w:ascii="Calibri" w:hAnsi="Calibri"/>
          <w:kern w:val="14"/>
        </w:rPr>
        <w:t>,</w:t>
      </w:r>
      <w:r w:rsidR="00FD6A90" w:rsidRPr="000D0408">
        <w:rPr>
          <w:rFonts w:ascii="Calibri" w:hAnsi="Calibri"/>
          <w:kern w:val="14"/>
        </w:rPr>
        <w:t xml:space="preserve"> a party</w:t>
      </w:r>
      <w:r w:rsidRPr="000D0408">
        <w:rPr>
          <w:rFonts w:ascii="Calibri" w:hAnsi="Calibri"/>
          <w:kern w:val="14"/>
        </w:rPr>
        <w:t xml:space="preserve"> unless expressly </w:t>
      </w:r>
      <w:r w:rsidR="00FD6A90" w:rsidRPr="000D0408">
        <w:rPr>
          <w:rFonts w:ascii="Calibri" w:hAnsi="Calibri"/>
          <w:kern w:val="14"/>
        </w:rPr>
        <w:t>stated</w:t>
      </w:r>
      <w:r w:rsidRPr="000D0408">
        <w:rPr>
          <w:rFonts w:ascii="Calibri" w:hAnsi="Calibri"/>
          <w:kern w:val="14"/>
        </w:rPr>
        <w:t xml:space="preserve"> in writing and signed by </w:t>
      </w:r>
      <w:r w:rsidR="00DB6DBE" w:rsidRPr="000D0408">
        <w:rPr>
          <w:rFonts w:ascii="Calibri" w:hAnsi="Calibri"/>
          <w:kern w:val="14"/>
        </w:rPr>
        <w:t>such</w:t>
      </w:r>
      <w:r w:rsidR="00FD6A90" w:rsidRPr="000D0408">
        <w:rPr>
          <w:rFonts w:ascii="Calibri" w:hAnsi="Calibri"/>
          <w:kern w:val="14"/>
        </w:rPr>
        <w:t xml:space="preserve"> party’s </w:t>
      </w:r>
      <w:r w:rsidRPr="000D0408">
        <w:rPr>
          <w:rFonts w:ascii="Calibri" w:hAnsi="Calibri"/>
          <w:kern w:val="14"/>
        </w:rPr>
        <w:t xml:space="preserve">authorized representative.  </w:t>
      </w:r>
      <w:r w:rsidR="00FD6A90" w:rsidRPr="000D0408">
        <w:rPr>
          <w:rFonts w:ascii="Calibri" w:hAnsi="Calibri"/>
          <w:kern w:val="14"/>
        </w:rPr>
        <w:t>Each party</w:t>
      </w:r>
      <w:r w:rsidR="000F0BF6" w:rsidRPr="000D0408">
        <w:rPr>
          <w:rFonts w:ascii="Calibri" w:hAnsi="Calibri"/>
          <w:kern w:val="14"/>
        </w:rPr>
        <w:t xml:space="preserve"> agrees that </w:t>
      </w:r>
      <w:r w:rsidR="009D2539" w:rsidRPr="000D0408">
        <w:rPr>
          <w:rFonts w:ascii="Calibri" w:hAnsi="Calibri"/>
          <w:kern w:val="14"/>
        </w:rPr>
        <w:t xml:space="preserve">no right or remedy provided for in </w:t>
      </w:r>
      <w:r w:rsidRPr="000D0408">
        <w:rPr>
          <w:rFonts w:ascii="Calibri" w:hAnsi="Calibri"/>
          <w:kern w:val="14"/>
        </w:rPr>
        <w:t>t</w:t>
      </w:r>
      <w:r w:rsidR="00A40F6E" w:rsidRPr="000D0408">
        <w:rPr>
          <w:rFonts w:ascii="Calibri" w:hAnsi="Calibri"/>
          <w:kern w:val="14"/>
        </w:rPr>
        <w:t>his Agreement can</w:t>
      </w:r>
      <w:r w:rsidR="009D2539" w:rsidRPr="000D0408">
        <w:rPr>
          <w:rFonts w:ascii="Calibri" w:hAnsi="Calibri"/>
          <w:kern w:val="14"/>
        </w:rPr>
        <w:t xml:space="preserve"> be waived through</w:t>
      </w:r>
      <w:r w:rsidRPr="000D0408">
        <w:rPr>
          <w:rFonts w:ascii="Calibri" w:hAnsi="Calibri"/>
          <w:kern w:val="14"/>
        </w:rPr>
        <w:t xml:space="preserve"> course of dea</w:t>
      </w:r>
      <w:r w:rsidR="009D2539" w:rsidRPr="000D0408">
        <w:rPr>
          <w:rFonts w:ascii="Calibri" w:hAnsi="Calibri"/>
          <w:kern w:val="14"/>
        </w:rPr>
        <w:t>ling, course of performance</w:t>
      </w:r>
      <w:r w:rsidR="009155DA" w:rsidRPr="000D0408">
        <w:rPr>
          <w:rFonts w:ascii="Calibri" w:hAnsi="Calibri"/>
          <w:kern w:val="14"/>
        </w:rPr>
        <w:t xml:space="preserve">, or </w:t>
      </w:r>
      <w:r w:rsidRPr="000D0408">
        <w:rPr>
          <w:rFonts w:ascii="Calibri" w:hAnsi="Calibri"/>
          <w:kern w:val="14"/>
        </w:rPr>
        <w:t>trade usage</w:t>
      </w:r>
      <w:r w:rsidR="00FD6A90" w:rsidRPr="000D0408">
        <w:rPr>
          <w:rFonts w:ascii="Calibri" w:hAnsi="Calibri"/>
          <w:kern w:val="14"/>
        </w:rPr>
        <w:t xml:space="preserve"> and</w:t>
      </w:r>
      <w:r w:rsidRPr="000D0408">
        <w:rPr>
          <w:rFonts w:ascii="Calibri" w:hAnsi="Calibri"/>
          <w:kern w:val="14"/>
        </w:rPr>
        <w:t xml:space="preserve"> that reliance on </w:t>
      </w:r>
      <w:r w:rsidR="000F0BF6" w:rsidRPr="000D0408">
        <w:rPr>
          <w:rFonts w:ascii="Calibri" w:hAnsi="Calibri"/>
          <w:kern w:val="14"/>
        </w:rPr>
        <w:t xml:space="preserve">any waiver without </w:t>
      </w:r>
      <w:r w:rsidR="00FD6A90" w:rsidRPr="000D0408">
        <w:rPr>
          <w:rFonts w:ascii="Calibri" w:hAnsi="Calibri"/>
          <w:kern w:val="14"/>
        </w:rPr>
        <w:t xml:space="preserve">the other party’s </w:t>
      </w:r>
      <w:r w:rsidR="000F0BF6" w:rsidRPr="000D0408">
        <w:rPr>
          <w:rFonts w:ascii="Calibri" w:hAnsi="Calibri"/>
          <w:kern w:val="14"/>
        </w:rPr>
        <w:t xml:space="preserve">written consent is unreasonable.  </w:t>
      </w:r>
      <w:bookmarkStart w:id="28" w:name="_Hlk516736329"/>
      <w:r w:rsidR="00FD6A90" w:rsidRPr="000D0408">
        <w:rPr>
          <w:rFonts w:ascii="Calibri" w:hAnsi="Calibri"/>
          <w:kern w:val="14"/>
        </w:rPr>
        <w:t>W</w:t>
      </w:r>
      <w:r w:rsidRPr="000D0408">
        <w:rPr>
          <w:rFonts w:ascii="Calibri" w:hAnsi="Calibri"/>
          <w:kern w:val="14"/>
        </w:rPr>
        <w:t xml:space="preserve">aiver of any breach </w:t>
      </w:r>
      <w:r w:rsidR="00D85D13" w:rsidRPr="000D0408">
        <w:rPr>
          <w:rFonts w:ascii="Calibri" w:hAnsi="Calibri"/>
          <w:kern w:val="14"/>
        </w:rPr>
        <w:t>will</w:t>
      </w:r>
      <w:r w:rsidRPr="000D0408">
        <w:rPr>
          <w:rFonts w:ascii="Calibri" w:hAnsi="Calibri"/>
          <w:kern w:val="14"/>
        </w:rPr>
        <w:t xml:space="preserve"> be limited to the specific breach so waived and </w:t>
      </w:r>
      <w:r w:rsidR="00D85D13" w:rsidRPr="000D0408">
        <w:rPr>
          <w:rFonts w:ascii="Calibri" w:hAnsi="Calibri"/>
          <w:kern w:val="14"/>
        </w:rPr>
        <w:t>will</w:t>
      </w:r>
      <w:r w:rsidRPr="000D0408">
        <w:rPr>
          <w:rFonts w:ascii="Calibri" w:hAnsi="Calibri"/>
          <w:kern w:val="14"/>
        </w:rPr>
        <w:t xml:space="preserve"> not be construed as a waiver of any subsequent breach.  </w:t>
      </w:r>
      <w:bookmarkEnd w:id="28"/>
      <w:r w:rsidR="00FD6A90" w:rsidRPr="000D0408">
        <w:rPr>
          <w:rFonts w:ascii="Calibri" w:hAnsi="Calibri"/>
          <w:kern w:val="14"/>
        </w:rPr>
        <w:t xml:space="preserve">A party’s </w:t>
      </w:r>
      <w:r w:rsidR="00773DBB" w:rsidRPr="000D0408">
        <w:rPr>
          <w:rFonts w:ascii="Calibri" w:hAnsi="Calibri"/>
          <w:kern w:val="14"/>
        </w:rPr>
        <w:t xml:space="preserve">approval or consent to any action proposed by </w:t>
      </w:r>
      <w:r w:rsidR="00FD6A90" w:rsidRPr="000D0408">
        <w:rPr>
          <w:rFonts w:ascii="Calibri" w:hAnsi="Calibri"/>
          <w:kern w:val="14"/>
        </w:rPr>
        <w:t xml:space="preserve">the other </w:t>
      </w:r>
      <w:r w:rsidR="00D85D13" w:rsidRPr="000D0408">
        <w:rPr>
          <w:rFonts w:ascii="Calibri" w:hAnsi="Calibri"/>
          <w:kern w:val="14"/>
        </w:rPr>
        <w:t>will</w:t>
      </w:r>
      <w:r w:rsidR="00773DBB" w:rsidRPr="000D0408">
        <w:rPr>
          <w:rFonts w:ascii="Calibri" w:hAnsi="Calibri"/>
          <w:kern w:val="14"/>
        </w:rPr>
        <w:t xml:space="preserve"> not be considered </w:t>
      </w:r>
      <w:r w:rsidRPr="000D0408">
        <w:rPr>
          <w:rFonts w:ascii="Calibri" w:hAnsi="Calibri"/>
          <w:kern w:val="14"/>
        </w:rPr>
        <w:t xml:space="preserve">an </w:t>
      </w:r>
      <w:r w:rsidR="00773DBB" w:rsidRPr="000D0408">
        <w:rPr>
          <w:rFonts w:ascii="Calibri" w:hAnsi="Calibri"/>
          <w:kern w:val="14"/>
        </w:rPr>
        <w:t>agreement to the propriety, fitness</w:t>
      </w:r>
      <w:r w:rsidR="009155DA" w:rsidRPr="000D0408">
        <w:rPr>
          <w:rFonts w:ascii="Calibri" w:hAnsi="Calibri"/>
          <w:kern w:val="14"/>
        </w:rPr>
        <w:t xml:space="preserve">, or </w:t>
      </w:r>
      <w:r w:rsidR="00773DBB" w:rsidRPr="000D0408">
        <w:rPr>
          <w:rFonts w:ascii="Calibri" w:hAnsi="Calibri"/>
          <w:kern w:val="14"/>
        </w:rPr>
        <w:t xml:space="preserve">usefulness of the proposed action, and </w:t>
      </w:r>
      <w:r w:rsidR="00D85D13" w:rsidRPr="000D0408">
        <w:rPr>
          <w:rFonts w:ascii="Calibri" w:hAnsi="Calibri"/>
          <w:kern w:val="14"/>
        </w:rPr>
        <w:t>will</w:t>
      </w:r>
      <w:r w:rsidR="00773DBB" w:rsidRPr="000D0408">
        <w:rPr>
          <w:rFonts w:ascii="Calibri" w:hAnsi="Calibri"/>
          <w:kern w:val="14"/>
        </w:rPr>
        <w:t xml:space="preserve"> not affect </w:t>
      </w:r>
      <w:r w:rsidR="00FD6A90" w:rsidRPr="000D0408">
        <w:rPr>
          <w:rFonts w:ascii="Calibri" w:hAnsi="Calibri"/>
          <w:kern w:val="14"/>
        </w:rPr>
        <w:t xml:space="preserve">the proposing party’s </w:t>
      </w:r>
      <w:r w:rsidR="00773DBB" w:rsidRPr="000D0408">
        <w:rPr>
          <w:rFonts w:ascii="Calibri" w:hAnsi="Calibri"/>
          <w:kern w:val="14"/>
        </w:rPr>
        <w:t xml:space="preserve">obligation to strictly comply with this Agreement and all related </w:t>
      </w:r>
      <w:r w:rsidR="00A31B05" w:rsidRPr="000D0408">
        <w:rPr>
          <w:rFonts w:ascii="Calibri" w:hAnsi="Calibri"/>
          <w:kern w:val="14"/>
        </w:rPr>
        <w:t>O</w:t>
      </w:r>
      <w:r w:rsidR="00773DBB" w:rsidRPr="000D0408">
        <w:rPr>
          <w:rFonts w:ascii="Calibri" w:hAnsi="Calibri"/>
          <w:kern w:val="14"/>
        </w:rPr>
        <w:t>rders.</w:t>
      </w:r>
    </w:p>
    <w:p w14:paraId="052BEA1F" w14:textId="77777777" w:rsidR="006B2C92" w:rsidRPr="000D0408" w:rsidRDefault="006B2C92" w:rsidP="000D0408">
      <w:pPr>
        <w:tabs>
          <w:tab w:val="left" w:pos="720"/>
        </w:tabs>
        <w:ind w:left="360"/>
        <w:jc w:val="both"/>
        <w:rPr>
          <w:rFonts w:ascii="Calibri" w:hAnsi="Calibri"/>
          <w:kern w:val="14"/>
        </w:rPr>
      </w:pPr>
    </w:p>
    <w:p w14:paraId="00C16A67" w14:textId="0E617D6A" w:rsidR="00451C48" w:rsidRPr="000D0408" w:rsidRDefault="00E11C66" w:rsidP="000D0408">
      <w:pPr>
        <w:numPr>
          <w:ilvl w:val="0"/>
          <w:numId w:val="2"/>
        </w:numPr>
        <w:tabs>
          <w:tab w:val="left" w:pos="720"/>
        </w:tabs>
        <w:ind w:left="360" w:firstLine="0"/>
        <w:jc w:val="both"/>
        <w:rPr>
          <w:rFonts w:ascii="Calibri" w:hAnsi="Calibri"/>
          <w:kern w:val="14"/>
        </w:rPr>
      </w:pPr>
      <w:r w:rsidRPr="000D0408">
        <w:rPr>
          <w:rFonts w:ascii="Calibri" w:hAnsi="Calibri"/>
          <w:kern w:val="14"/>
        </w:rPr>
        <w:t xml:space="preserve">Seller </w:t>
      </w:r>
      <w:r w:rsidR="00FD6A90" w:rsidRPr="000D0408">
        <w:rPr>
          <w:rFonts w:ascii="Calibri" w:hAnsi="Calibri"/>
          <w:kern w:val="14"/>
        </w:rPr>
        <w:t xml:space="preserve">may </w:t>
      </w:r>
      <w:r w:rsidRPr="000D0408">
        <w:rPr>
          <w:rFonts w:ascii="Calibri" w:hAnsi="Calibri"/>
          <w:kern w:val="14"/>
        </w:rPr>
        <w:t xml:space="preserve">not assign </w:t>
      </w:r>
      <w:r w:rsidR="00FD6A90" w:rsidRPr="000D0408">
        <w:rPr>
          <w:rFonts w:ascii="Calibri" w:hAnsi="Calibri"/>
          <w:kern w:val="14"/>
        </w:rPr>
        <w:t>this Agreement</w:t>
      </w:r>
      <w:r w:rsidR="00D14E7B" w:rsidRPr="000D0408">
        <w:rPr>
          <w:rFonts w:ascii="Calibri" w:hAnsi="Calibri"/>
          <w:kern w:val="14"/>
        </w:rPr>
        <w:t>,</w:t>
      </w:r>
      <w:r w:rsidR="00FD6A90" w:rsidRPr="000D0408">
        <w:rPr>
          <w:rFonts w:ascii="Calibri" w:hAnsi="Calibri"/>
          <w:kern w:val="14"/>
        </w:rPr>
        <w:t xml:space="preserve"> or any Order issued under this Agreement</w:t>
      </w:r>
      <w:r w:rsidR="00D14E7B" w:rsidRPr="000D0408">
        <w:rPr>
          <w:rFonts w:ascii="Calibri" w:hAnsi="Calibri"/>
          <w:kern w:val="14"/>
        </w:rPr>
        <w:t>,</w:t>
      </w:r>
      <w:r w:rsidRPr="000D0408">
        <w:rPr>
          <w:rFonts w:ascii="Calibri" w:hAnsi="Calibri"/>
          <w:kern w:val="14"/>
        </w:rPr>
        <w:t xml:space="preserve"> or </w:t>
      </w:r>
      <w:r w:rsidR="00FD6A90" w:rsidRPr="000D0408">
        <w:rPr>
          <w:rFonts w:ascii="Calibri" w:hAnsi="Calibri"/>
          <w:kern w:val="14"/>
        </w:rPr>
        <w:t xml:space="preserve">subcontract </w:t>
      </w:r>
      <w:r w:rsidRPr="000D0408">
        <w:rPr>
          <w:rFonts w:ascii="Calibri" w:hAnsi="Calibri"/>
          <w:kern w:val="14"/>
        </w:rPr>
        <w:t xml:space="preserve">or delegate any part of Services to be performed on Buyer’s premises without Buyer’s prior written consent.  </w:t>
      </w:r>
      <w:r w:rsidR="004C10E6" w:rsidRPr="000D0408">
        <w:rPr>
          <w:rFonts w:ascii="Calibri" w:hAnsi="Calibri"/>
          <w:kern w:val="14"/>
        </w:rPr>
        <w:t>Consent</w:t>
      </w:r>
      <w:r w:rsidRPr="000D0408">
        <w:rPr>
          <w:rFonts w:ascii="Calibri" w:hAnsi="Calibri"/>
          <w:kern w:val="14"/>
        </w:rPr>
        <w:t xml:space="preserve"> will not relieve Seller from any obligations under this Agreement or any Order.  Any transferee or subcontractor will be considered Seller’s agent and, as between Buyer and Seller, Seller will remain liable as if no such transfer or sub</w:t>
      </w:r>
      <w:r w:rsidR="00FD6A90" w:rsidRPr="000D0408">
        <w:rPr>
          <w:rFonts w:ascii="Calibri" w:hAnsi="Calibri"/>
          <w:kern w:val="14"/>
        </w:rPr>
        <w:t>contract</w:t>
      </w:r>
      <w:r w:rsidRPr="000D0408">
        <w:rPr>
          <w:rFonts w:ascii="Calibri" w:hAnsi="Calibri"/>
          <w:kern w:val="14"/>
        </w:rPr>
        <w:t xml:space="preserve"> had been made.  Any attempted assignment, </w:t>
      </w:r>
      <w:r w:rsidR="00F31EB8" w:rsidRPr="000D0408">
        <w:rPr>
          <w:rFonts w:ascii="Calibri" w:hAnsi="Calibri"/>
          <w:kern w:val="14"/>
        </w:rPr>
        <w:t>subcontract,</w:t>
      </w:r>
      <w:r w:rsidRPr="000D0408">
        <w:rPr>
          <w:rFonts w:ascii="Calibri" w:hAnsi="Calibri"/>
          <w:kern w:val="14"/>
        </w:rPr>
        <w:t xml:space="preserve"> or delegation in </w:t>
      </w:r>
      <w:r w:rsidR="00FD6A90" w:rsidRPr="000D0408">
        <w:rPr>
          <w:rFonts w:ascii="Calibri" w:hAnsi="Calibri"/>
          <w:kern w:val="14"/>
        </w:rPr>
        <w:t xml:space="preserve">violation </w:t>
      </w:r>
      <w:r w:rsidRPr="000D0408">
        <w:rPr>
          <w:rFonts w:ascii="Calibri" w:hAnsi="Calibri"/>
          <w:kern w:val="14"/>
        </w:rPr>
        <w:t xml:space="preserve">of this Section </w:t>
      </w:r>
      <w:r w:rsidR="00FD6A90" w:rsidRPr="000D0408">
        <w:rPr>
          <w:rFonts w:ascii="Calibri" w:hAnsi="Calibri"/>
          <w:kern w:val="14"/>
        </w:rPr>
        <w:t>is</w:t>
      </w:r>
      <w:r w:rsidRPr="000D0408">
        <w:rPr>
          <w:rFonts w:ascii="Calibri" w:hAnsi="Calibri"/>
          <w:kern w:val="14"/>
        </w:rPr>
        <w:t xml:space="preserve"> void</w:t>
      </w:r>
      <w:r w:rsidR="00FD6A90" w:rsidRPr="000D0408">
        <w:rPr>
          <w:rFonts w:ascii="Calibri" w:hAnsi="Calibri"/>
          <w:kern w:val="14"/>
        </w:rPr>
        <w:t>; h</w:t>
      </w:r>
      <w:r w:rsidRPr="000D0408">
        <w:rPr>
          <w:rFonts w:ascii="Calibri" w:hAnsi="Calibri"/>
          <w:kern w:val="14"/>
        </w:rPr>
        <w:t>owever, this Agreement and the terms and conditions contained herein are enforceable against Seller’s successors and permitted assigns.</w:t>
      </w:r>
    </w:p>
    <w:p w14:paraId="171B9B4E" w14:textId="77777777" w:rsidR="00CF64C9" w:rsidRPr="000D0408" w:rsidRDefault="00CF64C9" w:rsidP="000D0408">
      <w:pPr>
        <w:tabs>
          <w:tab w:val="left" w:pos="720"/>
        </w:tabs>
        <w:ind w:left="360"/>
        <w:jc w:val="both"/>
        <w:rPr>
          <w:rFonts w:ascii="Calibri" w:hAnsi="Calibri"/>
          <w:kern w:val="14"/>
        </w:rPr>
      </w:pPr>
    </w:p>
    <w:p w14:paraId="1921C76C" w14:textId="53D87B36" w:rsidR="00451C48" w:rsidRPr="000D0408" w:rsidRDefault="00A31B05" w:rsidP="000D0408">
      <w:pPr>
        <w:numPr>
          <w:ilvl w:val="0"/>
          <w:numId w:val="2"/>
        </w:numPr>
        <w:tabs>
          <w:tab w:val="left" w:pos="720"/>
        </w:tabs>
        <w:ind w:left="360" w:firstLine="0"/>
        <w:jc w:val="both"/>
        <w:rPr>
          <w:rFonts w:ascii="Calibri" w:hAnsi="Calibri"/>
          <w:kern w:val="14"/>
        </w:rPr>
      </w:pPr>
      <w:r w:rsidRPr="000D0408">
        <w:rPr>
          <w:rFonts w:ascii="Calibri" w:hAnsi="Calibri"/>
          <w:kern w:val="14"/>
        </w:rPr>
        <w:t>Buyer’s</w:t>
      </w:r>
      <w:r w:rsidR="00451C48" w:rsidRPr="000D0408">
        <w:rPr>
          <w:rFonts w:ascii="Calibri" w:hAnsi="Calibri"/>
          <w:kern w:val="14"/>
        </w:rPr>
        <w:t xml:space="preserve"> remedies under this Agreement </w:t>
      </w:r>
      <w:r w:rsidRPr="000D0408">
        <w:rPr>
          <w:rFonts w:ascii="Calibri" w:hAnsi="Calibri"/>
          <w:kern w:val="14"/>
        </w:rPr>
        <w:t>are</w:t>
      </w:r>
      <w:r w:rsidR="00451C48" w:rsidRPr="000D0408">
        <w:rPr>
          <w:rFonts w:ascii="Calibri" w:hAnsi="Calibri"/>
          <w:kern w:val="14"/>
        </w:rPr>
        <w:t xml:space="preserve"> cumulative and in addition to any other remedies available to </w:t>
      </w:r>
      <w:r w:rsidR="002F62C6" w:rsidRPr="000D0408">
        <w:rPr>
          <w:rFonts w:ascii="Calibri" w:hAnsi="Calibri"/>
          <w:kern w:val="14"/>
        </w:rPr>
        <w:t>Buyer</w:t>
      </w:r>
      <w:r w:rsidRPr="000D0408">
        <w:rPr>
          <w:rFonts w:ascii="Calibri" w:hAnsi="Calibri"/>
          <w:kern w:val="14"/>
        </w:rPr>
        <w:t>,</w:t>
      </w:r>
      <w:r w:rsidR="00451C48" w:rsidRPr="000D0408">
        <w:rPr>
          <w:rFonts w:ascii="Calibri" w:hAnsi="Calibri"/>
          <w:kern w:val="14"/>
        </w:rPr>
        <w:t xml:space="preserve"> whether at law, equity</w:t>
      </w:r>
      <w:r w:rsidR="00D14E7B" w:rsidRPr="000D0408">
        <w:rPr>
          <w:rFonts w:ascii="Calibri" w:hAnsi="Calibri"/>
          <w:kern w:val="14"/>
        </w:rPr>
        <w:t>,</w:t>
      </w:r>
      <w:r w:rsidR="00451C48" w:rsidRPr="000D0408">
        <w:rPr>
          <w:rFonts w:ascii="Calibri" w:hAnsi="Calibri"/>
          <w:kern w:val="14"/>
        </w:rPr>
        <w:t xml:space="preserve"> or otherwise.</w:t>
      </w:r>
    </w:p>
    <w:p w14:paraId="3FEC2F2C" w14:textId="77777777" w:rsidR="00CF64C9" w:rsidRPr="00366CE0" w:rsidRDefault="00CF64C9" w:rsidP="000D0408">
      <w:pPr>
        <w:tabs>
          <w:tab w:val="left" w:pos="720"/>
        </w:tabs>
        <w:ind w:left="360"/>
        <w:jc w:val="both"/>
        <w:rPr>
          <w:rFonts w:ascii="Calibri" w:hAnsi="Calibri" w:cs="Calibri"/>
          <w:kern w:val="14"/>
        </w:rPr>
      </w:pPr>
    </w:p>
    <w:p w14:paraId="62DA7E44" w14:textId="4C2FA50A" w:rsidR="00451C48" w:rsidRPr="00366CE0" w:rsidRDefault="00451C48" w:rsidP="000D0408">
      <w:pPr>
        <w:numPr>
          <w:ilvl w:val="0"/>
          <w:numId w:val="2"/>
        </w:numPr>
        <w:tabs>
          <w:tab w:val="left" w:pos="720"/>
        </w:tabs>
        <w:ind w:left="360" w:firstLine="0"/>
        <w:jc w:val="both"/>
        <w:rPr>
          <w:rFonts w:ascii="Calibri" w:hAnsi="Calibri" w:cs="Calibri"/>
          <w:kern w:val="14"/>
        </w:rPr>
      </w:pPr>
      <w:r w:rsidRPr="00366CE0">
        <w:rPr>
          <w:rFonts w:ascii="Calibri" w:hAnsi="Calibri" w:cs="Calibri"/>
          <w:kern w:val="14"/>
        </w:rPr>
        <w:t xml:space="preserve">If any provision or part of a provision in this Agreement is held by a court of competent jurisdiction to be contrary to law or public policy, the remaining provisions of the Agreement </w:t>
      </w:r>
      <w:r w:rsidR="00D85D13" w:rsidRPr="00366CE0">
        <w:rPr>
          <w:rFonts w:ascii="Calibri" w:hAnsi="Calibri" w:cs="Calibri"/>
          <w:kern w:val="14"/>
        </w:rPr>
        <w:t>will</w:t>
      </w:r>
      <w:r w:rsidRPr="00366CE0">
        <w:rPr>
          <w:rFonts w:ascii="Calibri" w:hAnsi="Calibri" w:cs="Calibri"/>
          <w:kern w:val="14"/>
        </w:rPr>
        <w:t xml:space="preserve"> remain in full force and effect.</w:t>
      </w:r>
    </w:p>
    <w:p w14:paraId="732ADF9A" w14:textId="77777777" w:rsidR="00CF64C9" w:rsidRPr="00366CE0" w:rsidRDefault="00CF64C9" w:rsidP="000D0408">
      <w:pPr>
        <w:tabs>
          <w:tab w:val="left" w:pos="720"/>
        </w:tabs>
        <w:ind w:left="360"/>
        <w:jc w:val="both"/>
        <w:rPr>
          <w:rFonts w:ascii="Calibri" w:hAnsi="Calibri" w:cs="Calibri"/>
          <w:kern w:val="14"/>
        </w:rPr>
      </w:pPr>
    </w:p>
    <w:p w14:paraId="066EBEF2" w14:textId="63E4B97C" w:rsidR="00E11C66" w:rsidRDefault="00BA6114" w:rsidP="000D0408">
      <w:pPr>
        <w:numPr>
          <w:ilvl w:val="0"/>
          <w:numId w:val="2"/>
        </w:numPr>
        <w:tabs>
          <w:tab w:val="left" w:pos="720"/>
        </w:tabs>
        <w:ind w:left="360" w:firstLine="0"/>
        <w:jc w:val="both"/>
        <w:rPr>
          <w:rFonts w:ascii="Calibri" w:hAnsi="Calibri" w:cs="Calibri"/>
          <w:kern w:val="14"/>
        </w:rPr>
      </w:pPr>
      <w:bookmarkStart w:id="29" w:name="_DV_M67"/>
      <w:bookmarkStart w:id="30" w:name="_DV_M68"/>
      <w:bookmarkStart w:id="31" w:name="_DV_M69"/>
      <w:bookmarkStart w:id="32" w:name="_DV_M71"/>
      <w:bookmarkStart w:id="33" w:name="_Hlk12976730"/>
      <w:bookmarkStart w:id="34" w:name="_Hlk516736364"/>
      <w:bookmarkEnd w:id="29"/>
      <w:bookmarkEnd w:id="30"/>
      <w:bookmarkEnd w:id="31"/>
      <w:bookmarkEnd w:id="32"/>
      <w:r>
        <w:rPr>
          <w:rFonts w:ascii="Calibri" w:hAnsi="Calibri" w:cs="Calibri"/>
          <w:kern w:val="14"/>
        </w:rPr>
        <w:t xml:space="preserve">At all times, </w:t>
      </w:r>
      <w:r w:rsidR="00E11C66" w:rsidRPr="00366CE0">
        <w:rPr>
          <w:rFonts w:ascii="Calibri" w:hAnsi="Calibri" w:cs="Calibri"/>
          <w:kern w:val="14"/>
        </w:rPr>
        <w:t xml:space="preserve">Seller will be an independent contractor with respect to Goods and Services and not an agent or employee of Buyer.  Any </w:t>
      </w:r>
      <w:r>
        <w:rPr>
          <w:rFonts w:ascii="Calibri" w:hAnsi="Calibri" w:cs="Calibri"/>
          <w:kern w:val="14"/>
        </w:rPr>
        <w:t>S</w:t>
      </w:r>
      <w:r w:rsidR="00E11C66" w:rsidRPr="00366CE0">
        <w:rPr>
          <w:rFonts w:ascii="Calibri" w:hAnsi="Calibri" w:cs="Calibri"/>
          <w:kern w:val="14"/>
        </w:rPr>
        <w:t>ervices provided by Seller will be carried on by Seller according to its own methods subject only to specifications and agreements outlined in this Agreement or any applicable Order.  Seller will have full and exclusive control of its employees engaged in performance of Services</w:t>
      </w:r>
      <w:r>
        <w:rPr>
          <w:rFonts w:ascii="Calibri" w:hAnsi="Calibri" w:cs="Calibri"/>
          <w:kern w:val="14"/>
        </w:rPr>
        <w:t xml:space="preserve"> or</w:t>
      </w:r>
      <w:r w:rsidR="00E11C66" w:rsidRPr="00366CE0">
        <w:rPr>
          <w:rFonts w:ascii="Calibri" w:hAnsi="Calibri" w:cs="Calibri"/>
          <w:kern w:val="14"/>
        </w:rPr>
        <w:t xml:space="preserve"> manufacture</w:t>
      </w:r>
      <w:r w:rsidR="009155DA">
        <w:rPr>
          <w:rFonts w:ascii="Calibri" w:hAnsi="Calibri" w:cs="Calibri"/>
          <w:kern w:val="14"/>
        </w:rPr>
        <w:t xml:space="preserve"> and</w:t>
      </w:r>
      <w:r w:rsidR="00FD6A90" w:rsidRPr="00366CE0">
        <w:rPr>
          <w:rFonts w:ascii="Calibri" w:hAnsi="Calibri" w:cs="Calibri"/>
          <w:kern w:val="14"/>
        </w:rPr>
        <w:t>/</w:t>
      </w:r>
      <w:r w:rsidR="00E11C66" w:rsidRPr="00366CE0">
        <w:rPr>
          <w:rFonts w:ascii="Calibri" w:hAnsi="Calibri" w:cs="Calibri"/>
          <w:kern w:val="14"/>
        </w:rPr>
        <w:t>or delivery of Goods.</w:t>
      </w:r>
      <w:bookmarkEnd w:id="33"/>
      <w:bookmarkEnd w:id="34"/>
    </w:p>
    <w:p w14:paraId="6153A73A" w14:textId="77777777" w:rsidR="00073CB9" w:rsidRDefault="00073CB9" w:rsidP="000D0408">
      <w:pPr>
        <w:pStyle w:val="ListParagraph"/>
        <w:tabs>
          <w:tab w:val="left" w:pos="720"/>
        </w:tabs>
        <w:ind w:left="360"/>
        <w:rPr>
          <w:rFonts w:ascii="Calibri" w:hAnsi="Calibri" w:cs="Calibri"/>
          <w:kern w:val="14"/>
        </w:rPr>
      </w:pPr>
    </w:p>
    <w:p w14:paraId="617B4AF5" w14:textId="6CF21E7B" w:rsidR="00073CB9" w:rsidRPr="00073CB9" w:rsidRDefault="00073CB9" w:rsidP="000D0408">
      <w:pPr>
        <w:numPr>
          <w:ilvl w:val="0"/>
          <w:numId w:val="2"/>
        </w:numPr>
        <w:tabs>
          <w:tab w:val="left" w:pos="720"/>
        </w:tabs>
        <w:ind w:left="360" w:firstLine="0"/>
        <w:jc w:val="both"/>
        <w:rPr>
          <w:rFonts w:ascii="Calibri" w:hAnsi="Calibri" w:cs="Calibri"/>
          <w:kern w:val="14"/>
        </w:rPr>
      </w:pPr>
      <w:r w:rsidRPr="00073CB9">
        <w:rPr>
          <w:rFonts w:asciiTheme="minorHAnsi" w:eastAsia="PMingLiU" w:hAnsiTheme="minorHAnsi" w:cstheme="minorHAnsi"/>
        </w:rPr>
        <w:t xml:space="preserve">Any notice, request, demand, or other communication from one party to the other required or permitted to be given under this Agreement will be sent to the address for each party indicated on the applicable Order and (i) delivered in person; (ii) sent by overnight service (signature required); or (iii) sent via email with confirmation of delivery.  All notices will be </w:t>
      </w:r>
      <w:r w:rsidRPr="00B57435">
        <w:rPr>
          <w:rFonts w:asciiTheme="minorHAnsi" w:eastAsia="PMingLiU" w:hAnsiTheme="minorHAnsi" w:cstheme="minorHAnsi"/>
        </w:rPr>
        <w:t>effect</w:t>
      </w:r>
      <w:r w:rsidR="001F4FC9" w:rsidRPr="00B57435">
        <w:rPr>
          <w:rFonts w:asciiTheme="minorHAnsi" w:eastAsia="PMingLiU" w:hAnsiTheme="minorHAnsi" w:cstheme="minorHAnsi"/>
        </w:rPr>
        <w:t>ive</w:t>
      </w:r>
      <w:r w:rsidRPr="00073CB9">
        <w:rPr>
          <w:rFonts w:asciiTheme="minorHAnsi" w:eastAsia="PMingLiU" w:hAnsiTheme="minorHAnsi" w:cstheme="minorHAnsi"/>
        </w:rPr>
        <w:t xml:space="preserve"> on the date of receipt.  Parties may change such notice addresses upon written notice to the other party.  In the case of notice to </w:t>
      </w:r>
      <w:r>
        <w:rPr>
          <w:rFonts w:asciiTheme="minorHAnsi" w:eastAsia="PMingLiU" w:hAnsiTheme="minorHAnsi" w:cstheme="minorHAnsi"/>
        </w:rPr>
        <w:t>Buyer</w:t>
      </w:r>
      <w:r w:rsidRPr="00073CB9">
        <w:rPr>
          <w:rFonts w:asciiTheme="minorHAnsi" w:eastAsia="PMingLiU" w:hAnsiTheme="minorHAnsi" w:cstheme="minorHAnsi"/>
        </w:rPr>
        <w:t>, please also send a copy to:</w:t>
      </w:r>
    </w:p>
    <w:p w14:paraId="00D45149" w14:textId="77777777" w:rsidR="00073CB9" w:rsidRPr="00B57435" w:rsidRDefault="00073CB9" w:rsidP="000D0408">
      <w:pPr>
        <w:ind w:left="360"/>
        <w:jc w:val="both"/>
        <w:rPr>
          <w:rFonts w:asciiTheme="minorHAnsi" w:eastAsia="PMingLiU" w:hAnsiTheme="minorHAnsi" w:cstheme="minorHAnsi"/>
        </w:rPr>
      </w:pPr>
    </w:p>
    <w:p w14:paraId="6C3F0DEC" w14:textId="77777777" w:rsidR="00073CB9" w:rsidRPr="00B57435" w:rsidRDefault="00073CB9" w:rsidP="00FF76F1">
      <w:pPr>
        <w:ind w:left="720"/>
        <w:jc w:val="both"/>
        <w:rPr>
          <w:rFonts w:asciiTheme="minorHAnsi" w:eastAsia="PMingLiU" w:hAnsiTheme="minorHAnsi" w:cstheme="minorHAnsi"/>
        </w:rPr>
      </w:pPr>
      <w:r w:rsidRPr="00B57435">
        <w:rPr>
          <w:rFonts w:asciiTheme="minorHAnsi" w:eastAsia="PMingLiU" w:hAnsiTheme="minorHAnsi" w:cstheme="minorHAnsi"/>
        </w:rPr>
        <w:t xml:space="preserve">McWane, Inc. </w:t>
      </w:r>
    </w:p>
    <w:p w14:paraId="5BCEC7BF" w14:textId="481CC907" w:rsidR="00073CB9" w:rsidRPr="009D537A" w:rsidRDefault="00073CB9" w:rsidP="000D0408">
      <w:pPr>
        <w:ind w:left="720"/>
        <w:jc w:val="both"/>
        <w:rPr>
          <w:rFonts w:asciiTheme="minorHAnsi" w:eastAsia="PMingLiU" w:hAnsiTheme="minorHAnsi" w:cstheme="minorHAnsi"/>
        </w:rPr>
      </w:pPr>
      <w:r w:rsidRPr="009D537A">
        <w:rPr>
          <w:rFonts w:asciiTheme="minorHAnsi" w:eastAsia="PMingLiU" w:hAnsiTheme="minorHAnsi" w:cstheme="minorHAnsi"/>
        </w:rPr>
        <w:t>2900 Hwy 280 S Suite 250</w:t>
      </w:r>
    </w:p>
    <w:p w14:paraId="26D1D3BD" w14:textId="77777777" w:rsidR="00073CB9" w:rsidRPr="009D537A" w:rsidRDefault="00073CB9" w:rsidP="000D0408">
      <w:pPr>
        <w:ind w:left="720"/>
        <w:jc w:val="both"/>
        <w:rPr>
          <w:rFonts w:asciiTheme="minorHAnsi" w:eastAsia="PMingLiU" w:hAnsiTheme="minorHAnsi" w:cstheme="minorHAnsi"/>
        </w:rPr>
      </w:pPr>
      <w:r w:rsidRPr="009D537A">
        <w:rPr>
          <w:rFonts w:asciiTheme="minorHAnsi" w:eastAsia="PMingLiU" w:hAnsiTheme="minorHAnsi" w:cstheme="minorHAnsi"/>
        </w:rPr>
        <w:t>Birmingham, AL 35223</w:t>
      </w:r>
    </w:p>
    <w:p w14:paraId="559D3B83" w14:textId="5AB4BBF8" w:rsidR="00073CB9" w:rsidRPr="00366CE0" w:rsidRDefault="00073CB9" w:rsidP="000D0408">
      <w:pPr>
        <w:ind w:left="720"/>
        <w:jc w:val="both"/>
        <w:rPr>
          <w:rFonts w:ascii="Calibri" w:hAnsi="Calibri" w:cs="Calibri"/>
          <w:kern w:val="14"/>
        </w:rPr>
      </w:pPr>
      <w:r w:rsidRPr="009D537A">
        <w:rPr>
          <w:rFonts w:asciiTheme="minorHAnsi" w:eastAsia="PMingLiU" w:hAnsiTheme="minorHAnsi" w:cstheme="minorHAnsi"/>
        </w:rPr>
        <w:t>Attn: General Counsel</w:t>
      </w:r>
    </w:p>
    <w:p w14:paraId="61A0003C" w14:textId="77777777" w:rsidR="00E11C66" w:rsidRPr="00366CE0" w:rsidRDefault="00E11C66" w:rsidP="00F31EB8">
      <w:pPr>
        <w:tabs>
          <w:tab w:val="left" w:pos="720"/>
        </w:tabs>
        <w:ind w:left="720" w:hanging="360"/>
        <w:jc w:val="both"/>
        <w:rPr>
          <w:rFonts w:ascii="Calibri" w:hAnsi="Calibri" w:cs="Calibri"/>
          <w:kern w:val="14"/>
        </w:rPr>
      </w:pPr>
    </w:p>
    <w:p w14:paraId="5235F216" w14:textId="0918DEA0" w:rsidR="00E11C66" w:rsidRDefault="00E11C66" w:rsidP="000D0408">
      <w:pPr>
        <w:numPr>
          <w:ilvl w:val="0"/>
          <w:numId w:val="2"/>
        </w:numPr>
        <w:tabs>
          <w:tab w:val="left" w:pos="720"/>
        </w:tabs>
        <w:ind w:left="360" w:firstLine="0"/>
        <w:jc w:val="both"/>
        <w:rPr>
          <w:rFonts w:ascii="Calibri" w:hAnsi="Calibri" w:cs="Calibri"/>
          <w:kern w:val="14"/>
        </w:rPr>
      </w:pPr>
      <w:r w:rsidRPr="00366CE0">
        <w:rPr>
          <w:rFonts w:ascii="Calibri" w:hAnsi="Calibri" w:cs="Calibri"/>
          <w:kern w:val="14"/>
        </w:rPr>
        <w:t xml:space="preserve">Other than as set forth </w:t>
      </w:r>
      <w:r w:rsidR="00FD6A90" w:rsidRPr="00366CE0">
        <w:rPr>
          <w:rFonts w:ascii="Calibri" w:hAnsi="Calibri" w:cs="Calibri"/>
          <w:kern w:val="14"/>
        </w:rPr>
        <w:t>in this Agreement</w:t>
      </w:r>
      <w:r w:rsidRPr="00366CE0">
        <w:rPr>
          <w:rFonts w:ascii="Calibri" w:hAnsi="Calibri" w:cs="Calibri"/>
          <w:kern w:val="14"/>
        </w:rPr>
        <w:t>, neither party will be liable for delays in performance caused by acts of God, strikes or labor disturbances</w:t>
      </w:r>
      <w:r w:rsidR="009155DA">
        <w:rPr>
          <w:rFonts w:ascii="Calibri" w:hAnsi="Calibri" w:cs="Calibri"/>
          <w:kern w:val="14"/>
        </w:rPr>
        <w:t xml:space="preserve">, </w:t>
      </w:r>
      <w:r w:rsidR="00BA6114">
        <w:rPr>
          <w:rFonts w:ascii="Calibri" w:hAnsi="Calibri" w:cs="Calibri"/>
          <w:kern w:val="14"/>
        </w:rPr>
        <w:t>pandemics</w:t>
      </w:r>
      <w:r w:rsidR="00B863F7">
        <w:rPr>
          <w:rFonts w:ascii="Calibri" w:hAnsi="Calibri" w:cs="Calibri"/>
          <w:kern w:val="14"/>
        </w:rPr>
        <w:t>,</w:t>
      </w:r>
      <w:r w:rsidR="00BA6114">
        <w:rPr>
          <w:rFonts w:ascii="Calibri" w:hAnsi="Calibri" w:cs="Calibri"/>
          <w:kern w:val="14"/>
        </w:rPr>
        <w:t xml:space="preserve"> or epidemics, </w:t>
      </w:r>
      <w:r w:rsidR="009155DA">
        <w:rPr>
          <w:rFonts w:ascii="Calibri" w:hAnsi="Calibri" w:cs="Calibri"/>
          <w:kern w:val="14"/>
        </w:rPr>
        <w:t xml:space="preserve">or </w:t>
      </w:r>
      <w:r w:rsidRPr="00366CE0">
        <w:rPr>
          <w:rFonts w:ascii="Calibri" w:hAnsi="Calibri" w:cs="Calibri"/>
          <w:kern w:val="14"/>
        </w:rPr>
        <w:t xml:space="preserve">other delays in performance due to any </w:t>
      </w:r>
      <w:r w:rsidR="00F82D37" w:rsidRPr="00366CE0">
        <w:rPr>
          <w:rFonts w:ascii="Calibri" w:hAnsi="Calibri" w:cs="Calibri"/>
          <w:kern w:val="14"/>
        </w:rPr>
        <w:t xml:space="preserve">event </w:t>
      </w:r>
      <w:r w:rsidRPr="00366CE0">
        <w:rPr>
          <w:rFonts w:ascii="Calibri" w:hAnsi="Calibri" w:cs="Calibri"/>
          <w:kern w:val="14"/>
        </w:rPr>
        <w:t xml:space="preserve">beyond the party’s control.  </w:t>
      </w:r>
      <w:r w:rsidR="00F82D37" w:rsidRPr="00366CE0">
        <w:rPr>
          <w:rFonts w:ascii="Calibri" w:hAnsi="Calibri" w:cs="Calibri"/>
          <w:kern w:val="14"/>
        </w:rPr>
        <w:t xml:space="preserve">If any such event occurs, </w:t>
      </w:r>
      <w:r w:rsidRPr="00366CE0">
        <w:rPr>
          <w:rFonts w:ascii="Calibri" w:hAnsi="Calibri" w:cs="Calibri"/>
          <w:kern w:val="14"/>
        </w:rPr>
        <w:t xml:space="preserve">the period for the party’s performance affected </w:t>
      </w:r>
      <w:r w:rsidR="00F82D37" w:rsidRPr="00366CE0">
        <w:rPr>
          <w:rFonts w:ascii="Calibri" w:hAnsi="Calibri" w:cs="Calibri"/>
          <w:kern w:val="14"/>
        </w:rPr>
        <w:t xml:space="preserve">by the event </w:t>
      </w:r>
      <w:r w:rsidRPr="00366CE0">
        <w:rPr>
          <w:rFonts w:ascii="Calibri" w:hAnsi="Calibri" w:cs="Calibri"/>
          <w:kern w:val="14"/>
        </w:rPr>
        <w:t>will be extended for such period as reasonably required under the circumstances.</w:t>
      </w:r>
    </w:p>
    <w:p w14:paraId="4D8DC05A" w14:textId="57E3D7C2" w:rsidR="00073CB9" w:rsidRDefault="00073CB9" w:rsidP="000D0408">
      <w:pPr>
        <w:tabs>
          <w:tab w:val="left" w:pos="720"/>
        </w:tabs>
        <w:ind w:left="360"/>
        <w:jc w:val="both"/>
        <w:rPr>
          <w:rFonts w:ascii="Calibri" w:hAnsi="Calibri" w:cs="Calibri"/>
          <w:kern w:val="14"/>
        </w:rPr>
      </w:pPr>
    </w:p>
    <w:p w14:paraId="4A05FD9D" w14:textId="5848B549" w:rsidR="00073CB9" w:rsidRPr="000D0408" w:rsidRDefault="00073CB9" w:rsidP="00073CB9">
      <w:pPr>
        <w:numPr>
          <w:ilvl w:val="0"/>
          <w:numId w:val="2"/>
        </w:numPr>
        <w:tabs>
          <w:tab w:val="left" w:pos="720"/>
        </w:tabs>
        <w:ind w:left="360" w:firstLine="0"/>
        <w:jc w:val="both"/>
        <w:rPr>
          <w:rFonts w:ascii="Calibri" w:hAnsi="Calibri" w:cs="Calibri"/>
          <w:kern w:val="14"/>
        </w:rPr>
      </w:pPr>
      <w:r w:rsidRPr="000D0408">
        <w:rPr>
          <w:rFonts w:ascii="Calibri" w:hAnsi="Calibri" w:cs="Calibri"/>
          <w:kern w:val="14"/>
        </w:rPr>
        <w:t>No provision of this Agreement may be construed against either party as the drafting party.  The English language version of this Agreement will govern over any translations.</w:t>
      </w:r>
    </w:p>
    <w:p w14:paraId="7A950C3B" w14:textId="77777777" w:rsidR="00793892" w:rsidRPr="001C1B55" w:rsidRDefault="00793892" w:rsidP="001C1B55">
      <w:pPr>
        <w:jc w:val="both"/>
        <w:rPr>
          <w:rFonts w:ascii="Calibri" w:hAnsi="Calibri"/>
          <w:b/>
          <w:kern w:val="14"/>
          <w:sz w:val="16"/>
        </w:rPr>
      </w:pPr>
    </w:p>
    <w:sectPr w:rsidR="00793892" w:rsidRPr="001C1B55" w:rsidSect="001C1B55">
      <w:headerReference w:type="default" r:id="rId7"/>
      <w:footerReference w:type="default" r:id="rId8"/>
      <w:headerReference w:type="first" r:id="rId9"/>
      <w:footerReference w:type="first" r:id="rId10"/>
      <w:endnotePr>
        <w:numFmt w:val="decimal"/>
      </w:endnotePr>
      <w:type w:val="continuous"/>
      <w:pgSz w:w="12240" w:h="15840" w:code="1"/>
      <w:pgMar w:top="810" w:right="630" w:bottom="630" w:left="630" w:header="288" w:footer="432" w:gutter="0"/>
      <w:cols w:space="36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B826" w14:textId="77777777" w:rsidR="00A62412" w:rsidRDefault="00A62412">
      <w:r>
        <w:separator/>
      </w:r>
    </w:p>
  </w:endnote>
  <w:endnote w:type="continuationSeparator" w:id="0">
    <w:p w14:paraId="3ABD128A" w14:textId="77777777" w:rsidR="00A62412" w:rsidRDefault="00A62412">
      <w:r>
        <w:continuationSeparator/>
      </w:r>
    </w:p>
  </w:endnote>
  <w:endnote w:type="continuationNotice" w:id="1">
    <w:p w14:paraId="0F8F7884" w14:textId="77777777" w:rsidR="00A62412" w:rsidRDefault="00A624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A8C6" w14:textId="05E00F92" w:rsidR="00E11C66" w:rsidRPr="00FE0B68" w:rsidRDefault="006004E7" w:rsidP="00FE0B68">
    <w:pPr>
      <w:pStyle w:val="Footer"/>
      <w:tabs>
        <w:tab w:val="clear" w:pos="4320"/>
        <w:tab w:val="clear" w:pos="8640"/>
        <w:tab w:val="center" w:pos="5400"/>
        <w:tab w:val="right" w:pos="10980"/>
      </w:tabs>
      <w:rPr>
        <w:sz w:val="16"/>
        <w:szCs w:val="16"/>
      </w:rPr>
    </w:pPr>
    <w:r>
      <w:rPr>
        <w:rFonts w:ascii="Calibri" w:hAnsi="Calibri" w:cs="Calibri"/>
        <w:kern w:val="14"/>
        <w:sz w:val="16"/>
        <w:szCs w:val="16"/>
      </w:rPr>
      <w:t>26 July</w:t>
    </w:r>
    <w:r w:rsidR="00F60676">
      <w:rPr>
        <w:rFonts w:ascii="Calibri" w:hAnsi="Calibri" w:cs="Calibri"/>
        <w:kern w:val="14"/>
        <w:sz w:val="16"/>
        <w:szCs w:val="16"/>
      </w:rPr>
      <w:t xml:space="preserve"> 2023</w:t>
    </w:r>
    <w:r w:rsidR="00E11C66" w:rsidRPr="00FE0B68">
      <w:rPr>
        <w:rFonts w:ascii="Calibri" w:hAnsi="Calibri" w:cs="Calibri"/>
        <w:kern w:val="14"/>
        <w:sz w:val="16"/>
        <w:szCs w:val="16"/>
      </w:rPr>
      <w:tab/>
    </w:r>
    <w:r w:rsidR="00E11C66" w:rsidRPr="00FE0B68">
      <w:rPr>
        <w:rFonts w:ascii="Calibri" w:hAnsi="Calibri" w:cs="Calibri"/>
        <w:kern w:val="14"/>
        <w:sz w:val="16"/>
        <w:szCs w:val="16"/>
      </w:rPr>
      <w:fldChar w:fldCharType="begin"/>
    </w:r>
    <w:r w:rsidR="00E11C66" w:rsidRPr="00FE0B68">
      <w:rPr>
        <w:rFonts w:ascii="Calibri" w:hAnsi="Calibri" w:cs="Calibri"/>
        <w:kern w:val="14"/>
        <w:sz w:val="16"/>
        <w:szCs w:val="16"/>
      </w:rPr>
      <w:instrText xml:space="preserve"> PAGE   \* MERGEFORMAT </w:instrText>
    </w:r>
    <w:r w:rsidR="00E11C66" w:rsidRPr="00FE0B68">
      <w:rPr>
        <w:rFonts w:ascii="Calibri" w:hAnsi="Calibri" w:cs="Calibri"/>
        <w:kern w:val="14"/>
        <w:sz w:val="16"/>
        <w:szCs w:val="16"/>
      </w:rPr>
      <w:fldChar w:fldCharType="separate"/>
    </w:r>
    <w:r w:rsidR="00BC4871">
      <w:rPr>
        <w:rFonts w:ascii="Calibri" w:hAnsi="Calibri" w:cs="Calibri"/>
        <w:noProof/>
        <w:kern w:val="14"/>
        <w:sz w:val="16"/>
        <w:szCs w:val="16"/>
      </w:rPr>
      <w:t>3</w:t>
    </w:r>
    <w:r w:rsidR="00E11C66" w:rsidRPr="00FE0B68">
      <w:rPr>
        <w:rFonts w:ascii="Calibri" w:hAnsi="Calibri" w:cs="Calibri"/>
        <w:noProof/>
        <w:kern w:val="1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1EEC9" w14:textId="77777777" w:rsidR="00E11C66" w:rsidRPr="0024274D" w:rsidRDefault="00E11C66" w:rsidP="00BD4855">
    <w:pPr>
      <w:pStyle w:val="Footer"/>
      <w:tabs>
        <w:tab w:val="clear" w:pos="4320"/>
        <w:tab w:val="center" w:pos="5490"/>
      </w:tabs>
      <w:rPr>
        <w:sz w:val="16"/>
        <w:szCs w:val="16"/>
      </w:rPr>
    </w:pPr>
    <w:r>
      <w:rPr>
        <w:rFonts w:ascii="Calibri" w:hAnsi="Calibri" w:cs="Calibri"/>
        <w:kern w:val="14"/>
        <w:sz w:val="16"/>
        <w:szCs w:val="16"/>
      </w:rPr>
      <w:t>8/21/2014</w:t>
    </w:r>
    <w:r w:rsidRPr="0024274D">
      <w:rPr>
        <w:rFonts w:ascii="Calibri" w:hAnsi="Calibri" w:cs="Calibri"/>
        <w:kern w:val="14"/>
        <w:sz w:val="16"/>
        <w:szCs w:val="16"/>
      </w:rPr>
      <w:tab/>
    </w:r>
    <w:r w:rsidRPr="0024274D">
      <w:rPr>
        <w:rFonts w:ascii="Calibri" w:hAnsi="Calibri" w:cs="Calibri"/>
        <w:kern w:val="14"/>
        <w:sz w:val="16"/>
        <w:szCs w:val="16"/>
      </w:rPr>
      <w:fldChar w:fldCharType="begin"/>
    </w:r>
    <w:r w:rsidRPr="0024274D">
      <w:rPr>
        <w:rFonts w:ascii="Calibri" w:hAnsi="Calibri" w:cs="Calibri"/>
        <w:kern w:val="14"/>
        <w:sz w:val="16"/>
        <w:szCs w:val="16"/>
      </w:rPr>
      <w:instrText xml:space="preserve"> PAGE   \* MERGEFORMAT </w:instrText>
    </w:r>
    <w:r w:rsidRPr="0024274D">
      <w:rPr>
        <w:rFonts w:ascii="Calibri" w:hAnsi="Calibri" w:cs="Calibri"/>
        <w:kern w:val="14"/>
        <w:sz w:val="16"/>
        <w:szCs w:val="16"/>
      </w:rPr>
      <w:fldChar w:fldCharType="separate"/>
    </w:r>
    <w:r>
      <w:rPr>
        <w:rFonts w:ascii="Calibri" w:hAnsi="Calibri" w:cs="Calibri"/>
        <w:noProof/>
        <w:kern w:val="14"/>
        <w:sz w:val="16"/>
        <w:szCs w:val="16"/>
      </w:rPr>
      <w:t>1</w:t>
    </w:r>
    <w:r w:rsidRPr="0024274D">
      <w:rPr>
        <w:rFonts w:ascii="Calibri" w:hAnsi="Calibri" w:cs="Calibri"/>
        <w:noProof/>
        <w:kern w:val="1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69442" w14:textId="77777777" w:rsidR="00A62412" w:rsidRDefault="00A62412">
      <w:r>
        <w:separator/>
      </w:r>
    </w:p>
  </w:footnote>
  <w:footnote w:type="continuationSeparator" w:id="0">
    <w:p w14:paraId="494443D9" w14:textId="77777777" w:rsidR="00A62412" w:rsidRDefault="00A62412">
      <w:r>
        <w:continuationSeparator/>
      </w:r>
    </w:p>
  </w:footnote>
  <w:footnote w:type="continuationNotice" w:id="1">
    <w:p w14:paraId="1EC5233F" w14:textId="77777777" w:rsidR="00A62412" w:rsidRDefault="00A624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3642" w14:textId="172CCEFF" w:rsidR="00E11C66" w:rsidRPr="00924889" w:rsidRDefault="00F072B3" w:rsidP="00292728">
    <w:pPr>
      <w:pStyle w:val="Header"/>
      <w:jc w:val="center"/>
    </w:pPr>
    <w:r>
      <w:rPr>
        <w:rFonts w:ascii="Calibri" w:hAnsi="Calibri" w:cs="Calibri"/>
        <w:b/>
      </w:rPr>
      <w:t>Amerex Corporation</w:t>
    </w:r>
    <w:r w:rsidR="00E11C66" w:rsidRPr="00924889">
      <w:rPr>
        <w:rFonts w:ascii="Calibri" w:hAnsi="Calibri" w:cs="Calibri"/>
        <w:b/>
      </w:rPr>
      <w:t xml:space="preserve"> Terms and Conditions of Purchase</w:t>
    </w:r>
    <w:r w:rsidR="00E11C66">
      <w:rPr>
        <w:rFonts w:ascii="Calibri" w:hAnsi="Calibri" w:cs="Calibri"/>
        <w:b/>
      </w:rPr>
      <w:t xml:space="preserve"> - 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DDD6" w14:textId="77777777" w:rsidR="00E11C66" w:rsidRPr="00CF64C9" w:rsidRDefault="00E11C66" w:rsidP="00340A17">
    <w:pPr>
      <w:pStyle w:val="Header"/>
      <w:jc w:val="center"/>
      <w:rPr>
        <w:rFonts w:ascii="Calibri" w:hAnsi="Calibri" w:cs="Calibri"/>
        <w:b/>
      </w:rPr>
    </w:pPr>
    <w:r w:rsidRPr="00CF64C9">
      <w:rPr>
        <w:rFonts w:ascii="Calibri" w:hAnsi="Calibri" w:cs="Calibri"/>
        <w:b/>
      </w:rPr>
      <w:t>McWane, Inc. Terms and Conditions of Purchase</w:t>
    </w:r>
    <w:r>
      <w:rPr>
        <w:rFonts w:ascii="Calibri" w:hAnsi="Calibri" w:cs="Calibri"/>
        <w:b/>
      </w:rPr>
      <w:t xml:space="preserve"> - 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540E00A8"/>
    <w:lvl w:ilvl="0">
      <w:start w:val="1"/>
      <w:numFmt w:val="bullet"/>
      <w:pStyle w:val="ListNumber"/>
      <w:lvlText w:val=""/>
      <w:lvlJc w:val="left"/>
      <w:pPr>
        <w:tabs>
          <w:tab w:val="num" w:pos="360"/>
        </w:tabs>
        <w:ind w:left="360" w:hanging="360"/>
      </w:pPr>
      <w:rPr>
        <w:rFonts w:ascii="Symbol" w:hAnsi="Symbol" w:hint="default"/>
        <w:spacing w:val="0"/>
      </w:rPr>
    </w:lvl>
  </w:abstractNum>
  <w:abstractNum w:abstractNumId="1" w15:restartNumberingAfterBreak="0">
    <w:nsid w:val="3D0116A8"/>
    <w:multiLevelType w:val="hybridMultilevel"/>
    <w:tmpl w:val="A276FB2A"/>
    <w:lvl w:ilvl="0" w:tplc="6E623E0A">
      <w:start w:val="1"/>
      <w:numFmt w:val="decimal"/>
      <w:lvlText w:val="%1."/>
      <w:lvlJc w:val="left"/>
      <w:pPr>
        <w:ind w:left="720" w:hanging="360"/>
      </w:pPr>
      <w:rPr>
        <w:rFonts w:hint="default"/>
        <w:b/>
        <w:color w:val="auto"/>
      </w:rPr>
    </w:lvl>
    <w:lvl w:ilvl="1" w:tplc="B32C21F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CF3E94"/>
    <w:multiLevelType w:val="hybridMultilevel"/>
    <w:tmpl w:val="5966F49E"/>
    <w:lvl w:ilvl="0" w:tplc="90DE25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296226"/>
    <w:multiLevelType w:val="hybridMultilevel"/>
    <w:tmpl w:val="1DAA8C7A"/>
    <w:lvl w:ilvl="0" w:tplc="8DEE8CBA">
      <w:start w:val="1"/>
      <w:numFmt w:val="upperLetter"/>
      <w:lvlText w:val="(%1)"/>
      <w:lvlJc w:val="left"/>
      <w:pPr>
        <w:ind w:left="720" w:hanging="360"/>
      </w:pPr>
      <w:rPr>
        <w:rFonts w:asciiTheme="minorHAnsi" w:hAnsiTheme="minorHAnsi" w:cstheme="minorHAnsi"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151376">
    <w:abstractNumId w:val="2"/>
  </w:num>
  <w:num w:numId="2" w16cid:durableId="976570271">
    <w:abstractNumId w:val="3"/>
  </w:num>
  <w:num w:numId="3" w16cid:durableId="1409616335">
    <w:abstractNumId w:val="0"/>
  </w:num>
  <w:num w:numId="4" w16cid:durableId="67642259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rey J VanUffelen">
    <w15:presenceInfo w15:providerId="AD" w15:userId="S::jeff.j.vanuffelen@koops.com::5c34130e-c0af-41ce-967a-7ad8b2bd53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231"/>
    <w:rsid w:val="000056E5"/>
    <w:rsid w:val="000223AD"/>
    <w:rsid w:val="00037651"/>
    <w:rsid w:val="00042BD7"/>
    <w:rsid w:val="0005283E"/>
    <w:rsid w:val="000531DC"/>
    <w:rsid w:val="00061631"/>
    <w:rsid w:val="00062FD2"/>
    <w:rsid w:val="000715AC"/>
    <w:rsid w:val="000734CB"/>
    <w:rsid w:val="00073B33"/>
    <w:rsid w:val="00073CB9"/>
    <w:rsid w:val="00074B87"/>
    <w:rsid w:val="00080070"/>
    <w:rsid w:val="00082252"/>
    <w:rsid w:val="00086B08"/>
    <w:rsid w:val="00095DAA"/>
    <w:rsid w:val="000968E2"/>
    <w:rsid w:val="000976B5"/>
    <w:rsid w:val="000B40C7"/>
    <w:rsid w:val="000B7A3B"/>
    <w:rsid w:val="000D0408"/>
    <w:rsid w:val="000D61D8"/>
    <w:rsid w:val="000D634C"/>
    <w:rsid w:val="000F0BF6"/>
    <w:rsid w:val="000F18AC"/>
    <w:rsid w:val="000F54A9"/>
    <w:rsid w:val="000F611E"/>
    <w:rsid w:val="001035AA"/>
    <w:rsid w:val="00113DBF"/>
    <w:rsid w:val="0011403D"/>
    <w:rsid w:val="00125F91"/>
    <w:rsid w:val="00125FF7"/>
    <w:rsid w:val="00132C90"/>
    <w:rsid w:val="00134468"/>
    <w:rsid w:val="00137EF9"/>
    <w:rsid w:val="00144C4A"/>
    <w:rsid w:val="00163FC0"/>
    <w:rsid w:val="0019346F"/>
    <w:rsid w:val="001B5928"/>
    <w:rsid w:val="001B6611"/>
    <w:rsid w:val="001B71E2"/>
    <w:rsid w:val="001C1B55"/>
    <w:rsid w:val="001C2BB7"/>
    <w:rsid w:val="001C47AC"/>
    <w:rsid w:val="001C5DCF"/>
    <w:rsid w:val="001D23D7"/>
    <w:rsid w:val="001D4762"/>
    <w:rsid w:val="001E088C"/>
    <w:rsid w:val="001E47F0"/>
    <w:rsid w:val="001E5139"/>
    <w:rsid w:val="001F2487"/>
    <w:rsid w:val="001F4FC9"/>
    <w:rsid w:val="00202987"/>
    <w:rsid w:val="00204D91"/>
    <w:rsid w:val="00215E33"/>
    <w:rsid w:val="00220923"/>
    <w:rsid w:val="00225B5F"/>
    <w:rsid w:val="00227321"/>
    <w:rsid w:val="00227528"/>
    <w:rsid w:val="00235338"/>
    <w:rsid w:val="0023666E"/>
    <w:rsid w:val="0024274D"/>
    <w:rsid w:val="00242A37"/>
    <w:rsid w:val="00253817"/>
    <w:rsid w:val="0025606E"/>
    <w:rsid w:val="00257B6A"/>
    <w:rsid w:val="002606F9"/>
    <w:rsid w:val="00271C86"/>
    <w:rsid w:val="00272BBF"/>
    <w:rsid w:val="002759E8"/>
    <w:rsid w:val="00275DB1"/>
    <w:rsid w:val="00292728"/>
    <w:rsid w:val="00292C73"/>
    <w:rsid w:val="002966B3"/>
    <w:rsid w:val="002A0020"/>
    <w:rsid w:val="002A4FE1"/>
    <w:rsid w:val="002B1480"/>
    <w:rsid w:val="002B2B3E"/>
    <w:rsid w:val="002B5AD9"/>
    <w:rsid w:val="002C6BEA"/>
    <w:rsid w:val="002D1E1A"/>
    <w:rsid w:val="002D22BE"/>
    <w:rsid w:val="002D65F6"/>
    <w:rsid w:val="002E0240"/>
    <w:rsid w:val="002E27A0"/>
    <w:rsid w:val="002F45E8"/>
    <w:rsid w:val="002F48C0"/>
    <w:rsid w:val="002F62C6"/>
    <w:rsid w:val="003029C5"/>
    <w:rsid w:val="00305583"/>
    <w:rsid w:val="0031615A"/>
    <w:rsid w:val="003168F2"/>
    <w:rsid w:val="003311A3"/>
    <w:rsid w:val="00333FDB"/>
    <w:rsid w:val="0033744F"/>
    <w:rsid w:val="00340A17"/>
    <w:rsid w:val="0035469F"/>
    <w:rsid w:val="0035672E"/>
    <w:rsid w:val="00357442"/>
    <w:rsid w:val="00366CE0"/>
    <w:rsid w:val="00367E97"/>
    <w:rsid w:val="003748FA"/>
    <w:rsid w:val="00381637"/>
    <w:rsid w:val="003849E2"/>
    <w:rsid w:val="003A41E3"/>
    <w:rsid w:val="003A6984"/>
    <w:rsid w:val="003B6B66"/>
    <w:rsid w:val="003B783C"/>
    <w:rsid w:val="003C01FA"/>
    <w:rsid w:val="003D2EB4"/>
    <w:rsid w:val="003D45EC"/>
    <w:rsid w:val="003D7AF7"/>
    <w:rsid w:val="003E0271"/>
    <w:rsid w:val="003E4854"/>
    <w:rsid w:val="003F37B1"/>
    <w:rsid w:val="003F5A99"/>
    <w:rsid w:val="003F6BD1"/>
    <w:rsid w:val="0040033B"/>
    <w:rsid w:val="00407E8D"/>
    <w:rsid w:val="00422955"/>
    <w:rsid w:val="00422AD2"/>
    <w:rsid w:val="00422C65"/>
    <w:rsid w:val="0042427C"/>
    <w:rsid w:val="00425C7C"/>
    <w:rsid w:val="00441A04"/>
    <w:rsid w:val="004479E7"/>
    <w:rsid w:val="00450C98"/>
    <w:rsid w:val="00451C48"/>
    <w:rsid w:val="00465EC0"/>
    <w:rsid w:val="00467466"/>
    <w:rsid w:val="004674DD"/>
    <w:rsid w:val="00472F20"/>
    <w:rsid w:val="0047632C"/>
    <w:rsid w:val="00480C69"/>
    <w:rsid w:val="00481286"/>
    <w:rsid w:val="004866A7"/>
    <w:rsid w:val="004906FC"/>
    <w:rsid w:val="0049090D"/>
    <w:rsid w:val="00490DE0"/>
    <w:rsid w:val="004A08F6"/>
    <w:rsid w:val="004A3256"/>
    <w:rsid w:val="004C10E6"/>
    <w:rsid w:val="004C62C2"/>
    <w:rsid w:val="004C6D79"/>
    <w:rsid w:val="004D3617"/>
    <w:rsid w:val="004D6530"/>
    <w:rsid w:val="004D6F09"/>
    <w:rsid w:val="004E7838"/>
    <w:rsid w:val="004F0A0F"/>
    <w:rsid w:val="004F318D"/>
    <w:rsid w:val="00502281"/>
    <w:rsid w:val="00507599"/>
    <w:rsid w:val="00512E98"/>
    <w:rsid w:val="005170D5"/>
    <w:rsid w:val="00525863"/>
    <w:rsid w:val="005275BE"/>
    <w:rsid w:val="00533910"/>
    <w:rsid w:val="00535BDB"/>
    <w:rsid w:val="00536B86"/>
    <w:rsid w:val="00544B65"/>
    <w:rsid w:val="005532AC"/>
    <w:rsid w:val="00573471"/>
    <w:rsid w:val="005759CB"/>
    <w:rsid w:val="005864E6"/>
    <w:rsid w:val="00590C1E"/>
    <w:rsid w:val="005A449E"/>
    <w:rsid w:val="005B3456"/>
    <w:rsid w:val="005D051E"/>
    <w:rsid w:val="005D6D9B"/>
    <w:rsid w:val="005E27D6"/>
    <w:rsid w:val="006004E7"/>
    <w:rsid w:val="00600D58"/>
    <w:rsid w:val="00603DD2"/>
    <w:rsid w:val="00605D23"/>
    <w:rsid w:val="00607133"/>
    <w:rsid w:val="00624330"/>
    <w:rsid w:val="00630AFD"/>
    <w:rsid w:val="006324D0"/>
    <w:rsid w:val="006341F5"/>
    <w:rsid w:val="00647877"/>
    <w:rsid w:val="00650AD9"/>
    <w:rsid w:val="00656762"/>
    <w:rsid w:val="0066314B"/>
    <w:rsid w:val="00666A9F"/>
    <w:rsid w:val="006733DB"/>
    <w:rsid w:val="006734CA"/>
    <w:rsid w:val="00676FD2"/>
    <w:rsid w:val="00682515"/>
    <w:rsid w:val="00685203"/>
    <w:rsid w:val="0068772F"/>
    <w:rsid w:val="00693EA9"/>
    <w:rsid w:val="006959BD"/>
    <w:rsid w:val="006A7255"/>
    <w:rsid w:val="006B2C92"/>
    <w:rsid w:val="006B4EC8"/>
    <w:rsid w:val="006E6A08"/>
    <w:rsid w:val="006F50AE"/>
    <w:rsid w:val="00705EB0"/>
    <w:rsid w:val="0070676B"/>
    <w:rsid w:val="007071A8"/>
    <w:rsid w:val="007077DE"/>
    <w:rsid w:val="00711281"/>
    <w:rsid w:val="007118B1"/>
    <w:rsid w:val="00717688"/>
    <w:rsid w:val="00722F89"/>
    <w:rsid w:val="007263BD"/>
    <w:rsid w:val="00734B3B"/>
    <w:rsid w:val="007358A1"/>
    <w:rsid w:val="0073602E"/>
    <w:rsid w:val="007364BE"/>
    <w:rsid w:val="00736791"/>
    <w:rsid w:val="00741C1C"/>
    <w:rsid w:val="007453FB"/>
    <w:rsid w:val="00751237"/>
    <w:rsid w:val="00751583"/>
    <w:rsid w:val="00752996"/>
    <w:rsid w:val="00752D1F"/>
    <w:rsid w:val="00761D87"/>
    <w:rsid w:val="007624F1"/>
    <w:rsid w:val="00773DBB"/>
    <w:rsid w:val="00774B9F"/>
    <w:rsid w:val="00776D55"/>
    <w:rsid w:val="00780BB1"/>
    <w:rsid w:val="00781115"/>
    <w:rsid w:val="007834B8"/>
    <w:rsid w:val="00785CA0"/>
    <w:rsid w:val="00793892"/>
    <w:rsid w:val="007B4040"/>
    <w:rsid w:val="007B61ED"/>
    <w:rsid w:val="007C4C16"/>
    <w:rsid w:val="007D4AB5"/>
    <w:rsid w:val="007D4BC5"/>
    <w:rsid w:val="007D5B73"/>
    <w:rsid w:val="007E5B69"/>
    <w:rsid w:val="007F4A06"/>
    <w:rsid w:val="007F5C8C"/>
    <w:rsid w:val="007F7C09"/>
    <w:rsid w:val="00814FDF"/>
    <w:rsid w:val="00820F6B"/>
    <w:rsid w:val="00836E9C"/>
    <w:rsid w:val="00841962"/>
    <w:rsid w:val="00847127"/>
    <w:rsid w:val="008562A5"/>
    <w:rsid w:val="00884829"/>
    <w:rsid w:val="00891FEC"/>
    <w:rsid w:val="00895349"/>
    <w:rsid w:val="008A09CA"/>
    <w:rsid w:val="008A2662"/>
    <w:rsid w:val="008A4231"/>
    <w:rsid w:val="008B3A29"/>
    <w:rsid w:val="008B639B"/>
    <w:rsid w:val="008C0C35"/>
    <w:rsid w:val="008C1251"/>
    <w:rsid w:val="008C7995"/>
    <w:rsid w:val="008E6DAE"/>
    <w:rsid w:val="008E7227"/>
    <w:rsid w:val="008F3439"/>
    <w:rsid w:val="008F5AC0"/>
    <w:rsid w:val="008F7558"/>
    <w:rsid w:val="008F76A8"/>
    <w:rsid w:val="0090172D"/>
    <w:rsid w:val="00914F97"/>
    <w:rsid w:val="009155DA"/>
    <w:rsid w:val="00916738"/>
    <w:rsid w:val="00920B77"/>
    <w:rsid w:val="0092449E"/>
    <w:rsid w:val="00924889"/>
    <w:rsid w:val="00940F07"/>
    <w:rsid w:val="00946DAD"/>
    <w:rsid w:val="0095141D"/>
    <w:rsid w:val="009520C9"/>
    <w:rsid w:val="00952BE3"/>
    <w:rsid w:val="00954122"/>
    <w:rsid w:val="009554F3"/>
    <w:rsid w:val="00957271"/>
    <w:rsid w:val="00981D84"/>
    <w:rsid w:val="009833D1"/>
    <w:rsid w:val="00985DF4"/>
    <w:rsid w:val="0098765C"/>
    <w:rsid w:val="00994A8C"/>
    <w:rsid w:val="00995368"/>
    <w:rsid w:val="009B0809"/>
    <w:rsid w:val="009B49E9"/>
    <w:rsid w:val="009B5CD7"/>
    <w:rsid w:val="009C0248"/>
    <w:rsid w:val="009C13F5"/>
    <w:rsid w:val="009C452A"/>
    <w:rsid w:val="009D2539"/>
    <w:rsid w:val="009E175B"/>
    <w:rsid w:val="009E4A15"/>
    <w:rsid w:val="009E7AF2"/>
    <w:rsid w:val="009F1500"/>
    <w:rsid w:val="009F2D7E"/>
    <w:rsid w:val="00A043E7"/>
    <w:rsid w:val="00A13C17"/>
    <w:rsid w:val="00A15F28"/>
    <w:rsid w:val="00A30D78"/>
    <w:rsid w:val="00A31B05"/>
    <w:rsid w:val="00A32321"/>
    <w:rsid w:val="00A3263B"/>
    <w:rsid w:val="00A40BD4"/>
    <w:rsid w:val="00A40F6E"/>
    <w:rsid w:val="00A45237"/>
    <w:rsid w:val="00A45A8C"/>
    <w:rsid w:val="00A5727B"/>
    <w:rsid w:val="00A62412"/>
    <w:rsid w:val="00A632FE"/>
    <w:rsid w:val="00A7036A"/>
    <w:rsid w:val="00A71008"/>
    <w:rsid w:val="00A73F43"/>
    <w:rsid w:val="00A8686C"/>
    <w:rsid w:val="00A91E71"/>
    <w:rsid w:val="00AA6779"/>
    <w:rsid w:val="00AA6836"/>
    <w:rsid w:val="00AB6D60"/>
    <w:rsid w:val="00AB7A89"/>
    <w:rsid w:val="00AC06EC"/>
    <w:rsid w:val="00AC41D4"/>
    <w:rsid w:val="00AD0B92"/>
    <w:rsid w:val="00AD1444"/>
    <w:rsid w:val="00AD29BF"/>
    <w:rsid w:val="00AD61FC"/>
    <w:rsid w:val="00AD65E4"/>
    <w:rsid w:val="00AE1170"/>
    <w:rsid w:val="00AF48F1"/>
    <w:rsid w:val="00AF4FBE"/>
    <w:rsid w:val="00AF6D5F"/>
    <w:rsid w:val="00B01F24"/>
    <w:rsid w:val="00B04E89"/>
    <w:rsid w:val="00B10611"/>
    <w:rsid w:val="00B173B1"/>
    <w:rsid w:val="00B17BAF"/>
    <w:rsid w:val="00B24129"/>
    <w:rsid w:val="00B32743"/>
    <w:rsid w:val="00B40E61"/>
    <w:rsid w:val="00B5388F"/>
    <w:rsid w:val="00B5495E"/>
    <w:rsid w:val="00B55E91"/>
    <w:rsid w:val="00B57435"/>
    <w:rsid w:val="00B57C99"/>
    <w:rsid w:val="00B61A4B"/>
    <w:rsid w:val="00B77609"/>
    <w:rsid w:val="00B802FC"/>
    <w:rsid w:val="00B863F7"/>
    <w:rsid w:val="00B906C9"/>
    <w:rsid w:val="00B949CD"/>
    <w:rsid w:val="00B97E6B"/>
    <w:rsid w:val="00BA0615"/>
    <w:rsid w:val="00BA4CD5"/>
    <w:rsid w:val="00BA5E83"/>
    <w:rsid w:val="00BA6016"/>
    <w:rsid w:val="00BA6114"/>
    <w:rsid w:val="00BB326D"/>
    <w:rsid w:val="00BC4871"/>
    <w:rsid w:val="00BC79E8"/>
    <w:rsid w:val="00BD1B29"/>
    <w:rsid w:val="00BD4855"/>
    <w:rsid w:val="00BE06E4"/>
    <w:rsid w:val="00C03F55"/>
    <w:rsid w:val="00C057E0"/>
    <w:rsid w:val="00C114A7"/>
    <w:rsid w:val="00C144DD"/>
    <w:rsid w:val="00C3616A"/>
    <w:rsid w:val="00C45056"/>
    <w:rsid w:val="00C52A0C"/>
    <w:rsid w:val="00C61169"/>
    <w:rsid w:val="00C65390"/>
    <w:rsid w:val="00C74876"/>
    <w:rsid w:val="00CA0496"/>
    <w:rsid w:val="00CA45CC"/>
    <w:rsid w:val="00CA7355"/>
    <w:rsid w:val="00CB1770"/>
    <w:rsid w:val="00CB193F"/>
    <w:rsid w:val="00CC3AD5"/>
    <w:rsid w:val="00CC4516"/>
    <w:rsid w:val="00CC4582"/>
    <w:rsid w:val="00CC65F0"/>
    <w:rsid w:val="00CD132C"/>
    <w:rsid w:val="00CD1EEA"/>
    <w:rsid w:val="00CD264B"/>
    <w:rsid w:val="00CD378A"/>
    <w:rsid w:val="00CF5998"/>
    <w:rsid w:val="00CF5EB3"/>
    <w:rsid w:val="00CF64C9"/>
    <w:rsid w:val="00CF6655"/>
    <w:rsid w:val="00D0068D"/>
    <w:rsid w:val="00D03FB5"/>
    <w:rsid w:val="00D12C2F"/>
    <w:rsid w:val="00D13BF5"/>
    <w:rsid w:val="00D14403"/>
    <w:rsid w:val="00D14A74"/>
    <w:rsid w:val="00D14E7B"/>
    <w:rsid w:val="00D15CEA"/>
    <w:rsid w:val="00D16EED"/>
    <w:rsid w:val="00D32778"/>
    <w:rsid w:val="00D348F4"/>
    <w:rsid w:val="00D4159C"/>
    <w:rsid w:val="00D450F8"/>
    <w:rsid w:val="00D45DDA"/>
    <w:rsid w:val="00D4742A"/>
    <w:rsid w:val="00D65300"/>
    <w:rsid w:val="00D7057A"/>
    <w:rsid w:val="00D70BBD"/>
    <w:rsid w:val="00D73CDF"/>
    <w:rsid w:val="00D7508A"/>
    <w:rsid w:val="00D803D6"/>
    <w:rsid w:val="00D85D13"/>
    <w:rsid w:val="00DA54A4"/>
    <w:rsid w:val="00DB253A"/>
    <w:rsid w:val="00DB6DBE"/>
    <w:rsid w:val="00DC1DA6"/>
    <w:rsid w:val="00DD1351"/>
    <w:rsid w:val="00DD1732"/>
    <w:rsid w:val="00DD5B6F"/>
    <w:rsid w:val="00DD5D3D"/>
    <w:rsid w:val="00DE309A"/>
    <w:rsid w:val="00DF4949"/>
    <w:rsid w:val="00DF5651"/>
    <w:rsid w:val="00DF74D7"/>
    <w:rsid w:val="00DF76B6"/>
    <w:rsid w:val="00DF7777"/>
    <w:rsid w:val="00E016B9"/>
    <w:rsid w:val="00E11C66"/>
    <w:rsid w:val="00E211F6"/>
    <w:rsid w:val="00E254BA"/>
    <w:rsid w:val="00E33ADE"/>
    <w:rsid w:val="00E472BE"/>
    <w:rsid w:val="00E64B7F"/>
    <w:rsid w:val="00E86E2D"/>
    <w:rsid w:val="00E94493"/>
    <w:rsid w:val="00EA1848"/>
    <w:rsid w:val="00EB2626"/>
    <w:rsid w:val="00EB422B"/>
    <w:rsid w:val="00EB4DED"/>
    <w:rsid w:val="00EB694D"/>
    <w:rsid w:val="00EC0658"/>
    <w:rsid w:val="00ED3CAC"/>
    <w:rsid w:val="00EF31A6"/>
    <w:rsid w:val="00EF5856"/>
    <w:rsid w:val="00EF6767"/>
    <w:rsid w:val="00EF7F71"/>
    <w:rsid w:val="00F0140A"/>
    <w:rsid w:val="00F072B3"/>
    <w:rsid w:val="00F07C4D"/>
    <w:rsid w:val="00F12059"/>
    <w:rsid w:val="00F221D9"/>
    <w:rsid w:val="00F31EB8"/>
    <w:rsid w:val="00F32684"/>
    <w:rsid w:val="00F3426C"/>
    <w:rsid w:val="00F34B87"/>
    <w:rsid w:val="00F52266"/>
    <w:rsid w:val="00F60676"/>
    <w:rsid w:val="00F630F6"/>
    <w:rsid w:val="00F7013F"/>
    <w:rsid w:val="00F82D37"/>
    <w:rsid w:val="00F861D7"/>
    <w:rsid w:val="00F9447F"/>
    <w:rsid w:val="00FB05FE"/>
    <w:rsid w:val="00FC0D5C"/>
    <w:rsid w:val="00FD6A90"/>
    <w:rsid w:val="00FE0B68"/>
    <w:rsid w:val="00FE344E"/>
    <w:rsid w:val="00FF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3B670"/>
  <w15:chartTrackingRefBased/>
  <w15:docId w15:val="{076D59A6-D6A9-4389-BFE0-B521F6C87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B55"/>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line="51" w:lineRule="auto"/>
      <w:jc w:val="center"/>
    </w:pPr>
    <w:rPr>
      <w:rFonts w:ascii="CG Times" w:hAnsi="CG Times"/>
      <w:b/>
      <w:sz w:val="15"/>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pPr>
      <w:spacing w:line="130" w:lineRule="exact"/>
      <w:jc w:val="both"/>
    </w:pPr>
    <w:rPr>
      <w:rFonts w:ascii="Arial" w:hAnsi="Arial"/>
      <w:kern w:val="14"/>
      <w:sz w:val="14"/>
    </w:rPr>
  </w:style>
  <w:style w:type="paragraph" w:customStyle="1" w:styleId="DocID">
    <w:name w:val="DocID"/>
    <w:basedOn w:val="Normal"/>
    <w:next w:val="Normal"/>
    <w:rsid w:val="00544B65"/>
    <w:rPr>
      <w:kern w:val="14"/>
      <w:sz w:val="16"/>
      <w:szCs w:val="24"/>
    </w:rPr>
  </w:style>
  <w:style w:type="paragraph" w:styleId="BalloonText">
    <w:name w:val="Balloon Text"/>
    <w:basedOn w:val="Normal"/>
    <w:link w:val="BalloonTextChar"/>
    <w:rsid w:val="00D85D13"/>
    <w:rPr>
      <w:rFonts w:ascii="Tahoma" w:hAnsi="Tahoma" w:cs="Tahoma"/>
      <w:sz w:val="16"/>
      <w:szCs w:val="16"/>
    </w:rPr>
  </w:style>
  <w:style w:type="character" w:customStyle="1" w:styleId="BalloonTextChar">
    <w:name w:val="Balloon Text Char"/>
    <w:link w:val="BalloonText"/>
    <w:rsid w:val="00D85D13"/>
    <w:rPr>
      <w:rFonts w:ascii="Tahoma" w:hAnsi="Tahoma" w:cs="Tahoma"/>
      <w:sz w:val="16"/>
      <w:szCs w:val="16"/>
    </w:rPr>
  </w:style>
  <w:style w:type="character" w:customStyle="1" w:styleId="DeltaViewInsertion">
    <w:name w:val="DeltaView Insertion"/>
    <w:rsid w:val="00793892"/>
    <w:rPr>
      <w:color w:val="0000FF"/>
      <w:spacing w:val="0"/>
      <w:u w:val="double"/>
    </w:rPr>
  </w:style>
  <w:style w:type="character" w:customStyle="1" w:styleId="FooterChar">
    <w:name w:val="Footer Char"/>
    <w:link w:val="Footer"/>
    <w:uiPriority w:val="99"/>
    <w:rsid w:val="00134468"/>
  </w:style>
  <w:style w:type="character" w:styleId="Hyperlink">
    <w:name w:val="Hyperlink"/>
    <w:rsid w:val="00FC0D5C"/>
    <w:rPr>
      <w:color w:val="0000FF"/>
      <w:u w:val="single"/>
    </w:rPr>
  </w:style>
  <w:style w:type="paragraph" w:styleId="ListParagraph">
    <w:name w:val="List Paragraph"/>
    <w:basedOn w:val="Normal"/>
    <w:uiPriority w:val="34"/>
    <w:qFormat/>
    <w:rsid w:val="00C45056"/>
    <w:pPr>
      <w:ind w:left="720"/>
    </w:pPr>
  </w:style>
  <w:style w:type="paragraph" w:styleId="Revision">
    <w:name w:val="Revision"/>
    <w:hidden/>
    <w:uiPriority w:val="99"/>
    <w:semiHidden/>
    <w:rsid w:val="00751237"/>
  </w:style>
  <w:style w:type="character" w:styleId="CommentReference">
    <w:name w:val="annotation reference"/>
    <w:rsid w:val="0019346F"/>
    <w:rPr>
      <w:sz w:val="16"/>
      <w:szCs w:val="16"/>
    </w:rPr>
  </w:style>
  <w:style w:type="paragraph" w:styleId="CommentText">
    <w:name w:val="annotation text"/>
    <w:basedOn w:val="Normal"/>
    <w:link w:val="CommentTextChar"/>
    <w:rsid w:val="0019346F"/>
  </w:style>
  <w:style w:type="character" w:customStyle="1" w:styleId="CommentTextChar">
    <w:name w:val="Comment Text Char"/>
    <w:basedOn w:val="DefaultParagraphFont"/>
    <w:link w:val="CommentText"/>
    <w:rsid w:val="0019346F"/>
  </w:style>
  <w:style w:type="paragraph" w:styleId="CommentSubject">
    <w:name w:val="annotation subject"/>
    <w:basedOn w:val="CommentText"/>
    <w:next w:val="CommentText"/>
    <w:link w:val="CommentSubjectChar"/>
    <w:rsid w:val="0019346F"/>
    <w:rPr>
      <w:b/>
      <w:bCs/>
    </w:rPr>
  </w:style>
  <w:style w:type="character" w:customStyle="1" w:styleId="CommentSubjectChar">
    <w:name w:val="Comment Subject Char"/>
    <w:basedOn w:val="CommentTextChar"/>
    <w:link w:val="CommentSubject"/>
    <w:rsid w:val="0019346F"/>
    <w:rPr>
      <w:b/>
      <w:bCs/>
    </w:rPr>
  </w:style>
  <w:style w:type="paragraph" w:styleId="ListNumber">
    <w:name w:val="List Number"/>
    <w:basedOn w:val="Normal"/>
    <w:rsid w:val="00073CB9"/>
    <w:pPr>
      <w:numPr>
        <w:numId w:val="3"/>
      </w:numPr>
      <w:overflowPunct/>
      <w:autoSpaceDE/>
      <w:autoSpaceDN/>
      <w:adjustRightInd/>
      <w:jc w:val="both"/>
      <w:textAlignment w:val="auto"/>
    </w:pPr>
    <w:rPr>
      <w:sz w:val="24"/>
      <w:szCs w:val="24"/>
    </w:rPr>
  </w:style>
  <w:style w:type="character" w:customStyle="1" w:styleId="xdeltaviewinsertion">
    <w:name w:val="x_deltaviewinsertion"/>
    <w:basedOn w:val="DefaultParagraphFont"/>
    <w:rsid w:val="00AA6836"/>
    <w:rPr>
      <w:color w:val="0000FF"/>
      <w:spacing w:val="0"/>
      <w:u w:val="single"/>
    </w:rPr>
  </w:style>
  <w:style w:type="character" w:customStyle="1" w:styleId="HeaderChar">
    <w:name w:val="Header Char"/>
    <w:basedOn w:val="DefaultParagraphFont"/>
    <w:link w:val="Header"/>
    <w:rsid w:val="001C1B55"/>
  </w:style>
  <w:style w:type="character" w:customStyle="1" w:styleId="BodyTextChar">
    <w:name w:val="Body Text Char"/>
    <w:basedOn w:val="DefaultParagraphFont"/>
    <w:link w:val="BodyText"/>
    <w:rsid w:val="001C1B55"/>
    <w:rPr>
      <w:rFonts w:ascii="Arial" w:hAnsi="Arial"/>
      <w:kern w:val="14"/>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people" Target="peop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8552598E052740BBB72AEA0A4635BB" ma:contentTypeVersion="19" ma:contentTypeDescription="Create a new document." ma:contentTypeScope="" ma:versionID="33c757dd322aca6af35c80b4fe2ad668">
  <xsd:schema xmlns:xsd="http://www.w3.org/2001/XMLSchema" xmlns:xs="http://www.w3.org/2001/XMLSchema" xmlns:p="http://schemas.microsoft.com/office/2006/metadata/properties" xmlns:ns2="880c22a0-effb-4f32-b483-365aa4086891" xmlns:ns3="ca40df43-3dba-4e1e-8471-9bac0e021cad" targetNamespace="http://schemas.microsoft.com/office/2006/metadata/properties" ma:root="true" ma:fieldsID="b08ce163b0f91052aa55a58db281b3a5" ns2:_="" ns3:_="">
    <xsd:import namespace="880c22a0-effb-4f32-b483-365aa4086891"/>
    <xsd:import namespace="ca40df43-3dba-4e1e-8471-9bac0e021ca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c22a0-effb-4f32-b483-365aa4086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ecdd49-61a4-4361-8896-1f629019fb5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40df43-3dba-4e1e-8471-9bac0e021c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6c78c02-8b54-49cb-9a8d-b3c57d06f1e0}" ma:internalName="TaxCatchAll" ma:showField="CatchAllData" ma:web="ca40df43-3dba-4e1e-8471-9bac0e021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40df43-3dba-4e1e-8471-9bac0e021cad" xsi:nil="true"/>
    <lcf76f155ced4ddcb4097134ff3c332f xmlns="880c22a0-effb-4f32-b483-365aa4086891">
      <Terms xmlns="http://schemas.microsoft.com/office/infopath/2007/PartnerControls"/>
    </lcf76f155ced4ddcb4097134ff3c332f>
    <SharedWithUsers xmlns="ca40df43-3dba-4e1e-8471-9bac0e021cad">
      <UserInfo>
        <DisplayName/>
        <AccountId xsi:nil="true"/>
        <AccountType/>
      </UserInfo>
    </SharedWithUsers>
  </documentManagement>
</p:properties>
</file>

<file path=customXml/itemProps1.xml><?xml version="1.0" encoding="utf-8"?>
<ds:datastoreItem xmlns:ds="http://schemas.openxmlformats.org/officeDocument/2006/customXml" ds:itemID="{0B446997-F91D-4EAC-B308-534FEDFFC727}"/>
</file>

<file path=customXml/itemProps2.xml><?xml version="1.0" encoding="utf-8"?>
<ds:datastoreItem xmlns:ds="http://schemas.openxmlformats.org/officeDocument/2006/customXml" ds:itemID="{D963E674-FB1C-4C10-9877-00AE599E69AF}"/>
</file>

<file path=customXml/itemProps3.xml><?xml version="1.0" encoding="utf-8"?>
<ds:datastoreItem xmlns:ds="http://schemas.openxmlformats.org/officeDocument/2006/customXml" ds:itemID="{A0CB5D7D-D614-4067-B7B2-5368C28EF6EA}"/>
</file>

<file path=docProps/app.xml><?xml version="1.0" encoding="utf-8"?>
<Properties xmlns="http://schemas.openxmlformats.org/officeDocument/2006/extended-properties" xmlns:vt="http://schemas.openxmlformats.org/officeDocument/2006/docPropsVTypes">
  <Template>Normal</Template>
  <TotalTime>43</TotalTime>
  <Pages>5</Pages>
  <Words>4060</Words>
  <Characters>23145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MCG Revisions to McWane's Edits of Terms and Conditions of Purchase (02321982-1).DOC</vt:lpstr>
    </vt:vector>
  </TitlesOfParts>
  <Company/>
  <LinksUpToDate>false</LinksUpToDate>
  <CharactersWithSpaces>27151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Jeffrey J VanUffelen</dc:creator>
  <cp:keywords/>
  <cp:lastModifiedBy>Jeffrey J VanUffelen</cp:lastModifiedBy>
  <cp:revision>27</cp:revision>
  <cp:lastPrinted>2013-07-24T18:24:00Z</cp:lastPrinted>
  <dcterms:created xsi:type="dcterms:W3CDTF">2025-04-29T17:39:00Z</dcterms:created>
  <dcterms:modified xsi:type="dcterms:W3CDTF">2025-04-30T00:56:00Z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bChkLibDB">
    <vt:lpwstr>0</vt:lpwstr>
  </property>
  <property fmtid="{D5CDD505-2E9C-101B-9397-08002B2CF9AE}" pid="3" name="CUS_DocIDbchkClientNumber">
    <vt:lpwstr>-1</vt:lpwstr>
  </property>
  <property fmtid="{D5CDD505-2E9C-101B-9397-08002B2CF9AE}" pid="4" name="CUS_DocIDbchkMatterNumber">
    <vt:lpwstr>-1</vt:lpwstr>
  </property>
  <property fmtid="{D5CDD505-2E9C-101B-9397-08002B2CF9AE}" pid="5" name="CUS_DocIDbchkDocumentName">
    <vt:lpwstr>0</vt:lpwstr>
  </property>
  <property fmtid="{D5CDD505-2E9C-101B-9397-08002B2CF9AE}" pid="6" name="CUS_DocIDbchkAuthorName">
    <vt:lpwstr>0</vt:lpwstr>
  </property>
  <property fmtid="{D5CDD505-2E9C-101B-9397-08002B2CF9AE}" pid="7" name="CUS_DocIDbchkDocumentNumber">
    <vt:lpwstr>-1</vt:lpwstr>
  </property>
  <property fmtid="{D5CDD505-2E9C-101B-9397-08002B2CF9AE}" pid="8" name="CUS_DocIDbchkVersionNumber">
    <vt:lpwstr>0</vt:lpwstr>
  </property>
  <property fmtid="{D5CDD505-2E9C-101B-9397-08002B2CF9AE}" pid="9" name="CUS_DocIDbchkDate">
    <vt:lpwstr>0</vt:lpwstr>
  </property>
  <property fmtid="{D5CDD505-2E9C-101B-9397-08002B2CF9AE}" pid="10" name="CUS_DocIDbchkTime">
    <vt:lpwstr>0</vt:lpwstr>
  </property>
  <property fmtid="{D5CDD505-2E9C-101B-9397-08002B2CF9AE}" pid="11" name="CUS_DocIDiPage">
    <vt:lpwstr>0</vt:lpwstr>
  </property>
  <property fmtid="{D5CDD505-2E9C-101B-9397-08002B2CF9AE}" pid="12" name="CUS_DocIDbchkDocbLocation">
    <vt:lpwstr>0</vt:lpwstr>
  </property>
  <property fmtid="{D5CDD505-2E9C-101B-9397-08002B2CF9AE}" pid="13" name="CUS_DocIDString">
    <vt:lpwstr>02321982.1</vt:lpwstr>
  </property>
  <property fmtid="{D5CDD505-2E9C-101B-9397-08002B2CF9AE}" pid="14" name="CUS_DocIDOperation">
    <vt:lpwstr>EVERY PAGE</vt:lpwstr>
  </property>
  <property fmtid="{D5CDD505-2E9C-101B-9397-08002B2CF9AE}" pid="15" name="ContentTypeId">
    <vt:lpwstr>0x010100B78552598E052740BBB72AEA0A4635BB</vt:lpwstr>
  </property>
  <property fmtid="{D5CDD505-2E9C-101B-9397-08002B2CF9AE}" pid="16" name="Order">
    <vt:r8>458200</vt:r8>
  </property>
  <property fmtid="{D5CDD505-2E9C-101B-9397-08002B2CF9AE}" pid="17" name="_SourceUrl">
    <vt:lpwstr/>
  </property>
  <property fmtid="{D5CDD505-2E9C-101B-9397-08002B2CF9AE}" pid="18" name="_SharedFileIndex">
    <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ies>
</file>