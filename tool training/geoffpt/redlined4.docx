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B07CC" w14:textId="351AC77D" w:rsidR="00114B96" w:rsidRPr="00510530" w:rsidRDefault="00697477" w:rsidP="00114B96">
      <w:pPr>
        <w:pStyle w:val="Title"/>
        <w:pageBreakBefore/>
        <w:rPr>
          <w:rFonts w:ascii="Times New Roman" w:hAnsi="Times New Roman"/>
          <w:szCs w:val="22"/>
          <w:lang w:val="en-US"/>
        </w:rPr>
      </w:pPr>
      <w:r>
        <w:rPr>
          <w:rFonts w:ascii="Times New Roman" w:hAnsi="Times New Roman"/>
          <w:szCs w:val="22"/>
          <w:lang w:val="en-US"/>
        </w:rPr>
        <w:t xml:space="preserve">PURCHASE </w:t>
      </w:r>
      <w:r>
        <w:rPr>
          <w:rFonts w:ascii="Times New Roman" w:hAnsi="Times New Roman"/>
          <w:szCs w:val="22"/>
        </w:rPr>
        <w:t>AGREEMENT</w:t>
      </w:r>
      <w:r>
        <w:rPr>
          <w:rFonts w:ascii="Times New Roman" w:hAnsi="Times New Roman"/>
          <w:szCs w:val="22"/>
        </w:rPr>
        <w:br/>
      </w:r>
      <w:r>
        <w:rPr>
          <w:rFonts w:ascii="Times New Roman" w:hAnsi="Times New Roman"/>
          <w:szCs w:val="22"/>
          <w:lang w:val="en-US"/>
        </w:rPr>
        <w:t>(Manufacturing Equipment)</w:t>
      </w:r>
    </w:p>
    <w:p w14:paraId="7926F632" w14:textId="1CE3047B" w:rsidR="00114B96" w:rsidRPr="00242DE5" w:rsidRDefault="00114B96" w:rsidP="00114B96">
      <w:pPr>
        <w:pStyle w:val="BodyText"/>
        <w:rPr>
          <w:b/>
          <w:sz w:val="18"/>
          <w:szCs w:val="18"/>
          <w:lang w:val="en-US"/>
        </w:rPr>
      </w:pPr>
      <w:r>
        <w:rPr>
          <w:sz w:val="18"/>
          <w:szCs w:val="18"/>
        </w:rPr>
        <w:t xml:space="preserve">This </w:t>
      </w:r>
      <w:r>
        <w:rPr>
          <w:sz w:val="18"/>
          <w:szCs w:val="18"/>
          <w:lang w:val="en-US"/>
        </w:rPr>
        <w:t xml:space="preserve">Purchase </w:t>
      </w:r>
      <w:r>
        <w:rPr>
          <w:sz w:val="18"/>
          <w:szCs w:val="18"/>
        </w:rPr>
        <w:t xml:space="preserve">Agreement (“Agreement”) is entered into by and between </w:t>
      </w:r>
      <w:r>
        <w:rPr>
          <w:sz w:val="18"/>
          <w:szCs w:val="18"/>
          <w:lang w:val="en-US"/>
        </w:rPr>
        <w:t>[</w:t>
      </w:r>
      <w:r>
        <w:rPr>
          <w:caps/>
          <w:sz w:val="18"/>
          <w:szCs w:val="18"/>
          <w:highlight w:val="yellow"/>
          <w:lang w:val="en-US"/>
        </w:rPr>
        <w:t>Caterpillar Inc</w:t>
      </w:r>
      <w:r>
        <w:rPr>
          <w:sz w:val="18"/>
          <w:szCs w:val="18"/>
          <w:highlight w:val="yellow"/>
          <w:lang w:val="en-US"/>
        </w:rPr>
        <w:t>.</w:t>
      </w:r>
      <w:r>
        <w:rPr>
          <w:sz w:val="18"/>
          <w:szCs w:val="18"/>
          <w:lang w:val="en-US"/>
        </w:rPr>
        <w:t>],</w:t>
      </w:r>
      <w:r>
        <w:rPr>
          <w:sz w:val="18"/>
          <w:szCs w:val="18"/>
        </w:rPr>
        <w:t xml:space="preserve"> a </w:t>
      </w:r>
      <w:r>
        <w:rPr>
          <w:sz w:val="18"/>
          <w:szCs w:val="18"/>
          <w:highlight w:val="yellow"/>
        </w:rPr>
        <w:t>Delaware corporation</w:t>
      </w:r>
      <w:r>
        <w:rPr>
          <w:sz w:val="18"/>
          <w:szCs w:val="18"/>
        </w:rPr>
        <w:t xml:space="preserve"> with principal offices in </w:t>
      </w:r>
      <w:r>
        <w:rPr>
          <w:sz w:val="18"/>
          <w:szCs w:val="18"/>
          <w:highlight w:val="yellow"/>
          <w:lang w:val="en-US"/>
        </w:rPr>
        <w:t>Irving, Texas 75039 United States of America</w:t>
      </w:r>
      <w:r>
        <w:rPr>
          <w:sz w:val="18"/>
          <w:szCs w:val="18"/>
          <w:lang w:val="en-US"/>
        </w:rPr>
        <w:t xml:space="preserve"> </w:t>
      </w:r>
      <w:r w:rsidR="007753CF">
        <w:rPr>
          <w:sz w:val="18"/>
          <w:szCs w:val="18"/>
          <w:lang w:val="en-US"/>
        </w:rPr>
        <w:t xml:space="preserve">on behalf of itself and its Affiliates </w:t>
      </w:r>
      <w:r>
        <w:rPr>
          <w:sz w:val="18"/>
          <w:szCs w:val="18"/>
          <w:lang w:val="en-US"/>
        </w:rPr>
        <w:t>(“Caterpillar” or “Buyer” as applicable) and [</w:t>
      </w:r>
      <w:r w:rsidR="00145F15">
        <w:rPr>
          <w:sz w:val="18"/>
          <w:szCs w:val="18"/>
          <w:lang w:val="en-US"/>
        </w:rPr>
        <w:t>Koops, Inc.</w:t>
      </w:r>
      <w:r>
        <w:rPr>
          <w:sz w:val="18"/>
          <w:szCs w:val="18"/>
          <w:lang w:val="en-US"/>
        </w:rPr>
        <w:t>]</w:t>
      </w:r>
      <w:r w:rsidR="00EF4FB3">
        <w:rPr>
          <w:sz w:val="18"/>
          <w:szCs w:val="18"/>
          <w:lang w:val="en-US"/>
        </w:rPr>
        <w:t>,</w:t>
      </w:r>
      <w:r>
        <w:rPr>
          <w:sz w:val="18"/>
          <w:szCs w:val="18"/>
          <w:lang w:val="en-US"/>
        </w:rPr>
        <w:t xml:space="preserve"> a(n) </w:t>
      </w:r>
      <w:r>
        <w:rPr>
          <w:sz w:val="18"/>
          <w:szCs w:val="18"/>
          <w:highlight w:val="yellow"/>
          <w:lang w:val="en-US"/>
        </w:rPr>
        <w:t>[</w:t>
      </w:r>
      <w:r w:rsidR="00593188">
        <w:rPr>
          <w:sz w:val="18"/>
          <w:szCs w:val="18"/>
          <w:highlight w:val="yellow"/>
          <w:lang w:val="en-US"/>
        </w:rPr>
        <w:t xml:space="preserve">Michigan </w:t>
      </w:r>
      <w:r w:rsidR="009434E3">
        <w:rPr>
          <w:sz w:val="18"/>
          <w:szCs w:val="18"/>
          <w:highlight w:val="yellow"/>
          <w:lang w:val="en-US"/>
        </w:rPr>
        <w:t>corporation</w:t>
      </w:r>
      <w:r>
        <w:rPr>
          <w:sz w:val="18"/>
          <w:szCs w:val="18"/>
          <w:highlight w:val="yellow"/>
          <w:lang w:val="en-US"/>
        </w:rPr>
        <w:t>]</w:t>
      </w:r>
      <w:r>
        <w:rPr>
          <w:sz w:val="18"/>
          <w:szCs w:val="18"/>
          <w:lang w:val="en-US"/>
        </w:rPr>
        <w:t xml:space="preserve"> </w:t>
      </w:r>
      <w:r>
        <w:rPr>
          <w:sz w:val="18"/>
          <w:szCs w:val="18"/>
        </w:rPr>
        <w:t xml:space="preserve">with principal </w:t>
      </w:r>
      <w:r>
        <w:rPr>
          <w:sz w:val="18"/>
          <w:szCs w:val="18"/>
          <w:lang w:val="en-US"/>
        </w:rPr>
        <w:t xml:space="preserve">offices in </w:t>
      </w:r>
      <w:r>
        <w:rPr>
          <w:sz w:val="18"/>
          <w:szCs w:val="18"/>
          <w:highlight w:val="yellow"/>
          <w:lang w:val="en-US"/>
        </w:rPr>
        <w:t>[</w:t>
      </w:r>
      <w:r w:rsidR="009434E3">
        <w:rPr>
          <w:sz w:val="18"/>
          <w:szCs w:val="18"/>
          <w:highlight w:val="yellow"/>
          <w:lang w:val="en-US"/>
        </w:rPr>
        <w:t>Holland, Michigan 49423 United States of America</w:t>
      </w:r>
      <w:r>
        <w:rPr>
          <w:sz w:val="18"/>
          <w:szCs w:val="18"/>
          <w:highlight w:val="yellow"/>
          <w:lang w:val="en-US"/>
        </w:rPr>
        <w:t>]</w:t>
      </w:r>
      <w:r>
        <w:rPr>
          <w:sz w:val="18"/>
          <w:szCs w:val="18"/>
          <w:lang w:val="en-US"/>
        </w:rPr>
        <w:t xml:space="preserve"> on behalf of itself and its Affiliates (collectively, “Seller”) and made effective as of </w:t>
      </w:r>
      <w:r>
        <w:rPr>
          <w:sz w:val="18"/>
          <w:szCs w:val="18"/>
          <w:highlight w:val="yellow"/>
          <w:lang w:val="en-US"/>
        </w:rPr>
        <w:t>[</w:t>
      </w:r>
      <w:r w:rsidR="00A43C2C">
        <w:rPr>
          <w:sz w:val="18"/>
          <w:szCs w:val="18"/>
          <w:highlight w:val="yellow"/>
          <w:lang w:val="en-US"/>
        </w:rPr>
        <w:t>__________</w:t>
      </w:r>
      <w:r w:rsidR="00A43C2C">
        <w:rPr>
          <w:sz w:val="18"/>
          <w:szCs w:val="18"/>
          <w:lang w:val="en-US"/>
        </w:rPr>
        <w:t>]</w:t>
      </w:r>
      <w:r>
        <w:rPr>
          <w:sz w:val="18"/>
          <w:szCs w:val="18"/>
          <w:lang w:val="en-US"/>
        </w:rPr>
        <w:t xml:space="preserve"> (“Effective Date”).</w:t>
      </w:r>
      <w:r>
        <w:rPr>
          <w:sz w:val="18"/>
          <w:szCs w:val="18"/>
        </w:rPr>
        <w:t xml:space="preserve"> Buyer and Seller are each a</w:t>
      </w:r>
      <w:r>
        <w:rPr>
          <w:sz w:val="18"/>
          <w:szCs w:val="18"/>
          <w:lang w:val="en-US"/>
        </w:rPr>
        <w:t xml:space="preserve"> </w:t>
      </w:r>
      <w:r>
        <w:rPr>
          <w:sz w:val="18"/>
          <w:szCs w:val="18"/>
        </w:rPr>
        <w:t>“Party” to the Agreement and collectively may be referred to as</w:t>
      </w:r>
      <w:r>
        <w:rPr>
          <w:sz w:val="18"/>
          <w:szCs w:val="18"/>
          <w:lang w:val="en-US"/>
        </w:rPr>
        <w:t xml:space="preserve"> </w:t>
      </w:r>
      <w:r>
        <w:rPr>
          <w:sz w:val="18"/>
          <w:szCs w:val="18"/>
        </w:rPr>
        <w:t>“Parties</w:t>
      </w:r>
      <w:r>
        <w:rPr>
          <w:sz w:val="18"/>
          <w:szCs w:val="18"/>
          <w:lang w:val="en-US"/>
        </w:rPr>
        <w:t>.</w:t>
      </w:r>
      <w:r>
        <w:rPr>
          <w:sz w:val="18"/>
          <w:szCs w:val="18"/>
        </w:rPr>
        <w:t>”</w:t>
      </w:r>
      <w:r>
        <w:rPr>
          <w:sz w:val="18"/>
          <w:szCs w:val="18"/>
          <w:lang w:val="en-US"/>
        </w:rPr>
        <w:t xml:space="preserve"> </w:t>
      </w:r>
      <w:r w:rsidR="00225D3E">
        <w:rPr>
          <w:sz w:val="18"/>
          <w:szCs w:val="18"/>
          <w:lang w:val="en-US"/>
        </w:rPr>
        <w:t xml:space="preserve">For the purposes of this Agreement, </w:t>
      </w:r>
      <w:r w:rsidR="00225D3E">
        <w:rPr>
          <w:color w:val="000000"/>
          <w:sz w:val="18"/>
          <w:szCs w:val="18"/>
        </w:rPr>
        <w:t>“Affiliate” means any entity that controls, is under common control with, or is controlled by either party, where “control” means the ownership, direct or indirect, of a majority of an entity’s equity or some other interest entitling or otherwise allowing the owner to direct the affairs of such entity, specifically including without limitation, any and all subsidiaries and affiliates of which either party owns, directly or indirectly, fifty percent (50%) or more of the voting securities, or less than fifty percent (50%) in countries that prohibit majority foreign ownership, provided that the party has voting control of such entity.</w:t>
      </w:r>
    </w:p>
    <w:p w14:paraId="66BFDB3E" w14:textId="77777777" w:rsidR="009423B4" w:rsidRPr="00242DE5" w:rsidRDefault="009423B4" w:rsidP="00204AA5">
      <w:pPr>
        <w:pStyle w:val="AgreementL1"/>
        <w:tabs>
          <w:tab w:val="clear" w:pos="720"/>
          <w:tab w:val="num" w:pos="270"/>
        </w:tabs>
        <w:ind w:left="270" w:hanging="270"/>
        <w:rPr>
          <w:b/>
          <w:sz w:val="18"/>
          <w:szCs w:val="18"/>
          <w:u w:val="single"/>
        </w:rPr>
        <w:sectPr w:rsidR="009423B4" w:rsidRPr="00242DE5" w:rsidSect="000F5326">
          <w:headerReference w:type="even" r:id="rId11"/>
          <w:headerReference w:type="default" r:id="rId12"/>
          <w:footerReference w:type="even" r:id="rId13"/>
          <w:footerReference w:type="default" r:id="rId14"/>
          <w:headerReference w:type="first" r:id="rId15"/>
          <w:footerReference w:type="first" r:id="rId16"/>
          <w:pgSz w:w="12240" w:h="15840" w:code="1"/>
          <w:pgMar w:top="720" w:right="720" w:bottom="720" w:left="720" w:header="720" w:footer="720" w:gutter="0"/>
          <w:pgNumType w:start="1" w:chapStyle="1"/>
          <w:cols w:space="720"/>
          <w:docGrid w:linePitch="360"/>
        </w:sectPr>
      </w:pPr>
      <w:bookmarkStart w:id="0" w:name="_Ref371433940"/>
      <w:bookmarkStart w:id="1" w:name="_Ref15628847"/>
      <w:bookmarkStart w:id="2" w:name="_Ref315352489"/>
    </w:p>
    <w:p w14:paraId="225082AD" w14:textId="111B2FC1" w:rsidR="00CD6066" w:rsidRPr="00242DE5" w:rsidRDefault="00114B96" w:rsidP="00242DE5">
      <w:pPr>
        <w:pStyle w:val="AgreementL1"/>
        <w:tabs>
          <w:tab w:val="clear" w:pos="720"/>
        </w:tabs>
        <w:ind w:left="270" w:hanging="270"/>
        <w:rPr>
          <w:sz w:val="18"/>
          <w:szCs w:val="18"/>
        </w:rPr>
      </w:pPr>
      <w:r>
        <w:rPr>
          <w:b/>
          <w:sz w:val="18"/>
          <w:szCs w:val="18"/>
          <w:u w:val="single"/>
        </w:rPr>
        <w:t>Products</w:t>
      </w:r>
      <w:r>
        <w:rPr>
          <w:b/>
          <w:sz w:val="18"/>
          <w:szCs w:val="18"/>
        </w:rPr>
        <w:t>.</w:t>
      </w:r>
      <w:r>
        <w:rPr>
          <w:sz w:val="18"/>
          <w:szCs w:val="18"/>
        </w:rPr>
        <w:t xml:space="preserve">  </w:t>
      </w:r>
      <w:bookmarkStart w:id="3" w:name="_Hlk24748704"/>
      <w:r>
        <w:rPr>
          <w:rFonts w:eastAsia="Calibri"/>
          <w:sz w:val="18"/>
          <w:szCs w:val="18"/>
        </w:rPr>
        <w:t>This Agreement concerns the: (a) purchase and sale of the Equipment, Equipment Options</w:t>
      </w:r>
      <w:r w:rsidR="004F655D">
        <w:rPr>
          <w:rFonts w:eastAsia="Calibri"/>
          <w:sz w:val="18"/>
          <w:szCs w:val="18"/>
        </w:rPr>
        <w:t>,</w:t>
      </w:r>
      <w:r>
        <w:rPr>
          <w:rFonts w:eastAsia="Calibri"/>
          <w:sz w:val="18"/>
          <w:szCs w:val="18"/>
        </w:rPr>
        <w:t xml:space="preserve"> and Parts (as defined below) listed on Buyer’s Purchase Order(s)</w:t>
      </w:r>
      <w:r w:rsidR="00155D02">
        <w:rPr>
          <w:rFonts w:eastAsia="Calibri"/>
          <w:sz w:val="18"/>
          <w:szCs w:val="18"/>
        </w:rPr>
        <w:t>/Purchase Order Release(s)</w:t>
      </w:r>
      <w:r>
        <w:rPr>
          <w:rFonts w:eastAsia="Calibri"/>
          <w:sz w:val="18"/>
          <w:szCs w:val="18"/>
        </w:rPr>
        <w:t xml:space="preserve"> </w:t>
      </w:r>
      <w:r>
        <w:rPr>
          <w:sz w:val="18"/>
          <w:szCs w:val="18"/>
        </w:rPr>
        <w:t>(or, if applicable, those of the applicable Buyer Affiliate)</w:t>
      </w:r>
      <w:r>
        <w:rPr>
          <w:rFonts w:eastAsia="Calibri"/>
          <w:sz w:val="18"/>
          <w:szCs w:val="18"/>
        </w:rPr>
        <w:t xml:space="preserve"> (collectively, “Product(s)”); and (b) provision of certain services, if any, related to such Products</w:t>
      </w:r>
      <w:r>
        <w:rPr>
          <w:sz w:val="18"/>
          <w:szCs w:val="18"/>
        </w:rPr>
        <w:t xml:space="preserve">. </w:t>
      </w:r>
      <w:bookmarkEnd w:id="0"/>
      <w:bookmarkEnd w:id="1"/>
      <w:bookmarkEnd w:id="3"/>
      <w:r w:rsidR="00D56A22">
        <w:rPr>
          <w:sz w:val="18"/>
          <w:szCs w:val="18"/>
        </w:rPr>
        <w:t>For each distinct purchase hereunder, the</w:t>
      </w:r>
      <w:r>
        <w:rPr>
          <w:sz w:val="18"/>
          <w:szCs w:val="18"/>
        </w:rPr>
        <w:t xml:space="preserve"> Parties or their respective Affiliates </w:t>
      </w:r>
      <w:r w:rsidR="00AB039F">
        <w:rPr>
          <w:sz w:val="18"/>
          <w:szCs w:val="18"/>
        </w:rPr>
        <w:t>may</w:t>
      </w:r>
      <w:r w:rsidR="00502B6A">
        <w:rPr>
          <w:sz w:val="18"/>
          <w:szCs w:val="18"/>
        </w:rPr>
        <w:t xml:space="preserve"> </w:t>
      </w:r>
      <w:r>
        <w:rPr>
          <w:sz w:val="18"/>
          <w:szCs w:val="18"/>
        </w:rPr>
        <w:t xml:space="preserve">execute </w:t>
      </w:r>
      <w:r w:rsidR="00D56A22">
        <w:rPr>
          <w:sz w:val="18"/>
          <w:szCs w:val="18"/>
        </w:rPr>
        <w:t xml:space="preserve">one or more </w:t>
      </w:r>
      <w:r>
        <w:rPr>
          <w:sz w:val="18"/>
          <w:szCs w:val="18"/>
        </w:rPr>
        <w:t>separate schedule</w:t>
      </w:r>
      <w:r w:rsidR="00D56A22">
        <w:rPr>
          <w:sz w:val="18"/>
          <w:szCs w:val="18"/>
        </w:rPr>
        <w:t>s</w:t>
      </w:r>
      <w:r>
        <w:rPr>
          <w:sz w:val="18"/>
          <w:szCs w:val="18"/>
        </w:rPr>
        <w:t xml:space="preserve"> specifically referencing this Agreement (each, a “Schedule”), which </w:t>
      </w:r>
      <w:r w:rsidR="00D56A22">
        <w:rPr>
          <w:sz w:val="18"/>
          <w:szCs w:val="18"/>
        </w:rPr>
        <w:t>shall</w:t>
      </w:r>
      <w:r>
        <w:rPr>
          <w:sz w:val="18"/>
          <w:szCs w:val="18"/>
        </w:rPr>
        <w:t xml:space="preserve"> contain additional terms and conditions applicable to the Products identified therein, and the terms and conditions of such Schedule shall only apply to the Products identified in such Schedule. “Equipment” means those certain machine tools and equipment manufactured, sold</w:t>
      </w:r>
      <w:r w:rsidR="003B2311">
        <w:rPr>
          <w:sz w:val="18"/>
          <w:szCs w:val="18"/>
        </w:rPr>
        <w:t>,</w:t>
      </w:r>
      <w:r>
        <w:rPr>
          <w:sz w:val="18"/>
          <w:szCs w:val="18"/>
        </w:rPr>
        <w:t xml:space="preserve"> and serviced by the </w:t>
      </w:r>
      <w:r w:rsidR="007753CF">
        <w:rPr>
          <w:sz w:val="18"/>
          <w:szCs w:val="18"/>
        </w:rPr>
        <w:t>Seller</w:t>
      </w:r>
      <w:r>
        <w:rPr>
          <w:sz w:val="18"/>
          <w:szCs w:val="18"/>
        </w:rPr>
        <w:t xml:space="preserve">. “Equipment Options” means non-standard variations for the Equipment, either manufactured or acquired by the </w:t>
      </w:r>
      <w:r w:rsidR="007753CF">
        <w:rPr>
          <w:sz w:val="18"/>
          <w:szCs w:val="18"/>
        </w:rPr>
        <w:t>Seller</w:t>
      </w:r>
      <w:r>
        <w:rPr>
          <w:sz w:val="18"/>
          <w:szCs w:val="18"/>
        </w:rPr>
        <w:t xml:space="preserve">. </w:t>
      </w:r>
      <w:r w:rsidR="00EF4FB3">
        <w:rPr>
          <w:sz w:val="18"/>
          <w:szCs w:val="18"/>
        </w:rPr>
        <w:t>“</w:t>
      </w:r>
      <w:r>
        <w:rPr>
          <w:sz w:val="18"/>
          <w:szCs w:val="18"/>
        </w:rPr>
        <w:t xml:space="preserve">Parts" means the replacement parts for the Equipment, either manufactured or acquired by the </w:t>
      </w:r>
      <w:r w:rsidR="007753CF">
        <w:rPr>
          <w:sz w:val="18"/>
          <w:szCs w:val="18"/>
        </w:rPr>
        <w:t>Seller</w:t>
      </w:r>
      <w:r>
        <w:rPr>
          <w:sz w:val="18"/>
          <w:szCs w:val="18"/>
        </w:rPr>
        <w:t>.</w:t>
      </w:r>
    </w:p>
    <w:p w14:paraId="722BC451" w14:textId="4D413F57" w:rsidR="00114B96" w:rsidRPr="00242DE5" w:rsidRDefault="00114B96" w:rsidP="00204AA5">
      <w:pPr>
        <w:pStyle w:val="AgreementL1"/>
        <w:tabs>
          <w:tab w:val="clear" w:pos="720"/>
          <w:tab w:val="num" w:pos="270"/>
        </w:tabs>
        <w:ind w:left="270" w:hanging="270"/>
        <w:rPr>
          <w:b/>
          <w:sz w:val="18"/>
          <w:szCs w:val="18"/>
        </w:rPr>
      </w:pPr>
      <w:bookmarkStart w:id="4" w:name="_Ref370479297"/>
      <w:r>
        <w:rPr>
          <w:b/>
          <w:sz w:val="18"/>
          <w:szCs w:val="18"/>
          <w:u w:val="single"/>
        </w:rPr>
        <w:t>Purchase and Sale of Product</w:t>
      </w:r>
      <w:r>
        <w:rPr>
          <w:b/>
          <w:sz w:val="18"/>
          <w:szCs w:val="18"/>
        </w:rPr>
        <w:t>.</w:t>
      </w:r>
      <w:bookmarkStart w:id="5" w:name="_Ref371433732"/>
      <w:r>
        <w:rPr>
          <w:b/>
          <w:sz w:val="18"/>
          <w:szCs w:val="18"/>
        </w:rPr>
        <w:t xml:space="preserve">  </w:t>
      </w:r>
      <w:r>
        <w:rPr>
          <w:bCs/>
          <w:sz w:val="18"/>
          <w:szCs w:val="18"/>
        </w:rPr>
        <w:t>When</w:t>
      </w:r>
      <w:r>
        <w:rPr>
          <w:b/>
          <w:sz w:val="18"/>
          <w:szCs w:val="18"/>
        </w:rPr>
        <w:t xml:space="preserve"> </w:t>
      </w:r>
      <w:r>
        <w:rPr>
          <w:sz w:val="18"/>
          <w:szCs w:val="18"/>
        </w:rPr>
        <w:t>issuing Purchase Orders and Purchase Order Releases for Products, Buyer and its Affiliates shall endeavor to adhere to the applicable lead time for such Products.  Provided Purchase Orders and Purchase Order Releases have been issued in accordance with such lead time, Seller shall supply and Buyer or its Affiliates, as applicable, shall purchase, the quantity of Product marked as firm in a Purchase Order Release to supply Buyer’s or its Affiliates’ facilities.</w:t>
      </w:r>
      <w:r>
        <w:rPr>
          <w:b/>
          <w:sz w:val="18"/>
          <w:szCs w:val="18"/>
        </w:rPr>
        <w:t xml:space="preserve"> </w:t>
      </w:r>
      <w:bookmarkEnd w:id="4"/>
      <w:bookmarkEnd w:id="5"/>
      <w:r>
        <w:rPr>
          <w:b/>
          <w:sz w:val="18"/>
          <w:szCs w:val="18"/>
        </w:rPr>
        <w:t xml:space="preserve"> </w:t>
      </w:r>
      <w:r>
        <w:rPr>
          <w:sz w:val="18"/>
          <w:szCs w:val="18"/>
        </w:rPr>
        <w:t>Transactions between Buyer or a Buyer Affiliate and Seller shall be subject to the then current terms and conditions applicable to the Purchase Order or Purchase Order Release issued by Buyer or such Affiliate, as may be modified by a Rider.  As used herein, a “Rider” means a document designated as a Rider and which overrides certain of Buyer’s or its Affiliates’ standard purchase order terms and conditions.  The terms and conditions contained in a Rider override only those terms and conditions of Purchase Orders or Purchase Order Releases that are issued to Seller or a Seller Affiliate located in the country to which such Rider applies, as indicated in the name of the Rider.</w:t>
      </w:r>
    </w:p>
    <w:p w14:paraId="50A827AC" w14:textId="7FE766CC" w:rsidR="00D776D3" w:rsidRPr="00A91640" w:rsidRDefault="002F2ED8" w:rsidP="00242DE5">
      <w:pPr>
        <w:pStyle w:val="AgreementL1"/>
        <w:tabs>
          <w:tab w:val="clear" w:pos="720"/>
        </w:tabs>
        <w:ind w:left="270" w:hanging="270"/>
        <w:rPr>
          <w:color w:val="000000"/>
          <w:sz w:val="18"/>
          <w:szCs w:val="18"/>
        </w:rPr>
      </w:pPr>
      <w:bookmarkStart w:id="6" w:name="_Ref340647087"/>
      <w:bookmarkStart w:id="7" w:name="_Ref372308164"/>
      <w:bookmarkStart w:id="8" w:name="_Hlk24748728"/>
      <w:bookmarkEnd w:id="2"/>
      <w:r>
        <w:rPr>
          <w:b/>
          <w:sz w:val="18"/>
          <w:szCs w:val="18"/>
          <w:u w:val="single"/>
        </w:rPr>
        <w:t>Purchases by Buyer Affiliates</w:t>
      </w:r>
      <w:r>
        <w:rPr>
          <w:sz w:val="18"/>
          <w:szCs w:val="18"/>
        </w:rPr>
        <w:t xml:space="preserve">.  Buyer’s Affiliates may, but are not required to, purchase Product pursuant to the terms and conditions of this Agreement by issuing Purchase Orders or Purchase Order Releases to Seller.  </w:t>
      </w:r>
      <w:r>
        <w:rPr>
          <w:color w:val="000000"/>
          <w:sz w:val="18"/>
          <w:szCs w:val="18"/>
        </w:rPr>
        <w:t xml:space="preserve">It is understood that any participation by a Buyer Affiliate in the terms and conditions of this Agreement shall occur at the direction of such Affiliate, and that each such Affiliate shall contract on its own behalf with respect to such participation.  Nothing in this Agreement shall be construed to imply that: (a) Caterpillar is an agent, co-venturer, or partner of any of its Affiliates; or (b) any of Caterpillar’s Affiliates are agents, co-venturers, or partners of Caterpillar or of each other.  Seller acknowledges that Caterpillar does not have any right, power or authority to create any obligation (express </w:t>
      </w:r>
      <w:r>
        <w:rPr>
          <w:color w:val="000000"/>
          <w:sz w:val="18"/>
          <w:szCs w:val="18"/>
        </w:rPr>
        <w:t xml:space="preserve">or </w:t>
      </w:r>
      <w:r w:rsidRPr="00A91640">
        <w:rPr>
          <w:color w:val="000000"/>
          <w:sz w:val="18"/>
          <w:szCs w:val="18"/>
        </w:rPr>
        <w:t xml:space="preserve">implied) or to make any representation on behalf of any of its Affiliates, and that no such Affiliate has any such right, power, or authority with respect to Caterpillar or other Caterpillar Affiliates. </w:t>
      </w:r>
    </w:p>
    <w:p w14:paraId="1B93C274" w14:textId="183702F8" w:rsidR="0000561B" w:rsidRPr="00A91640" w:rsidRDefault="00114B96" w:rsidP="00A91640">
      <w:pPr>
        <w:pStyle w:val="AgreementL1"/>
        <w:tabs>
          <w:tab w:val="clear" w:pos="720"/>
          <w:tab w:val="num" w:pos="270"/>
        </w:tabs>
        <w:ind w:left="270" w:hanging="270"/>
        <w:rPr>
          <w:sz w:val="18"/>
          <w:szCs w:val="18"/>
        </w:rPr>
      </w:pPr>
      <w:r w:rsidRPr="00A91640">
        <w:rPr>
          <w:b/>
          <w:sz w:val="18"/>
          <w:szCs w:val="18"/>
          <w:u w:val="single"/>
        </w:rPr>
        <w:t>Pricing</w:t>
      </w:r>
      <w:r w:rsidR="007D6089">
        <w:rPr>
          <w:b/>
          <w:sz w:val="18"/>
          <w:szCs w:val="18"/>
          <w:u w:val="single"/>
        </w:rPr>
        <w:t xml:space="preserve"> and Payment Terms</w:t>
      </w:r>
      <w:r w:rsidRPr="00A91640">
        <w:rPr>
          <w:b/>
          <w:sz w:val="18"/>
          <w:szCs w:val="18"/>
        </w:rPr>
        <w:t xml:space="preserve">.  </w:t>
      </w:r>
      <w:bookmarkEnd w:id="6"/>
      <w:bookmarkEnd w:id="7"/>
      <w:bookmarkEnd w:id="8"/>
      <w:r w:rsidRPr="00A91640">
        <w:rPr>
          <w:sz w:val="18"/>
          <w:szCs w:val="18"/>
        </w:rPr>
        <w:t xml:space="preserve">The purchase price to be paid by Buyer to Seller for Seller’s standard Products shall be the price agreed upon as of the Effective Date of this Agreement or Schedule as set forth in the applicable Schedule for specific quantities of Products shall be made by Purchase Order. Customized Products may be added in Purchase Orders, and shall be subject the Caterpillar discounts set forth in applicable Schedule. If Seller decreases the base price of standard Products at any time during the term of this Agreement, the purchase price paid for such Products will be reduced accordingly. Seller will immediately notify Buyer of any decrease in the base price of any </w:t>
      </w:r>
      <w:r w:rsidR="00C77190" w:rsidRPr="00A91640">
        <w:rPr>
          <w:sz w:val="18"/>
          <w:szCs w:val="18"/>
        </w:rPr>
        <w:t>Products</w:t>
      </w:r>
      <w:r w:rsidRPr="00A91640">
        <w:rPr>
          <w:sz w:val="18"/>
          <w:szCs w:val="18"/>
        </w:rPr>
        <w:t xml:space="preserve">. </w:t>
      </w:r>
      <w:r w:rsidRPr="00A91640">
        <w:rPr>
          <w:color w:val="000000"/>
          <w:sz w:val="18"/>
          <w:szCs w:val="18"/>
        </w:rPr>
        <w:t xml:space="preserve"> </w:t>
      </w:r>
    </w:p>
    <w:p w14:paraId="34811500" w14:textId="440F26C0" w:rsidR="00114B96" w:rsidRPr="00242DE5" w:rsidRDefault="00114B96" w:rsidP="00A47D5F">
      <w:pPr>
        <w:pStyle w:val="AgreementL1"/>
        <w:tabs>
          <w:tab w:val="clear" w:pos="720"/>
          <w:tab w:val="num" w:pos="270"/>
        </w:tabs>
        <w:ind w:left="270" w:hanging="270"/>
        <w:rPr>
          <w:sz w:val="18"/>
          <w:szCs w:val="18"/>
        </w:rPr>
      </w:pPr>
      <w:r w:rsidRPr="00A91640">
        <w:rPr>
          <w:b/>
          <w:sz w:val="18"/>
          <w:szCs w:val="18"/>
          <w:u w:val="single"/>
        </w:rPr>
        <w:t>Term and Termination</w:t>
      </w:r>
      <w:r w:rsidRPr="00A91640">
        <w:rPr>
          <w:sz w:val="18"/>
          <w:szCs w:val="18"/>
        </w:rPr>
        <w:t xml:space="preserve">.  The term of this Agreement shall </w:t>
      </w:r>
      <w:r w:rsidRPr="00C2081F">
        <w:rPr>
          <w:sz w:val="18"/>
          <w:szCs w:val="18"/>
          <w:highlight w:val="yellow"/>
        </w:rPr>
        <w:t xml:space="preserve">be </w:t>
      </w:r>
      <w:del w:id="9" w:author="Author" w:date="2025-02-14T10:31:00Z" w16du:dateUtc="2025-02-14T15:31:00Z">
        <w:r w:rsidR="00CC0B6B" w:rsidDel="009E308A">
          <w:rPr>
            <w:sz w:val="18"/>
            <w:szCs w:val="18"/>
            <w:highlight w:val="yellow"/>
          </w:rPr>
          <w:delText xml:space="preserve">[_______] </w:delText>
        </w:r>
      </w:del>
      <w:ins w:id="10" w:author="Author" w:date="2025-02-14T10:31:00Z" w16du:dateUtc="2025-02-14T15:31:00Z">
        <w:r w:rsidR="009E308A">
          <w:rPr>
            <w:sz w:val="18"/>
            <w:szCs w:val="18"/>
            <w:highlight w:val="yellow"/>
          </w:rPr>
          <w:t>[</w:t>
        </w:r>
        <w:r w:rsidR="009E308A">
          <w:rPr>
            <w:sz w:val="18"/>
            <w:szCs w:val="18"/>
            <w:highlight w:val="yellow"/>
          </w:rPr>
          <w:t>three</w:t>
        </w:r>
        <w:r w:rsidR="009E308A">
          <w:rPr>
            <w:sz w:val="18"/>
            <w:szCs w:val="18"/>
            <w:highlight w:val="yellow"/>
          </w:rPr>
          <w:t xml:space="preserve">] </w:t>
        </w:r>
      </w:ins>
      <w:del w:id="11" w:author="Author" w:date="2025-02-14T10:31:00Z" w16du:dateUtc="2025-02-14T15:31:00Z">
        <w:r w:rsidRPr="00C2081F" w:rsidDel="009E308A">
          <w:rPr>
            <w:sz w:val="18"/>
            <w:szCs w:val="18"/>
            <w:highlight w:val="yellow"/>
          </w:rPr>
          <w:delText>(</w:delText>
        </w:r>
        <w:r w:rsidR="00CC0B6B" w:rsidDel="009E308A">
          <w:rPr>
            <w:sz w:val="18"/>
            <w:szCs w:val="18"/>
            <w:highlight w:val="yellow"/>
          </w:rPr>
          <w:delText>[_]</w:delText>
        </w:r>
        <w:r w:rsidRPr="00C2081F" w:rsidDel="009E308A">
          <w:rPr>
            <w:sz w:val="18"/>
            <w:szCs w:val="18"/>
            <w:highlight w:val="yellow"/>
          </w:rPr>
          <w:delText xml:space="preserve">) </w:delText>
        </w:r>
      </w:del>
      <w:ins w:id="12" w:author="Author" w:date="2025-02-14T10:31:00Z" w16du:dateUtc="2025-02-14T15:31:00Z">
        <w:r w:rsidR="009E308A" w:rsidRPr="00C2081F">
          <w:rPr>
            <w:sz w:val="18"/>
            <w:szCs w:val="18"/>
            <w:highlight w:val="yellow"/>
          </w:rPr>
          <w:t>(</w:t>
        </w:r>
        <w:r w:rsidR="009E308A">
          <w:rPr>
            <w:sz w:val="18"/>
            <w:szCs w:val="18"/>
            <w:highlight w:val="yellow"/>
          </w:rPr>
          <w:t>[</w:t>
        </w:r>
        <w:r w:rsidR="009E308A">
          <w:rPr>
            <w:sz w:val="18"/>
            <w:szCs w:val="18"/>
            <w:highlight w:val="yellow"/>
          </w:rPr>
          <w:t>3</w:t>
        </w:r>
        <w:r w:rsidR="009E308A">
          <w:rPr>
            <w:sz w:val="18"/>
            <w:szCs w:val="18"/>
            <w:highlight w:val="yellow"/>
          </w:rPr>
          <w:t>]</w:t>
        </w:r>
        <w:r w:rsidR="009E308A" w:rsidRPr="00C2081F">
          <w:rPr>
            <w:sz w:val="18"/>
            <w:szCs w:val="18"/>
            <w:highlight w:val="yellow"/>
          </w:rPr>
          <w:t xml:space="preserve">) </w:t>
        </w:r>
      </w:ins>
      <w:r w:rsidRPr="00C2081F">
        <w:rPr>
          <w:sz w:val="18"/>
          <w:szCs w:val="18"/>
          <w:highlight w:val="yellow"/>
        </w:rPr>
        <w:t>years</w:t>
      </w:r>
      <w:r w:rsidR="008E7BD5">
        <w:rPr>
          <w:sz w:val="18"/>
          <w:szCs w:val="18"/>
          <w:highlight w:val="yellow"/>
        </w:rPr>
        <w:t>,</w:t>
      </w:r>
      <w:r w:rsidRPr="00C2081F">
        <w:rPr>
          <w:sz w:val="18"/>
          <w:szCs w:val="18"/>
          <w:highlight w:val="yellow"/>
        </w:rPr>
        <w:t xml:space="preserve"> commencing on the Effective Date</w:t>
      </w:r>
      <w:r w:rsidR="008E7BD5">
        <w:rPr>
          <w:sz w:val="18"/>
          <w:szCs w:val="18"/>
          <w:highlight w:val="yellow"/>
        </w:rPr>
        <w:t>,</w:t>
      </w:r>
      <w:r w:rsidRPr="00C2081F">
        <w:rPr>
          <w:sz w:val="18"/>
          <w:szCs w:val="18"/>
          <w:highlight w:val="yellow"/>
        </w:rPr>
        <w:t xml:space="preserve"> and shall automatically be extended for additional terms of </w:t>
      </w:r>
      <w:del w:id="13" w:author="Author" w:date="2025-02-14T10:31:00Z" w16du:dateUtc="2025-02-14T15:31:00Z">
        <w:r w:rsidR="008E7BD5" w:rsidDel="009E308A">
          <w:rPr>
            <w:sz w:val="18"/>
            <w:szCs w:val="18"/>
            <w:highlight w:val="yellow"/>
          </w:rPr>
          <w:delText xml:space="preserve">[_______] </w:delText>
        </w:r>
      </w:del>
      <w:ins w:id="14" w:author="Author" w:date="2025-02-14T10:31:00Z" w16du:dateUtc="2025-02-14T15:31:00Z">
        <w:r w:rsidR="009E308A">
          <w:rPr>
            <w:sz w:val="18"/>
            <w:szCs w:val="18"/>
            <w:highlight w:val="yellow"/>
          </w:rPr>
          <w:t>[</w:t>
        </w:r>
        <w:r w:rsidR="009E308A">
          <w:rPr>
            <w:sz w:val="18"/>
            <w:szCs w:val="18"/>
            <w:highlight w:val="yellow"/>
          </w:rPr>
          <w:t>one</w:t>
        </w:r>
        <w:r w:rsidR="009E308A">
          <w:rPr>
            <w:sz w:val="18"/>
            <w:szCs w:val="18"/>
            <w:highlight w:val="yellow"/>
          </w:rPr>
          <w:t xml:space="preserve">] </w:t>
        </w:r>
      </w:ins>
      <w:del w:id="15" w:author="Author" w:date="2025-02-14T10:31:00Z" w16du:dateUtc="2025-02-14T15:31:00Z">
        <w:r w:rsidR="008E7BD5" w:rsidRPr="00C2081F" w:rsidDel="009E308A">
          <w:rPr>
            <w:sz w:val="18"/>
            <w:szCs w:val="18"/>
            <w:highlight w:val="yellow"/>
          </w:rPr>
          <w:delText>(</w:delText>
        </w:r>
        <w:r w:rsidR="008E7BD5" w:rsidDel="009E308A">
          <w:rPr>
            <w:sz w:val="18"/>
            <w:szCs w:val="18"/>
            <w:highlight w:val="yellow"/>
          </w:rPr>
          <w:delText>[_]</w:delText>
        </w:r>
        <w:r w:rsidR="008E7BD5" w:rsidRPr="00C2081F" w:rsidDel="009E308A">
          <w:rPr>
            <w:sz w:val="18"/>
            <w:szCs w:val="18"/>
            <w:highlight w:val="yellow"/>
          </w:rPr>
          <w:delText xml:space="preserve">) </w:delText>
        </w:r>
      </w:del>
      <w:ins w:id="16" w:author="Author" w:date="2025-02-14T10:31:00Z" w16du:dateUtc="2025-02-14T15:31:00Z">
        <w:r w:rsidR="009E308A" w:rsidRPr="00C2081F">
          <w:rPr>
            <w:sz w:val="18"/>
            <w:szCs w:val="18"/>
            <w:highlight w:val="yellow"/>
          </w:rPr>
          <w:t>(</w:t>
        </w:r>
        <w:r w:rsidR="009E308A">
          <w:rPr>
            <w:sz w:val="18"/>
            <w:szCs w:val="18"/>
            <w:highlight w:val="yellow"/>
          </w:rPr>
          <w:t>[</w:t>
        </w:r>
        <w:r w:rsidR="009E308A">
          <w:rPr>
            <w:sz w:val="18"/>
            <w:szCs w:val="18"/>
            <w:highlight w:val="yellow"/>
          </w:rPr>
          <w:t>1</w:t>
        </w:r>
        <w:r w:rsidR="009E308A">
          <w:rPr>
            <w:sz w:val="18"/>
            <w:szCs w:val="18"/>
            <w:highlight w:val="yellow"/>
          </w:rPr>
          <w:t>]</w:t>
        </w:r>
        <w:r w:rsidR="009E308A" w:rsidRPr="00C2081F">
          <w:rPr>
            <w:sz w:val="18"/>
            <w:szCs w:val="18"/>
            <w:highlight w:val="yellow"/>
          </w:rPr>
          <w:t xml:space="preserve">) </w:t>
        </w:r>
      </w:ins>
      <w:r w:rsidRPr="00C2081F">
        <w:rPr>
          <w:sz w:val="18"/>
          <w:szCs w:val="18"/>
          <w:highlight w:val="yellow"/>
        </w:rPr>
        <w:t>year</w:t>
      </w:r>
      <w:r>
        <w:rPr>
          <w:sz w:val="18"/>
          <w:szCs w:val="18"/>
        </w:rPr>
        <w:t xml:space="preserve">. Either Party may terminate this Agreement without cause by providing the other Party with </w:t>
      </w:r>
      <w:del w:id="17" w:author="Author" w:date="2025-02-14T10:32:00Z" w16du:dateUtc="2025-02-14T15:32:00Z">
        <w:r w:rsidR="008E7BD5" w:rsidDel="009E308A">
          <w:rPr>
            <w:sz w:val="18"/>
            <w:szCs w:val="18"/>
            <w:highlight w:val="yellow"/>
          </w:rPr>
          <w:delText xml:space="preserve">[_______] </w:delText>
        </w:r>
      </w:del>
      <w:ins w:id="18" w:author="Author" w:date="2025-02-14T10:32:00Z" w16du:dateUtc="2025-02-14T15:32:00Z">
        <w:r w:rsidR="009E308A">
          <w:rPr>
            <w:sz w:val="18"/>
            <w:szCs w:val="18"/>
            <w:highlight w:val="yellow"/>
          </w:rPr>
          <w:t>[</w:t>
        </w:r>
        <w:r w:rsidR="009E308A">
          <w:rPr>
            <w:sz w:val="18"/>
            <w:szCs w:val="18"/>
            <w:highlight w:val="yellow"/>
          </w:rPr>
          <w:t>two</w:t>
        </w:r>
        <w:r w:rsidR="009E308A">
          <w:rPr>
            <w:sz w:val="18"/>
            <w:szCs w:val="18"/>
            <w:highlight w:val="yellow"/>
          </w:rPr>
          <w:t xml:space="preserve">] </w:t>
        </w:r>
      </w:ins>
      <w:del w:id="19" w:author="Author" w:date="2025-02-14T10:32:00Z" w16du:dateUtc="2025-02-14T15:32:00Z">
        <w:r w:rsidR="008E7BD5" w:rsidRPr="00C2081F" w:rsidDel="009E308A">
          <w:rPr>
            <w:sz w:val="18"/>
            <w:szCs w:val="18"/>
            <w:highlight w:val="yellow"/>
          </w:rPr>
          <w:delText>(</w:delText>
        </w:r>
        <w:r w:rsidR="008E7BD5" w:rsidDel="009E308A">
          <w:rPr>
            <w:sz w:val="18"/>
            <w:szCs w:val="18"/>
            <w:highlight w:val="yellow"/>
          </w:rPr>
          <w:delText>[_]</w:delText>
        </w:r>
        <w:r w:rsidR="008E7BD5" w:rsidRPr="00C2081F" w:rsidDel="009E308A">
          <w:rPr>
            <w:sz w:val="18"/>
            <w:szCs w:val="18"/>
            <w:highlight w:val="yellow"/>
          </w:rPr>
          <w:delText xml:space="preserve">) </w:delText>
        </w:r>
      </w:del>
      <w:ins w:id="20" w:author="Author" w:date="2025-02-14T10:32:00Z" w16du:dateUtc="2025-02-14T15:32:00Z">
        <w:r w:rsidR="009E308A" w:rsidRPr="00C2081F">
          <w:rPr>
            <w:sz w:val="18"/>
            <w:szCs w:val="18"/>
            <w:highlight w:val="yellow"/>
          </w:rPr>
          <w:t>(</w:t>
        </w:r>
        <w:r w:rsidR="009E308A">
          <w:rPr>
            <w:sz w:val="18"/>
            <w:szCs w:val="18"/>
            <w:highlight w:val="yellow"/>
          </w:rPr>
          <w:t>[</w:t>
        </w:r>
        <w:r w:rsidR="009E308A">
          <w:rPr>
            <w:sz w:val="18"/>
            <w:szCs w:val="18"/>
            <w:highlight w:val="yellow"/>
          </w:rPr>
          <w:t>2</w:t>
        </w:r>
        <w:r w:rsidR="009E308A">
          <w:rPr>
            <w:sz w:val="18"/>
            <w:szCs w:val="18"/>
            <w:highlight w:val="yellow"/>
          </w:rPr>
          <w:t>]</w:t>
        </w:r>
        <w:r w:rsidR="009E308A" w:rsidRPr="00C2081F">
          <w:rPr>
            <w:sz w:val="18"/>
            <w:szCs w:val="18"/>
            <w:highlight w:val="yellow"/>
          </w:rPr>
          <w:t xml:space="preserve">) </w:t>
        </w:r>
      </w:ins>
      <w:r w:rsidRPr="00C2081F">
        <w:rPr>
          <w:sz w:val="18"/>
          <w:szCs w:val="18"/>
          <w:highlight w:val="yellow"/>
        </w:rPr>
        <w:t>months</w:t>
      </w:r>
      <w:r>
        <w:rPr>
          <w:sz w:val="18"/>
          <w:szCs w:val="18"/>
        </w:rPr>
        <w:t xml:space="preserve"> written notice of such termination unless otherwise terminated pursuant to the provisions of this Agreement. Buyer may terminate this Agreement or any applicable Purchase Order with immediate effect upon written notice if: (a) either Seller becomes insolvent or makes a general assignment for the benefit of creditors; (b) a petition under any bankruptcy act or similar statute is filed by either Seller, or by a third party creditor of Seller, and the petition is not vacated within ten (10) days through court order; or (c) Seller defaults in any obligation owed to Buyer. Seller may only terminate after giving Buyer sufficient time to identify and validate an alternate supplier.  </w:t>
      </w:r>
      <w:bookmarkStart w:id="21" w:name="_Ref317085420"/>
      <w:r>
        <w:rPr>
          <w:sz w:val="18"/>
          <w:szCs w:val="18"/>
        </w:rPr>
        <w:t xml:space="preserve">Any Purchase Order issued by Caterpillar and outstanding at the time of termination of this Agreement will be performed in full by </w:t>
      </w:r>
      <w:r w:rsidR="007753CF">
        <w:rPr>
          <w:sz w:val="18"/>
          <w:szCs w:val="18"/>
        </w:rPr>
        <w:t>Seller</w:t>
      </w:r>
      <w:r>
        <w:rPr>
          <w:sz w:val="18"/>
          <w:szCs w:val="18"/>
        </w:rPr>
        <w:t xml:space="preserve"> in accordance with the terms and conditions of this Agreement and such Purchase Order, unless waived by Caterpillar. Notwithstanding anything in Caterpillar’s standard purchase order terms and conditions </w:t>
      </w:r>
      <w:r>
        <w:rPr>
          <w:bCs/>
          <w:sz w:val="18"/>
          <w:szCs w:val="18"/>
        </w:rPr>
        <w:t>(or, if applicable, those of the applicable Caterpillar Affiliate)</w:t>
      </w:r>
      <w:r>
        <w:rPr>
          <w:sz w:val="18"/>
          <w:szCs w:val="18"/>
        </w:rPr>
        <w:t xml:space="preserve">, </w:t>
      </w:r>
      <w:r w:rsidR="007753CF">
        <w:rPr>
          <w:sz w:val="18"/>
          <w:szCs w:val="18"/>
        </w:rPr>
        <w:t>Seller</w:t>
      </w:r>
      <w:r>
        <w:rPr>
          <w:sz w:val="18"/>
          <w:szCs w:val="18"/>
        </w:rPr>
        <w:t xml:space="preserve"> may not cancel an accepted Purchase Order without Caterpillar’s written consent.  </w:t>
      </w:r>
    </w:p>
    <w:p w14:paraId="77A8CCEB" w14:textId="77777777" w:rsidR="00164912" w:rsidRPr="00242DE5" w:rsidRDefault="00114B96" w:rsidP="00A47D5F">
      <w:pPr>
        <w:pStyle w:val="AgreementL1"/>
        <w:tabs>
          <w:tab w:val="clear" w:pos="720"/>
          <w:tab w:val="num" w:pos="270"/>
        </w:tabs>
        <w:ind w:left="270" w:hanging="270"/>
        <w:rPr>
          <w:sz w:val="18"/>
          <w:szCs w:val="18"/>
        </w:rPr>
      </w:pPr>
      <w:bookmarkStart w:id="22" w:name="_Ref314234669"/>
      <w:bookmarkStart w:id="23" w:name="_Ref370481208"/>
      <w:bookmarkStart w:id="24" w:name="_Ref337820194"/>
      <w:bookmarkEnd w:id="21"/>
      <w:r>
        <w:rPr>
          <w:b/>
          <w:sz w:val="18"/>
          <w:szCs w:val="18"/>
          <w:u w:val="single"/>
        </w:rPr>
        <w:t>Entire Agreement</w:t>
      </w:r>
      <w:r>
        <w:rPr>
          <w:sz w:val="18"/>
          <w:szCs w:val="18"/>
        </w:rPr>
        <w:t xml:space="preserve">.  </w:t>
      </w:r>
      <w:bookmarkEnd w:id="22"/>
      <w:r>
        <w:rPr>
          <w:sz w:val="18"/>
          <w:szCs w:val="18"/>
        </w:rPr>
        <w:t xml:space="preserve">This Agreement and any applicable Schedule constitutes the entire agreement between the Parties with respect to the subject matters herein, and supersedes and replaces any and all prior agreements, whether oral or written, between the Parties with respect to such matters.  Buyer’s then current standard purchase order terms and conditions (or if applicable, those of the applicable Buyer Affiliate), as may be modified by a Rider, including all definitions therein, are incorporated into this Agreement as if fully rewritten </w:t>
      </w:r>
      <w:r>
        <w:rPr>
          <w:sz w:val="18"/>
          <w:szCs w:val="18"/>
        </w:rPr>
        <w:lastRenderedPageBreak/>
        <w:t xml:space="preserve">herein.  All applicable purchase order terms and conditions and Riders are available on Caterpillar’s Supplier Portal at </w:t>
      </w:r>
      <w:r w:rsidRPr="00C2081F">
        <w:rPr>
          <w:color w:val="4472C4" w:themeColor="accent1"/>
          <w:sz w:val="18"/>
          <w:szCs w:val="18"/>
          <w:u w:val="single"/>
        </w:rPr>
        <w:t>supplierconnect.cat.com</w:t>
      </w:r>
      <w:r>
        <w:rPr>
          <w:sz w:val="18"/>
          <w:szCs w:val="18"/>
        </w:rPr>
        <w:t>, and Seller hereby acknowledges receipt thereof.  The terms and conditions of any Seller quotation, offer, acceptance, shipping documentation, invoice, acknowledgement, or similar document, however designated, shall not apply</w:t>
      </w:r>
      <w:bookmarkStart w:id="25" w:name="_Ref338867920"/>
      <w:bookmarkEnd w:id="23"/>
      <w:r>
        <w:rPr>
          <w:sz w:val="18"/>
          <w:szCs w:val="18"/>
        </w:rPr>
        <w:t>.</w:t>
      </w:r>
    </w:p>
    <w:p w14:paraId="7BCC4D69" w14:textId="15D058F3" w:rsidR="008504CC" w:rsidRPr="00242DE5" w:rsidRDefault="00114B96" w:rsidP="00A47D5F">
      <w:pPr>
        <w:pStyle w:val="AgreementL1"/>
        <w:tabs>
          <w:tab w:val="clear" w:pos="720"/>
          <w:tab w:val="num" w:pos="270"/>
        </w:tabs>
        <w:ind w:left="270" w:hanging="270"/>
        <w:rPr>
          <w:sz w:val="18"/>
          <w:szCs w:val="18"/>
        </w:rPr>
      </w:pPr>
      <w:r>
        <w:rPr>
          <w:b/>
          <w:sz w:val="18"/>
          <w:szCs w:val="18"/>
          <w:u w:val="single"/>
        </w:rPr>
        <w:t>Order of Precedence</w:t>
      </w:r>
      <w:r>
        <w:rPr>
          <w:sz w:val="18"/>
          <w:szCs w:val="18"/>
        </w:rPr>
        <w:t xml:space="preserve">.  </w:t>
      </w:r>
      <w:bookmarkEnd w:id="24"/>
      <w:bookmarkEnd w:id="25"/>
      <w:r>
        <w:rPr>
          <w:w w:val="0"/>
          <w:sz w:val="18"/>
          <w:szCs w:val="18"/>
        </w:rPr>
        <w:t xml:space="preserve">In the event of any conflict or ambiguity between this </w:t>
      </w:r>
      <w:r>
        <w:rPr>
          <w:sz w:val="18"/>
          <w:szCs w:val="18"/>
        </w:rPr>
        <w:t xml:space="preserve">Agreement, and any applicable Local Implementation Agreement or any standard purchase order terms and conditions </w:t>
      </w:r>
      <w:r>
        <w:rPr>
          <w:bCs/>
          <w:sz w:val="18"/>
          <w:szCs w:val="18"/>
        </w:rPr>
        <w:t xml:space="preserve"> contained or referenced in any Purchase Order</w:t>
      </w:r>
      <w:r>
        <w:rPr>
          <w:w w:val="0"/>
          <w:sz w:val="18"/>
          <w:szCs w:val="18"/>
        </w:rPr>
        <w:t xml:space="preserve">, the order of precedence of the terms that shall govern from highest precedence to lowest shall be any Local Implementation Agreement,  any Purchase Order issued by Caterpillar or its Affiliate(s) under this Agreement, the Agreement Body, and then lastly, </w:t>
      </w:r>
      <w:r>
        <w:rPr>
          <w:sz w:val="18"/>
          <w:szCs w:val="18"/>
        </w:rPr>
        <w:t>Caterpillar’s standard purchase order terms and conditions (</w:t>
      </w:r>
      <w:r>
        <w:rPr>
          <w:bCs/>
          <w:sz w:val="18"/>
          <w:szCs w:val="18"/>
        </w:rPr>
        <w:t>or, if applicable, those of the applicable Caterpillar Affiliate</w:t>
      </w:r>
      <w:r>
        <w:rPr>
          <w:sz w:val="18"/>
          <w:szCs w:val="18"/>
        </w:rPr>
        <w:t>).</w:t>
      </w:r>
    </w:p>
    <w:p w14:paraId="30BDA301" w14:textId="686A0C1C" w:rsidR="00252488" w:rsidRDefault="009C72B3" w:rsidP="00F43C79">
      <w:pPr>
        <w:pStyle w:val="AgreementL1"/>
        <w:tabs>
          <w:tab w:val="clear" w:pos="720"/>
          <w:tab w:val="num" w:pos="270"/>
        </w:tabs>
        <w:ind w:left="270" w:hanging="270"/>
        <w:rPr>
          <w:sz w:val="18"/>
          <w:szCs w:val="18"/>
        </w:rPr>
      </w:pPr>
      <w:r>
        <w:rPr>
          <w:b/>
          <w:bCs/>
          <w:sz w:val="18"/>
          <w:szCs w:val="18"/>
          <w:u w:val="single"/>
        </w:rPr>
        <w:t>Governing Law and Forum Selection</w:t>
      </w:r>
      <w:r>
        <w:rPr>
          <w:b/>
          <w:bCs/>
          <w:sz w:val="18"/>
          <w:szCs w:val="18"/>
        </w:rPr>
        <w:t>.</w:t>
      </w:r>
      <w:r>
        <w:rPr>
          <w:sz w:val="18"/>
          <w:szCs w:val="18"/>
        </w:rPr>
        <w:t xml:space="preserve"> This Agreement shall be governed by and construed in accordance with the laws of the State of Delaware, without regard to its conflict of law provisions. The United Nations Convention on Contracts for the International Sale of Goods, the United Nations Convention on the Limitation Period in the International Sale of Goods of 1974 and Protocol of 1988 (amending the Limitation Period Convention) shall not be applicable to this Agreement or any transactions pursuant to this Agreement among the Parties or their respective Affiliates. </w:t>
      </w:r>
      <w:bookmarkStart w:id="26" w:name="_Hlk50473932"/>
    </w:p>
    <w:p w14:paraId="09BF1B1E" w14:textId="3D66F8E3" w:rsidR="0019232E" w:rsidRDefault="0019232E" w:rsidP="00F43C79">
      <w:pPr>
        <w:pStyle w:val="AgreementL1"/>
        <w:tabs>
          <w:tab w:val="clear" w:pos="720"/>
          <w:tab w:val="num" w:pos="270"/>
        </w:tabs>
        <w:ind w:left="270" w:hanging="270"/>
        <w:rPr>
          <w:ins w:id="27" w:author="Author" w:date="2025-02-14T09:34:00Z" w16du:dateUtc="2025-02-14T14:34:00Z"/>
          <w:sz w:val="18"/>
          <w:szCs w:val="18"/>
        </w:rPr>
      </w:pPr>
      <w:r>
        <w:rPr>
          <w:b/>
          <w:bCs/>
          <w:sz w:val="18"/>
          <w:szCs w:val="18"/>
          <w:u w:val="single"/>
        </w:rPr>
        <w:t>Assignment.</w:t>
      </w:r>
      <w:r>
        <w:rPr>
          <w:sz w:val="18"/>
          <w:szCs w:val="18"/>
        </w:rPr>
        <w:tab/>
        <w:t>This Agreement is not assignable by Seller without the prior written consent of Buyer.</w:t>
      </w:r>
    </w:p>
    <w:p w14:paraId="6E8B1FE4" w14:textId="3DD7A26B" w:rsidR="008032E3" w:rsidRPr="008032E3" w:rsidRDefault="00EB41AE" w:rsidP="008032E3">
      <w:pPr>
        <w:pStyle w:val="AgreementL1"/>
        <w:tabs>
          <w:tab w:val="clear" w:pos="720"/>
          <w:tab w:val="num" w:pos="270"/>
        </w:tabs>
        <w:ind w:left="270" w:hanging="270"/>
        <w:rPr>
          <w:b/>
          <w:bCs/>
          <w:sz w:val="18"/>
          <w:szCs w:val="18"/>
          <w:u w:val="single"/>
        </w:rPr>
      </w:pPr>
      <w:ins w:id="28" w:author="Author" w:date="2025-02-14T09:34:00Z" w16du:dateUtc="2025-02-14T14:34:00Z">
        <w:r w:rsidRPr="008032E3">
          <w:rPr>
            <w:b/>
            <w:bCs/>
            <w:sz w:val="18"/>
            <w:szCs w:val="18"/>
            <w:u w:val="single"/>
          </w:rPr>
          <w:t xml:space="preserve">For the sake of </w:t>
        </w:r>
        <w:r w:rsidR="00450F4B" w:rsidRPr="008032E3">
          <w:rPr>
            <w:b/>
            <w:bCs/>
            <w:sz w:val="18"/>
            <w:szCs w:val="18"/>
            <w:u w:val="single"/>
          </w:rPr>
          <w:t>this Agreement</w:t>
        </w:r>
      </w:ins>
      <w:ins w:id="29" w:author="Author" w:date="2025-02-14T09:35:00Z" w16du:dateUtc="2025-02-14T14:35:00Z">
        <w:r w:rsidR="006F4907" w:rsidRPr="008032E3">
          <w:rPr>
            <w:b/>
            <w:bCs/>
            <w:sz w:val="18"/>
            <w:szCs w:val="18"/>
            <w:u w:val="single"/>
          </w:rPr>
          <w:t xml:space="preserve">, reference to </w:t>
        </w:r>
        <w:r w:rsidR="00F14E4B" w:rsidRPr="008032E3">
          <w:rPr>
            <w:b/>
            <w:bCs/>
            <w:sz w:val="18"/>
            <w:szCs w:val="18"/>
            <w:u w:val="single"/>
          </w:rPr>
          <w:t xml:space="preserve"> </w:t>
        </w:r>
      </w:ins>
      <w:ins w:id="30" w:author="Author" w:date="2025-02-14T09:44:00Z" w16du:dateUtc="2025-02-14T14:44:00Z">
        <w:r w:rsidR="00C65F36">
          <w:rPr>
            <w:b/>
            <w:bCs/>
            <w:sz w:val="18"/>
            <w:szCs w:val="18"/>
            <w:u w:val="single"/>
          </w:rPr>
          <w:t>“</w:t>
        </w:r>
      </w:ins>
      <w:ins w:id="31" w:author="Author" w:date="2025-02-14T09:35:00Z" w16du:dateUtc="2025-02-14T14:35:00Z">
        <w:r w:rsidR="00F14E4B" w:rsidRPr="008032E3">
          <w:rPr>
            <w:b/>
            <w:bCs/>
            <w:sz w:val="18"/>
            <w:szCs w:val="18"/>
            <w:u w:val="single"/>
          </w:rPr>
          <w:t xml:space="preserve">standard </w:t>
        </w:r>
      </w:ins>
      <w:ins w:id="32" w:author="Author" w:date="2025-02-14T09:36:00Z" w16du:dateUtc="2025-02-14T14:36:00Z">
        <w:r w:rsidR="00F14E4B" w:rsidRPr="008032E3">
          <w:rPr>
            <w:b/>
            <w:bCs/>
            <w:sz w:val="18"/>
            <w:szCs w:val="18"/>
            <w:u w:val="single"/>
          </w:rPr>
          <w:t>purchase order terms and conditions</w:t>
        </w:r>
      </w:ins>
      <w:ins w:id="33" w:author="Author" w:date="2025-02-14T09:43:00Z" w16du:dateUtc="2025-02-14T14:43:00Z">
        <w:r w:rsidR="00E85F91">
          <w:rPr>
            <w:b/>
            <w:bCs/>
            <w:sz w:val="18"/>
            <w:szCs w:val="18"/>
            <w:u w:val="single"/>
          </w:rPr>
          <w:t>”</w:t>
        </w:r>
      </w:ins>
      <w:ins w:id="34" w:author="Author" w:date="2025-02-14T09:36:00Z" w16du:dateUtc="2025-02-14T14:36:00Z">
        <w:r w:rsidR="00F14E4B" w:rsidRPr="008032E3">
          <w:rPr>
            <w:b/>
            <w:bCs/>
            <w:sz w:val="18"/>
            <w:szCs w:val="18"/>
            <w:u w:val="single"/>
          </w:rPr>
          <w:t xml:space="preserve"> shall mean</w:t>
        </w:r>
        <w:r w:rsidR="00E97318" w:rsidRPr="008032E3">
          <w:rPr>
            <w:b/>
            <w:bCs/>
            <w:sz w:val="18"/>
            <w:szCs w:val="18"/>
            <w:u w:val="single"/>
          </w:rPr>
          <w:t xml:space="preserve"> </w:t>
        </w:r>
      </w:ins>
      <w:ins w:id="35" w:author="Author" w:date="2025-02-14T09:37:00Z" w16du:dateUtc="2025-02-14T14:37:00Z">
        <w:r w:rsidR="00E97318" w:rsidRPr="00E97318">
          <w:rPr>
            <w:b/>
            <w:bCs/>
            <w:sz w:val="18"/>
            <w:szCs w:val="18"/>
            <w:u w:val="single"/>
          </w:rPr>
          <w:t>CATERPILLAR INC.</w:t>
        </w:r>
        <w:r w:rsidR="000A4DB5">
          <w:rPr>
            <w:b/>
            <w:bCs/>
            <w:sz w:val="18"/>
            <w:szCs w:val="18"/>
            <w:u w:val="single"/>
          </w:rPr>
          <w:t xml:space="preserve"> </w:t>
        </w:r>
        <w:r w:rsidR="00E97318" w:rsidRPr="00E97318">
          <w:rPr>
            <w:b/>
            <w:bCs/>
            <w:sz w:val="18"/>
            <w:szCs w:val="18"/>
            <w:u w:val="single"/>
          </w:rPr>
          <w:t>TERMS AND CONDITIONS FOR EQUIPMENT PURCHASES</w:t>
        </w:r>
      </w:ins>
      <w:ins w:id="36" w:author="Author" w:date="2025-02-14T09:39:00Z" w16du:dateUtc="2025-02-14T14:39:00Z">
        <w:r w:rsidR="008032E3" w:rsidRPr="008032E3">
          <w:rPr>
            <w:b/>
            <w:bCs/>
            <w:sz w:val="18"/>
            <w:szCs w:val="18"/>
            <w:u w:val="single"/>
          </w:rPr>
          <w:t xml:space="preserve"> </w:t>
        </w:r>
        <w:r w:rsidR="008032E3">
          <w:rPr>
            <w:b/>
            <w:bCs/>
            <w:sz w:val="18"/>
            <w:szCs w:val="18"/>
            <w:u w:val="single"/>
          </w:rPr>
          <w:t>(</w:t>
        </w:r>
      </w:ins>
      <w:r w:rsidR="008032E3" w:rsidRPr="00E97318">
        <w:rPr>
          <w:b/>
          <w:bCs/>
          <w:sz w:val="18"/>
          <w:szCs w:val="18"/>
          <w:u w:val="single"/>
        </w:rPr>
        <w:t>Caterpillar Form No. 01-085809-09 (0100)</w:t>
      </w:r>
      <w:ins w:id="37" w:author="Author" w:date="2025-02-14T09:39:00Z" w16du:dateUtc="2025-02-14T14:39:00Z">
        <w:r w:rsidR="008032E3">
          <w:rPr>
            <w:b/>
            <w:bCs/>
            <w:sz w:val="18"/>
            <w:szCs w:val="18"/>
            <w:u w:val="single"/>
          </w:rPr>
          <w:t>)</w:t>
        </w:r>
      </w:ins>
    </w:p>
    <w:p w14:paraId="1345B830" w14:textId="08EF3464" w:rsidR="00E97318" w:rsidRDefault="00C30CD0" w:rsidP="008032E3">
      <w:pPr>
        <w:pStyle w:val="AgreementL1"/>
        <w:tabs>
          <w:tab w:val="clear" w:pos="720"/>
          <w:tab w:val="num" w:pos="270"/>
        </w:tabs>
        <w:ind w:left="270" w:hanging="270"/>
        <w:rPr>
          <w:ins w:id="38" w:author="Author" w:date="2025-02-14T09:55:00Z" w16du:dateUtc="2025-02-14T14:55:00Z"/>
          <w:b/>
          <w:bCs/>
          <w:sz w:val="18"/>
          <w:szCs w:val="18"/>
          <w:u w:val="single"/>
        </w:rPr>
      </w:pPr>
      <w:ins w:id="39" w:author="Author" w:date="2025-02-14T09:41:00Z" w16du:dateUtc="2025-02-14T14:41:00Z">
        <w:r w:rsidRPr="00C30CD0">
          <w:rPr>
            <w:b/>
            <w:bCs/>
            <w:sz w:val="18"/>
            <w:szCs w:val="18"/>
            <w:u w:val="single"/>
          </w:rPr>
          <w:t>Buyer agrees to indemnify Seller, defend and hold harmless Seller, respective directors, officers, employees, shareholders, agents, successors, assigns, and consultants and subcontractors from and against any all claims and demands, liabilities, losses damages, costs, enforc</w:t>
        </w:r>
      </w:ins>
      <w:ins w:id="40" w:author="Author" w:date="2025-02-14T09:44:00Z" w16du:dateUtc="2025-02-14T14:44:00Z">
        <w:r w:rsidR="00C65F36">
          <w:rPr>
            <w:b/>
            <w:bCs/>
            <w:sz w:val="18"/>
            <w:szCs w:val="18"/>
            <w:u w:val="single"/>
          </w:rPr>
          <w:t>e</w:t>
        </w:r>
      </w:ins>
      <w:ins w:id="41" w:author="Author" w:date="2025-02-14T09:41:00Z" w16du:dateUtc="2025-02-14T14:41:00Z">
        <w:r w:rsidRPr="00C30CD0">
          <w:rPr>
            <w:b/>
            <w:bCs/>
            <w:sz w:val="18"/>
            <w:szCs w:val="18"/>
            <w:u w:val="single"/>
          </w:rPr>
          <w:t>ment procedures and expenses, of whatsoever nature (including costs, litigation expenses and counsel fees incurred in connection therewith) arising out of injury to, or death of, any person whatsoever or injury or damage to property of any kind by whomsoever owned, or the environment, arising out of or related to, directly or indirectly, the Buyers negligence or willful misconduct</w:t>
        </w:r>
      </w:ins>
      <w:ins w:id="42" w:author="Author" w:date="2025-02-14T09:49:00Z" w16du:dateUtc="2025-02-14T14:49:00Z">
        <w:r w:rsidR="00CC7A26">
          <w:rPr>
            <w:b/>
            <w:bCs/>
            <w:sz w:val="18"/>
            <w:szCs w:val="18"/>
            <w:u w:val="single"/>
          </w:rPr>
          <w:t>, and also agrees that Section 18.</w:t>
        </w:r>
        <w:r w:rsidR="00D447DA">
          <w:rPr>
            <w:b/>
            <w:bCs/>
            <w:sz w:val="18"/>
            <w:szCs w:val="18"/>
            <w:u w:val="single"/>
          </w:rPr>
          <w:t xml:space="preserve"> Indemnification of standard terms and conditions do not apply </w:t>
        </w:r>
      </w:ins>
      <w:ins w:id="43" w:author="Author" w:date="2025-02-14T09:50:00Z" w16du:dateUtc="2025-02-14T14:50:00Z">
        <w:r w:rsidR="00DF7040">
          <w:rPr>
            <w:b/>
            <w:bCs/>
            <w:sz w:val="18"/>
            <w:szCs w:val="18"/>
            <w:u w:val="single"/>
          </w:rPr>
          <w:t>in these circumstance</w:t>
        </w:r>
        <w:r w:rsidR="004940E8">
          <w:rPr>
            <w:b/>
            <w:bCs/>
            <w:sz w:val="18"/>
            <w:szCs w:val="18"/>
            <w:u w:val="single"/>
          </w:rPr>
          <w:t>s</w:t>
        </w:r>
      </w:ins>
      <w:ins w:id="44" w:author="Author" w:date="2025-02-14T09:41:00Z" w16du:dateUtc="2025-02-14T14:41:00Z">
        <w:r w:rsidRPr="00C30CD0">
          <w:rPr>
            <w:b/>
            <w:bCs/>
            <w:sz w:val="18"/>
            <w:szCs w:val="18"/>
            <w:u w:val="single"/>
          </w:rPr>
          <w:t xml:space="preserve">.  </w:t>
        </w:r>
      </w:ins>
    </w:p>
    <w:p w14:paraId="334BDFA4" w14:textId="3F048308" w:rsidR="00EB25FC" w:rsidRDefault="001922C7" w:rsidP="00F56B79">
      <w:pPr>
        <w:pStyle w:val="AgreementL1"/>
        <w:tabs>
          <w:tab w:val="clear" w:pos="720"/>
          <w:tab w:val="num" w:pos="270"/>
        </w:tabs>
        <w:ind w:left="270" w:hanging="270"/>
        <w:rPr>
          <w:ins w:id="45" w:author="Author" w:date="2025-02-14T10:06:00Z" w16du:dateUtc="2025-02-14T15:06:00Z"/>
          <w:b/>
          <w:bCs/>
          <w:sz w:val="18"/>
          <w:szCs w:val="18"/>
          <w:u w:val="single"/>
        </w:rPr>
      </w:pPr>
      <w:ins w:id="46" w:author="Author" w:date="2025-02-14T10:00:00Z" w16du:dateUtc="2025-02-14T15:00:00Z">
        <w:r>
          <w:rPr>
            <w:b/>
            <w:bCs/>
            <w:sz w:val="18"/>
            <w:szCs w:val="18"/>
            <w:u w:val="single"/>
          </w:rPr>
          <w:t xml:space="preserve">Force </w:t>
        </w:r>
      </w:ins>
      <w:r w:rsidR="00EA6104">
        <w:rPr>
          <w:b/>
          <w:bCs/>
          <w:sz w:val="18"/>
          <w:szCs w:val="18"/>
          <w:u w:val="single"/>
        </w:rPr>
        <w:t>Majeure</w:t>
      </w:r>
      <w:ins w:id="47" w:author="Author" w:date="2025-02-14T10:00:00Z" w16du:dateUtc="2025-02-14T15:00:00Z">
        <w:r w:rsidR="00595DB7">
          <w:rPr>
            <w:b/>
            <w:bCs/>
            <w:sz w:val="18"/>
            <w:szCs w:val="18"/>
            <w:u w:val="single"/>
          </w:rPr>
          <w:t xml:space="preserve">.  </w:t>
        </w:r>
      </w:ins>
      <w:ins w:id="48" w:author="Author" w:date="2025-02-14T09:55:00Z" w16du:dateUtc="2025-02-14T14:55:00Z">
        <w:r w:rsidR="00EB25FC" w:rsidRPr="00F56B79">
          <w:rPr>
            <w:b/>
            <w:bCs/>
            <w:sz w:val="18"/>
            <w:szCs w:val="18"/>
            <w:u w:val="single"/>
          </w:rPr>
          <w:t xml:space="preserve">A case of force majeure shall mean any exceptional event or circumstance occurring within or directly affecting the performance of the </w:t>
        </w:r>
        <w:del w:id="49" w:author="Author" w:date="2025-02-14T10:00:00Z" w16du:dateUtc="2025-02-14T15:00:00Z">
          <w:r w:rsidR="00EB25FC" w:rsidRPr="00F56B79" w:rsidDel="00595DB7">
            <w:rPr>
              <w:b/>
              <w:bCs/>
              <w:sz w:val="18"/>
              <w:szCs w:val="18"/>
              <w:u w:val="single"/>
            </w:rPr>
            <w:delText>Contract/Works</w:delText>
          </w:r>
        </w:del>
      </w:ins>
      <w:ins w:id="50" w:author="Author" w:date="2025-02-14T10:00:00Z" w16du:dateUtc="2025-02-14T15:00:00Z">
        <w:r w:rsidR="00595DB7">
          <w:rPr>
            <w:b/>
            <w:bCs/>
            <w:sz w:val="18"/>
            <w:szCs w:val="18"/>
            <w:u w:val="single"/>
          </w:rPr>
          <w:t>Agreement</w:t>
        </w:r>
      </w:ins>
      <w:ins w:id="51" w:author="Author" w:date="2025-02-14T09:55:00Z" w16du:dateUtc="2025-02-14T14:55:00Z">
        <w:r w:rsidR="00EB25FC" w:rsidRPr="00F56B79">
          <w:rPr>
            <w:b/>
            <w:bCs/>
            <w:sz w:val="18"/>
            <w:szCs w:val="18"/>
            <w:u w:val="single"/>
          </w:rPr>
          <w:t xml:space="preserve"> which (i) is not within the control of the Party claiming force majeure;(ii) such Party could not have foreseen or prevented; and (iii) is not attributable to the other Party (hereinafter “Force Majeure”)</w:t>
        </w:r>
        <w:del w:id="52" w:author="Author" w:date="2025-02-14T09:58:00Z" w16du:dateUtc="2025-02-14T14:58:00Z">
          <w:r w:rsidR="00EB25FC" w:rsidRPr="00F56B79" w:rsidDel="00F56B79">
            <w:rPr>
              <w:b/>
              <w:bCs/>
              <w:sz w:val="18"/>
              <w:szCs w:val="18"/>
              <w:u w:val="single"/>
            </w:rPr>
            <w:delText>.</w:delText>
          </w:r>
        </w:del>
        <w:r w:rsidR="00EB25FC" w:rsidRPr="00F56B79">
          <w:rPr>
            <w:b/>
            <w:bCs/>
            <w:sz w:val="18"/>
            <w:szCs w:val="18"/>
            <w:u w:val="single"/>
          </w:rPr>
          <w:t xml:space="preserve">The Party whose obligations are affected by a case of Force Majeure shall notify the other Party in writing of the same within forty‐eight (48) hours, submitting the evidence that it fulfils the criteria under this section and shall detail the obligations, </w:t>
        </w:r>
        <w:r w:rsidR="00EB25FC" w:rsidRPr="00F56B79">
          <w:rPr>
            <w:b/>
            <w:bCs/>
            <w:sz w:val="18"/>
            <w:szCs w:val="18"/>
            <w:u w:val="single"/>
          </w:rPr>
          <w:t>which, in its view, are prevented, hindered or delayed by the case of Force</w:t>
        </w:r>
      </w:ins>
      <w:r w:rsidR="00EB25FC" w:rsidRPr="00F56B79">
        <w:rPr>
          <w:b/>
          <w:bCs/>
          <w:sz w:val="18"/>
          <w:szCs w:val="18"/>
          <w:u w:val="single"/>
        </w:rPr>
        <w:t xml:space="preserve"> Majeure.</w:t>
      </w:r>
      <w:ins w:id="53" w:author="Author" w:date="2025-02-14T10:03:00Z" w16du:dateUtc="2025-02-14T15:03:00Z">
        <w:r w:rsidR="00EA6104">
          <w:rPr>
            <w:b/>
            <w:bCs/>
            <w:sz w:val="18"/>
            <w:szCs w:val="18"/>
            <w:u w:val="single"/>
          </w:rPr>
          <w:t xml:space="preserve"> </w:t>
        </w:r>
      </w:ins>
      <w:r w:rsidR="00EB25FC" w:rsidRPr="00F56B79">
        <w:rPr>
          <w:b/>
          <w:bCs/>
          <w:sz w:val="18"/>
          <w:szCs w:val="18"/>
          <w:u w:val="single"/>
        </w:rPr>
        <w:t xml:space="preserve">In </w:t>
      </w:r>
      <w:ins w:id="54" w:author="Author" w:date="2025-02-14T09:55:00Z" w16du:dateUtc="2025-02-14T14:55:00Z">
        <w:r w:rsidR="00EB25FC" w:rsidRPr="00F56B79">
          <w:rPr>
            <w:b/>
            <w:bCs/>
            <w:sz w:val="18"/>
            <w:szCs w:val="18"/>
            <w:u w:val="single"/>
          </w:rPr>
          <w:t xml:space="preserve">all cases, the Supplier shall do whatever in its power to protect and keep the resources and means necessary for the </w:t>
        </w:r>
      </w:ins>
      <w:ins w:id="55" w:author="Author" w:date="2025-02-14T10:01:00Z" w16du:dateUtc="2025-02-14T15:01:00Z">
        <w:r w:rsidR="00D3331D">
          <w:rPr>
            <w:b/>
            <w:bCs/>
            <w:sz w:val="18"/>
            <w:szCs w:val="18"/>
            <w:u w:val="single"/>
          </w:rPr>
          <w:t>work</w:t>
        </w:r>
      </w:ins>
      <w:ins w:id="56" w:author="Author" w:date="2025-02-14T09:55:00Z" w16du:dateUtc="2025-02-14T14:55:00Z">
        <w:r w:rsidR="00EB25FC" w:rsidRPr="00F56B79">
          <w:rPr>
            <w:b/>
            <w:bCs/>
            <w:sz w:val="18"/>
            <w:szCs w:val="18"/>
            <w:u w:val="single"/>
          </w:rPr>
          <w:t xml:space="preserve"> still to be performed/delivered in accordance with this </w:t>
        </w:r>
      </w:ins>
      <w:ins w:id="57" w:author="Author" w:date="2025-02-14T10:01:00Z" w16du:dateUtc="2025-02-14T15:01:00Z">
        <w:r w:rsidR="00D3331D">
          <w:rPr>
            <w:b/>
            <w:bCs/>
            <w:sz w:val="18"/>
            <w:szCs w:val="18"/>
            <w:u w:val="single"/>
          </w:rPr>
          <w:t>Agreement</w:t>
        </w:r>
      </w:ins>
      <w:ins w:id="58" w:author="Author" w:date="2025-02-14T09:55:00Z" w16du:dateUtc="2025-02-14T14:55:00Z">
        <w:r w:rsidR="00EB25FC" w:rsidRPr="00F56B79">
          <w:rPr>
            <w:b/>
            <w:bCs/>
            <w:sz w:val="18"/>
            <w:szCs w:val="18"/>
            <w:u w:val="single"/>
          </w:rPr>
          <w:t xml:space="preserve">. The Supplier shall also endeavor to make up for the non‐performance of its obligations and to mitigate any effects thereof on the satisfactory completion of the </w:t>
        </w:r>
      </w:ins>
      <w:r w:rsidR="00EA6104">
        <w:rPr>
          <w:b/>
          <w:bCs/>
          <w:sz w:val="18"/>
          <w:szCs w:val="18"/>
          <w:u w:val="single"/>
        </w:rPr>
        <w:t>work.</w:t>
      </w:r>
      <w:ins w:id="59" w:author="Author" w:date="2025-02-14T10:02:00Z" w16du:dateUtc="2025-02-14T15:02:00Z">
        <w:r w:rsidR="00EA6104">
          <w:rPr>
            <w:b/>
            <w:bCs/>
            <w:sz w:val="18"/>
            <w:szCs w:val="18"/>
            <w:u w:val="single"/>
          </w:rPr>
          <w:t xml:space="preserve"> </w:t>
        </w:r>
      </w:ins>
      <w:ins w:id="60" w:author="Author" w:date="2025-02-14T09:55:00Z" w16du:dateUtc="2025-02-14T14:55:00Z">
        <w:r w:rsidR="00EB25FC" w:rsidRPr="00F56B79">
          <w:rPr>
            <w:b/>
            <w:bCs/>
            <w:sz w:val="18"/>
            <w:szCs w:val="18"/>
            <w:u w:val="single"/>
          </w:rPr>
          <w:t>.A case of Force Majeure shall suspend, for its duration, the Parties’ obligations directly affected by such case of Force Majeure. Correspondingly, each Party shall bear its own costs resulting from the occurrence of the event of Force Majeure. Within forty‐eight (48) hours from the end of the said case of Force Majeure, the affected Party shall inform the other Party in writing of the resumption of the</w:t>
        </w:r>
      </w:ins>
      <w:r w:rsidR="00F622CF">
        <w:rPr>
          <w:b/>
          <w:bCs/>
          <w:sz w:val="18"/>
          <w:szCs w:val="18"/>
          <w:u w:val="single"/>
        </w:rPr>
        <w:t xml:space="preserve"> </w:t>
      </w:r>
      <w:ins w:id="61" w:author="Author" w:date="2025-02-14T09:55:00Z" w16du:dateUtc="2025-02-14T14:55:00Z">
        <w:r w:rsidR="00EB25FC" w:rsidRPr="00F56B79">
          <w:rPr>
            <w:b/>
            <w:bCs/>
            <w:sz w:val="18"/>
            <w:szCs w:val="18"/>
            <w:u w:val="single"/>
          </w:rPr>
          <w:t>performance of the Contract.</w:t>
        </w:r>
      </w:ins>
      <w:ins w:id="62" w:author="Author" w:date="2025-02-14T10:02:00Z" w16du:dateUtc="2025-02-14T15:02:00Z">
        <w:r w:rsidR="00EA6104">
          <w:rPr>
            <w:b/>
            <w:bCs/>
            <w:sz w:val="18"/>
            <w:szCs w:val="18"/>
            <w:u w:val="single"/>
          </w:rPr>
          <w:t xml:space="preserve"> </w:t>
        </w:r>
      </w:ins>
      <w:ins w:id="63" w:author="Author" w:date="2025-02-14T09:55:00Z" w16du:dateUtc="2025-02-14T14:55:00Z">
        <w:r w:rsidR="00EB25FC" w:rsidRPr="00F56B79">
          <w:rPr>
            <w:b/>
            <w:bCs/>
            <w:sz w:val="18"/>
            <w:szCs w:val="18"/>
            <w:u w:val="single"/>
          </w:rPr>
          <w:t>If the Party neglects to notify the other Party in writing of the case of Force Majeure in accordance with the aforesaid, such Party shall not be entitled to claim Force Majeure.</w:t>
        </w:r>
      </w:ins>
      <w:r w:rsidR="00F622CF">
        <w:rPr>
          <w:b/>
          <w:bCs/>
          <w:sz w:val="18"/>
          <w:szCs w:val="18"/>
          <w:u w:val="single"/>
        </w:rPr>
        <w:t xml:space="preserve"> </w:t>
      </w:r>
    </w:p>
    <w:p w14:paraId="478499B3" w14:textId="33D15E55" w:rsidR="00603445" w:rsidRDefault="00603445" w:rsidP="00F56B79">
      <w:pPr>
        <w:pStyle w:val="AgreementL1"/>
        <w:tabs>
          <w:tab w:val="clear" w:pos="720"/>
          <w:tab w:val="num" w:pos="270"/>
        </w:tabs>
        <w:ind w:left="270" w:hanging="270"/>
        <w:rPr>
          <w:ins w:id="64" w:author="Author" w:date="2025-02-14T10:11:00Z" w16du:dateUtc="2025-02-14T15:11:00Z"/>
          <w:b/>
          <w:bCs/>
          <w:sz w:val="18"/>
          <w:szCs w:val="18"/>
          <w:u w:val="single"/>
        </w:rPr>
      </w:pPr>
      <w:ins w:id="65" w:author="Author" w:date="2025-02-14T10:06:00Z" w16du:dateUtc="2025-02-14T15:06:00Z">
        <w:r>
          <w:rPr>
            <w:b/>
            <w:bCs/>
            <w:sz w:val="18"/>
            <w:szCs w:val="18"/>
            <w:u w:val="single"/>
          </w:rPr>
          <w:t xml:space="preserve">Buyer Delays.  </w:t>
        </w:r>
        <w:r w:rsidR="0086719F">
          <w:rPr>
            <w:b/>
            <w:bCs/>
            <w:sz w:val="18"/>
            <w:szCs w:val="18"/>
            <w:u w:val="single"/>
          </w:rPr>
          <w:t xml:space="preserve">In the case where a delay of the performance of this Agreement is related to </w:t>
        </w:r>
        <w:r w:rsidR="00D43EED">
          <w:rPr>
            <w:b/>
            <w:bCs/>
            <w:sz w:val="18"/>
            <w:szCs w:val="18"/>
            <w:u w:val="single"/>
          </w:rPr>
          <w:t>the Buyer’s responsib</w:t>
        </w:r>
      </w:ins>
      <w:ins w:id="66" w:author="Author" w:date="2025-02-14T10:07:00Z" w16du:dateUtc="2025-02-14T15:07:00Z">
        <w:r w:rsidR="00D43EED">
          <w:rPr>
            <w:b/>
            <w:bCs/>
            <w:sz w:val="18"/>
            <w:szCs w:val="18"/>
            <w:u w:val="single"/>
          </w:rPr>
          <w:t>ilities, or actions or inactions</w:t>
        </w:r>
      </w:ins>
      <w:ins w:id="67" w:author="Author" w:date="2025-02-14T10:10:00Z" w16du:dateUtc="2025-02-14T15:10:00Z">
        <w:r w:rsidR="00482D2B">
          <w:rPr>
            <w:b/>
            <w:bCs/>
            <w:sz w:val="18"/>
            <w:szCs w:val="18"/>
            <w:u w:val="single"/>
          </w:rPr>
          <w:t xml:space="preserve"> of the Buyer</w:t>
        </w:r>
      </w:ins>
      <w:ins w:id="68" w:author="Author" w:date="2025-02-14T10:07:00Z" w16du:dateUtc="2025-02-14T15:07:00Z">
        <w:r w:rsidR="00D43EED">
          <w:rPr>
            <w:b/>
            <w:bCs/>
            <w:sz w:val="18"/>
            <w:szCs w:val="18"/>
            <w:u w:val="single"/>
          </w:rPr>
          <w:t xml:space="preserve"> related to the performance of the Agreement</w:t>
        </w:r>
      </w:ins>
      <w:ins w:id="69" w:author="Author" w:date="2025-02-14T10:29:00Z" w16du:dateUtc="2025-02-14T15:29:00Z">
        <w:r w:rsidR="00FD6165">
          <w:rPr>
            <w:b/>
            <w:bCs/>
            <w:sz w:val="18"/>
            <w:szCs w:val="18"/>
            <w:u w:val="single"/>
          </w:rPr>
          <w:t xml:space="preserve">, including delays related to </w:t>
        </w:r>
        <w:r w:rsidR="00776D04">
          <w:rPr>
            <w:b/>
            <w:bCs/>
            <w:sz w:val="18"/>
            <w:szCs w:val="18"/>
            <w:u w:val="single"/>
          </w:rPr>
          <w:t xml:space="preserve">late </w:t>
        </w:r>
        <w:r w:rsidR="00FD6165">
          <w:rPr>
            <w:b/>
            <w:bCs/>
            <w:sz w:val="18"/>
            <w:szCs w:val="18"/>
            <w:u w:val="single"/>
          </w:rPr>
          <w:t>payment</w:t>
        </w:r>
      </w:ins>
      <w:ins w:id="70" w:author="Author" w:date="2025-02-14T10:07:00Z" w16du:dateUtc="2025-02-14T15:07:00Z">
        <w:r w:rsidR="00C56F6C">
          <w:rPr>
            <w:b/>
            <w:bCs/>
            <w:sz w:val="18"/>
            <w:szCs w:val="18"/>
            <w:u w:val="single"/>
          </w:rPr>
          <w:t>, the delay</w:t>
        </w:r>
      </w:ins>
      <w:ins w:id="71" w:author="Author" w:date="2025-02-14T10:08:00Z" w16du:dateUtc="2025-02-14T15:08:00Z">
        <w:r w:rsidR="00C56F6C">
          <w:rPr>
            <w:b/>
            <w:bCs/>
            <w:sz w:val="18"/>
            <w:szCs w:val="18"/>
            <w:u w:val="single"/>
          </w:rPr>
          <w:t xml:space="preserve">, for the sake of </w:t>
        </w:r>
        <w:r w:rsidR="003B6418">
          <w:rPr>
            <w:b/>
            <w:bCs/>
            <w:sz w:val="18"/>
            <w:szCs w:val="18"/>
            <w:u w:val="single"/>
          </w:rPr>
          <w:t>this entire Agreement shall not be considered a delay</w:t>
        </w:r>
      </w:ins>
      <w:ins w:id="72" w:author="Author" w:date="2025-02-14T10:09:00Z" w16du:dateUtc="2025-02-14T15:09:00Z">
        <w:r w:rsidR="00911C67">
          <w:rPr>
            <w:b/>
            <w:bCs/>
            <w:sz w:val="18"/>
            <w:szCs w:val="18"/>
            <w:u w:val="single"/>
          </w:rPr>
          <w:t xml:space="preserve"> </w:t>
        </w:r>
      </w:ins>
      <w:ins w:id="73" w:author="Author" w:date="2025-02-14T10:10:00Z" w16du:dateUtc="2025-02-14T15:10:00Z">
        <w:r w:rsidR="00482D2B">
          <w:rPr>
            <w:b/>
            <w:bCs/>
            <w:sz w:val="18"/>
            <w:szCs w:val="18"/>
            <w:u w:val="single"/>
          </w:rPr>
          <w:t>attributable to the Seller</w:t>
        </w:r>
        <w:r w:rsidR="00A360B0">
          <w:rPr>
            <w:b/>
            <w:bCs/>
            <w:sz w:val="18"/>
            <w:szCs w:val="18"/>
            <w:u w:val="single"/>
          </w:rPr>
          <w:t xml:space="preserve"> or the Seller’s obligations under </w:t>
        </w:r>
      </w:ins>
      <w:ins w:id="74" w:author="Author" w:date="2025-02-14T10:11:00Z" w16du:dateUtc="2025-02-14T15:11:00Z">
        <w:r w:rsidR="00A360B0">
          <w:rPr>
            <w:b/>
            <w:bCs/>
            <w:sz w:val="18"/>
            <w:szCs w:val="18"/>
            <w:u w:val="single"/>
          </w:rPr>
          <w:t>this Agreement.</w:t>
        </w:r>
      </w:ins>
    </w:p>
    <w:p w14:paraId="18AD4800" w14:textId="03D13CCE" w:rsidR="006D427E" w:rsidRPr="006D427E" w:rsidRDefault="00117849" w:rsidP="006D427E">
      <w:pPr>
        <w:pStyle w:val="AgreementL1"/>
        <w:tabs>
          <w:tab w:val="clear" w:pos="720"/>
          <w:tab w:val="num" w:pos="270"/>
        </w:tabs>
        <w:ind w:left="270" w:hanging="270"/>
        <w:rPr>
          <w:ins w:id="75" w:author="Author" w:date="2025-02-14T10:25:00Z" w16du:dateUtc="2025-02-14T15:25:00Z"/>
          <w:b/>
          <w:bCs/>
          <w:sz w:val="18"/>
          <w:szCs w:val="18"/>
          <w:u w:val="single"/>
        </w:rPr>
      </w:pPr>
      <w:ins w:id="76" w:author="Author" w:date="2025-02-14T10:26:00Z" w16du:dateUtc="2025-02-14T15:26:00Z">
        <w:r>
          <w:rPr>
            <w:b/>
            <w:bCs/>
            <w:sz w:val="18"/>
            <w:szCs w:val="18"/>
            <w:u w:val="single"/>
          </w:rPr>
          <w:t>Confidentiality</w:t>
        </w:r>
      </w:ins>
      <w:ins w:id="77" w:author="Author" w:date="2025-02-14T10:27:00Z" w16du:dateUtc="2025-02-14T15:27:00Z">
        <w:r>
          <w:rPr>
            <w:b/>
            <w:bCs/>
            <w:sz w:val="18"/>
            <w:szCs w:val="18"/>
            <w:u w:val="single"/>
          </w:rPr>
          <w:t xml:space="preserve"> related to Seller Information. </w:t>
        </w:r>
      </w:ins>
      <w:ins w:id="78" w:author="Author" w:date="2025-02-14T10:25:00Z" w16du:dateUtc="2025-02-14T15:25:00Z">
        <w:r w:rsidR="006D427E" w:rsidRPr="006D427E">
          <w:rPr>
            <w:b/>
            <w:bCs/>
            <w:sz w:val="18"/>
            <w:szCs w:val="18"/>
            <w:u w:val="single"/>
          </w:rPr>
          <w:t xml:space="preserve">Buyer agrees not to engage in or conduct any reverse engineering or analysis of the equipment supplied by Seller nor cause nor request any other company, person, or entity to do the same for the purposes of analyzing the equipment supplied by Seller without the prior written consent of Seller.  In any event, any analysis information concerning the equipment supplied by Seller shall be considered TECHNICAL INFORMATION AND KNOW-HOW under this agreement.  Buyer agrees to keep in confidence all TECHNICAL INFORMATION AND KNOW-HOW disclosed to it by Seller and agrees not to use for any purpose whatsoever, nor disclose to any third party any such TECHNICAL INFORMATION AND KNOW-HOW disclosed to them by Seller without the express written consent of Seller. </w:t>
        </w:r>
      </w:ins>
    </w:p>
    <w:p w14:paraId="4AAFDC26" w14:textId="77777777" w:rsidR="006D427E" w:rsidRPr="006D427E" w:rsidRDefault="006D427E" w:rsidP="006D427E">
      <w:pPr>
        <w:pStyle w:val="AgreementL1"/>
        <w:numPr>
          <w:ilvl w:val="0"/>
          <w:numId w:val="0"/>
        </w:numPr>
        <w:ind w:left="270"/>
        <w:rPr>
          <w:ins w:id="79" w:author="Author" w:date="2025-02-14T10:25:00Z" w16du:dateUtc="2025-02-14T15:25:00Z"/>
          <w:b/>
          <w:bCs/>
          <w:sz w:val="18"/>
          <w:szCs w:val="18"/>
          <w:u w:val="single"/>
        </w:rPr>
      </w:pPr>
      <w:ins w:id="80" w:author="Author" w:date="2025-02-14T10:25:00Z" w16du:dateUtc="2025-02-14T15:25:00Z">
        <w:r w:rsidRPr="006D427E">
          <w:rPr>
            <w:b/>
            <w:bCs/>
            <w:sz w:val="18"/>
            <w:szCs w:val="18"/>
            <w:u w:val="single"/>
          </w:rPr>
          <w:t>The obligations of confidentiality and use, as set forth above, shall not apply to any information, that which:</w:t>
        </w:r>
      </w:ins>
    </w:p>
    <w:p w14:paraId="579D87D4" w14:textId="77777777" w:rsidR="006D427E" w:rsidRPr="006D427E" w:rsidRDefault="006D427E" w:rsidP="006D427E">
      <w:pPr>
        <w:pStyle w:val="AgreementL1"/>
        <w:numPr>
          <w:ilvl w:val="0"/>
          <w:numId w:val="0"/>
        </w:numPr>
        <w:ind w:left="270"/>
        <w:rPr>
          <w:ins w:id="81" w:author="Author" w:date="2025-02-14T10:25:00Z" w16du:dateUtc="2025-02-14T15:25:00Z"/>
          <w:b/>
          <w:bCs/>
          <w:sz w:val="18"/>
          <w:szCs w:val="18"/>
          <w:u w:val="single"/>
        </w:rPr>
      </w:pPr>
      <w:ins w:id="82" w:author="Author" w:date="2025-02-14T10:25:00Z" w16du:dateUtc="2025-02-14T15:25:00Z">
        <w:r w:rsidRPr="006D427E">
          <w:rPr>
            <w:b/>
            <w:bCs/>
            <w:sz w:val="18"/>
            <w:szCs w:val="18"/>
            <w:u w:val="single"/>
          </w:rPr>
          <w:t>(a) is already disclosed through public use in printed publications;</w:t>
        </w:r>
      </w:ins>
    </w:p>
    <w:p w14:paraId="5170AAAE" w14:textId="77777777" w:rsidR="006D427E" w:rsidRPr="006D427E" w:rsidRDefault="006D427E" w:rsidP="006D427E">
      <w:pPr>
        <w:pStyle w:val="AgreementL1"/>
        <w:numPr>
          <w:ilvl w:val="0"/>
          <w:numId w:val="0"/>
        </w:numPr>
        <w:ind w:left="270"/>
        <w:rPr>
          <w:ins w:id="83" w:author="Author" w:date="2025-02-14T10:25:00Z" w16du:dateUtc="2025-02-14T15:25:00Z"/>
          <w:b/>
          <w:bCs/>
          <w:sz w:val="18"/>
          <w:szCs w:val="18"/>
          <w:u w:val="single"/>
        </w:rPr>
      </w:pPr>
      <w:ins w:id="84" w:author="Author" w:date="2025-02-14T10:25:00Z" w16du:dateUtc="2025-02-14T15:25:00Z">
        <w:r w:rsidRPr="006D427E">
          <w:rPr>
            <w:b/>
            <w:bCs/>
            <w:sz w:val="18"/>
            <w:szCs w:val="18"/>
            <w:u w:val="single"/>
          </w:rPr>
          <w:t>(b) after the disclosure becomes disclosed to the public in printed publications through no-fault of Buyer;</w:t>
        </w:r>
      </w:ins>
    </w:p>
    <w:p w14:paraId="6A50A6CE" w14:textId="77777777" w:rsidR="006D427E" w:rsidRPr="006D427E" w:rsidRDefault="006D427E" w:rsidP="006D427E">
      <w:pPr>
        <w:pStyle w:val="AgreementL1"/>
        <w:numPr>
          <w:ilvl w:val="0"/>
          <w:numId w:val="0"/>
        </w:numPr>
        <w:ind w:left="270"/>
        <w:rPr>
          <w:ins w:id="85" w:author="Author" w:date="2025-02-14T10:25:00Z" w16du:dateUtc="2025-02-14T15:25:00Z"/>
          <w:b/>
          <w:bCs/>
          <w:sz w:val="18"/>
          <w:szCs w:val="18"/>
          <w:u w:val="single"/>
        </w:rPr>
      </w:pPr>
      <w:ins w:id="86" w:author="Author" w:date="2025-02-14T10:25:00Z" w16du:dateUtc="2025-02-14T15:25:00Z">
        <w:r w:rsidRPr="006D427E">
          <w:rPr>
            <w:b/>
            <w:bCs/>
            <w:sz w:val="18"/>
            <w:szCs w:val="18"/>
            <w:u w:val="single"/>
          </w:rPr>
          <w:t>(c) Buyer can show by prior written documentation was in its possession at the time of the disclosure and was obtained from a source other than Seller or another party who is not under obligation of confidentiality with respect to such information from Seller;</w:t>
        </w:r>
      </w:ins>
    </w:p>
    <w:p w14:paraId="331C259F" w14:textId="77777777" w:rsidR="006D427E" w:rsidRPr="006D427E" w:rsidRDefault="006D427E" w:rsidP="006D427E">
      <w:pPr>
        <w:pStyle w:val="AgreementL1"/>
        <w:numPr>
          <w:ilvl w:val="0"/>
          <w:numId w:val="0"/>
        </w:numPr>
        <w:ind w:left="270"/>
        <w:rPr>
          <w:ins w:id="87" w:author="Author" w:date="2025-02-14T10:25:00Z" w16du:dateUtc="2025-02-14T15:25:00Z"/>
          <w:b/>
          <w:bCs/>
          <w:sz w:val="18"/>
          <w:szCs w:val="18"/>
          <w:u w:val="single"/>
        </w:rPr>
      </w:pPr>
      <w:ins w:id="88" w:author="Author" w:date="2025-02-14T10:25:00Z" w16du:dateUtc="2025-02-14T15:25:00Z">
        <w:r w:rsidRPr="006D427E">
          <w:rPr>
            <w:b/>
            <w:bCs/>
            <w:sz w:val="18"/>
            <w:szCs w:val="18"/>
            <w:u w:val="single"/>
          </w:rPr>
          <w:t>(d) Buyer can show was subsequently disclosed to it by third parties having no direct or implied obligation to Seller; or</w:t>
        </w:r>
      </w:ins>
    </w:p>
    <w:p w14:paraId="59EE02D2" w14:textId="23FFF3AE" w:rsidR="00A360B0" w:rsidRPr="00F56B79" w:rsidDel="00611070" w:rsidRDefault="006D427E" w:rsidP="006D427E">
      <w:pPr>
        <w:pStyle w:val="AgreementL1"/>
        <w:numPr>
          <w:ilvl w:val="0"/>
          <w:numId w:val="0"/>
        </w:numPr>
        <w:ind w:left="270"/>
        <w:rPr>
          <w:ins w:id="89" w:author="Author" w:date="2025-02-14T09:37:00Z" w16du:dateUtc="2025-02-14T14:37:00Z"/>
          <w:del w:id="90" w:author="Author" w:date="2025-02-14T10:30:00Z" w16du:dateUtc="2025-02-14T15:30:00Z"/>
          <w:b/>
          <w:bCs/>
          <w:sz w:val="18"/>
          <w:szCs w:val="18"/>
          <w:u w:val="single"/>
        </w:rPr>
      </w:pPr>
      <w:ins w:id="91" w:author="Author" w:date="2025-02-14T10:25:00Z" w16du:dateUtc="2025-02-14T15:25:00Z">
        <w:r w:rsidRPr="006D427E">
          <w:rPr>
            <w:b/>
            <w:bCs/>
            <w:sz w:val="18"/>
            <w:szCs w:val="18"/>
            <w:u w:val="single"/>
          </w:rPr>
          <w:t>(e) is subsequently developed by an employee of Buyer who has no access to the TECHNICAL INFORMATION AND KNOW-HOW disclosed by Seller to Buyer.</w:t>
        </w:r>
      </w:ins>
    </w:p>
    <w:bookmarkEnd w:id="26"/>
    <w:p w14:paraId="1D911F9C" w14:textId="63398548" w:rsidR="00164912" w:rsidRPr="00242DE5" w:rsidDel="00611070" w:rsidRDefault="00611070" w:rsidP="00611070">
      <w:pPr>
        <w:pStyle w:val="AgreementL1"/>
        <w:numPr>
          <w:ilvl w:val="0"/>
          <w:numId w:val="0"/>
        </w:numPr>
        <w:rPr>
          <w:del w:id="92" w:author="Author" w:date="2025-02-14T10:30:00Z" w16du:dateUtc="2025-02-14T15:30:00Z"/>
          <w:sz w:val="18"/>
          <w:szCs w:val="18"/>
        </w:rPr>
      </w:pPr>
      <w:ins w:id="93" w:author="Author" w:date="2025-02-14T10:30:00Z" w16du:dateUtc="2025-02-14T15:30:00Z">
        <w:r w:rsidRPr="00242DE5" w:rsidDel="00611070">
          <w:rPr>
            <w:sz w:val="18"/>
            <w:szCs w:val="18"/>
          </w:rPr>
          <w:lastRenderedPageBreak/>
          <w:t xml:space="preserve"> </w:t>
        </w:r>
      </w:ins>
    </w:p>
    <w:p w14:paraId="66F9B607" w14:textId="411C4CD3" w:rsidR="00934126" w:rsidDel="00611070" w:rsidRDefault="00934126" w:rsidP="0049037C">
      <w:pPr>
        <w:pStyle w:val="AgreementL2"/>
        <w:numPr>
          <w:ilvl w:val="0"/>
          <w:numId w:val="0"/>
        </w:numPr>
        <w:ind w:left="1440" w:hanging="720"/>
        <w:rPr>
          <w:del w:id="94" w:author="Author" w:date="2025-02-14T10:30:00Z" w16du:dateUtc="2025-02-14T15:30:00Z"/>
          <w:sz w:val="18"/>
          <w:szCs w:val="18"/>
        </w:rPr>
      </w:pPr>
    </w:p>
    <w:p w14:paraId="1019E6BF" w14:textId="06FDBA17" w:rsidR="0049037C" w:rsidRPr="00242DE5" w:rsidDel="00611070" w:rsidRDefault="0049037C" w:rsidP="00611070">
      <w:pPr>
        <w:pStyle w:val="AgreementL1"/>
        <w:numPr>
          <w:ilvl w:val="0"/>
          <w:numId w:val="0"/>
        </w:numPr>
        <w:rPr>
          <w:del w:id="95" w:author="Author" w:date="2025-02-14T10:30:00Z" w16du:dateUtc="2025-02-14T15:30:00Z"/>
          <w:sz w:val="18"/>
          <w:szCs w:val="18"/>
        </w:rPr>
        <w:sectPr w:rsidR="0049037C" w:rsidRPr="00242DE5" w:rsidDel="00611070" w:rsidSect="00054FC1">
          <w:headerReference w:type="even" r:id="rId17"/>
          <w:headerReference w:type="default" r:id="rId18"/>
          <w:footerReference w:type="even" r:id="rId19"/>
          <w:footerReference w:type="default" r:id="rId20"/>
          <w:headerReference w:type="first" r:id="rId21"/>
          <w:footerReference w:type="first" r:id="rId22"/>
          <w:type w:val="continuous"/>
          <w:pgSz w:w="12240" w:h="15840" w:code="1"/>
          <w:pgMar w:top="720" w:right="720" w:bottom="720" w:left="720" w:header="720" w:footer="720" w:gutter="0"/>
          <w:pgNumType w:start="1" w:chapStyle="1"/>
          <w:cols w:num="2" w:space="180"/>
          <w:docGrid w:linePitch="360"/>
        </w:sectPr>
      </w:pPr>
    </w:p>
    <w:p w14:paraId="16DBD680" w14:textId="26F96CE2" w:rsidR="00503157" w:rsidRPr="00503157" w:rsidRDefault="00503157" w:rsidP="00503157">
      <w:pPr>
        <w:pStyle w:val="BodyText"/>
        <w:keepNext/>
        <w:spacing w:after="120"/>
        <w:ind w:left="-720"/>
        <w:jc w:val="center"/>
        <w:rPr>
          <w:b/>
          <w:bCs/>
          <w:sz w:val="18"/>
          <w:szCs w:val="18"/>
        </w:rPr>
      </w:pPr>
      <w:bookmarkStart w:id="96" w:name="_Hlk157605115"/>
      <w:r w:rsidRPr="00503157">
        <w:rPr>
          <w:b/>
          <w:bCs/>
          <w:sz w:val="18"/>
          <w:szCs w:val="18"/>
        </w:rPr>
        <w:t>[</w:t>
      </w:r>
      <w:r w:rsidRPr="00503157">
        <w:rPr>
          <w:b/>
          <w:bCs/>
          <w:i/>
          <w:iCs/>
          <w:sz w:val="18"/>
          <w:szCs w:val="18"/>
        </w:rPr>
        <w:t>Signature Page(s) to Follow Below</w:t>
      </w:r>
      <w:r w:rsidRPr="00503157">
        <w:rPr>
          <w:b/>
          <w:bCs/>
          <w:sz w:val="18"/>
          <w:szCs w:val="18"/>
        </w:rPr>
        <w:t>]</w:t>
      </w:r>
    </w:p>
    <w:p w14:paraId="49D2DD63" w14:textId="77777777" w:rsidR="00503157" w:rsidRDefault="00503157">
      <w:pPr>
        <w:spacing w:after="0"/>
        <w:jc w:val="left"/>
        <w:rPr>
          <w:sz w:val="18"/>
          <w:szCs w:val="18"/>
          <w:lang w:val="x-none" w:eastAsia="x-none"/>
        </w:rPr>
      </w:pPr>
      <w:r>
        <w:rPr>
          <w:sz w:val="18"/>
          <w:szCs w:val="18"/>
        </w:rPr>
        <w:br w:type="page"/>
      </w:r>
    </w:p>
    <w:p w14:paraId="128F854C" w14:textId="77777777" w:rsidR="00503157" w:rsidRDefault="00503157" w:rsidP="00503157">
      <w:pPr>
        <w:pStyle w:val="BodyText"/>
        <w:keepNext/>
        <w:spacing w:after="120"/>
        <w:ind w:left="-720"/>
        <w:jc w:val="center"/>
        <w:rPr>
          <w:sz w:val="18"/>
          <w:szCs w:val="18"/>
        </w:rPr>
      </w:pPr>
    </w:p>
    <w:p w14:paraId="26C72062" w14:textId="0056A3F0" w:rsidR="00114B96" w:rsidRPr="00242DE5" w:rsidRDefault="00114B96" w:rsidP="00114644">
      <w:pPr>
        <w:pStyle w:val="BodyText"/>
        <w:keepNext/>
        <w:spacing w:after="120"/>
        <w:ind w:left="-720" w:firstLine="720"/>
        <w:rPr>
          <w:sz w:val="18"/>
          <w:szCs w:val="18"/>
        </w:rPr>
      </w:pPr>
      <w:r>
        <w:rPr>
          <w:sz w:val="18"/>
          <w:szCs w:val="18"/>
        </w:rPr>
        <w:t>IN WITNESS WHEREOF, Buyer and Seller have caused this Agreement to be signed by their duly authorized representatives as set forth below.</w:t>
      </w:r>
    </w:p>
    <w:tbl>
      <w:tblPr>
        <w:tblW w:w="0" w:type="auto"/>
        <w:tblInd w:w="108" w:type="dxa"/>
        <w:tblLook w:val="04A0" w:firstRow="1" w:lastRow="0" w:firstColumn="1" w:lastColumn="0" w:noHBand="0" w:noVBand="1"/>
      </w:tblPr>
      <w:tblGrid>
        <w:gridCol w:w="4450"/>
        <w:gridCol w:w="267"/>
        <w:gridCol w:w="4535"/>
      </w:tblGrid>
      <w:tr w:rsidR="00114B96" w:rsidRPr="00242DE5" w14:paraId="2B84331F" w14:textId="77777777" w:rsidTr="001C6BF0">
        <w:tc>
          <w:tcPr>
            <w:tcW w:w="4450" w:type="dxa"/>
            <w:shd w:val="clear" w:color="auto" w:fill="auto"/>
          </w:tcPr>
          <w:p w14:paraId="40320BFE" w14:textId="77777777" w:rsidR="00114B96" w:rsidRPr="00242DE5" w:rsidRDefault="00D46C80" w:rsidP="00114B96">
            <w:pPr>
              <w:keepNext/>
              <w:rPr>
                <w:b/>
                <w:sz w:val="18"/>
                <w:szCs w:val="18"/>
              </w:rPr>
            </w:pPr>
            <w:r w:rsidRPr="00054FC1">
              <w:rPr>
                <w:b/>
                <w:sz w:val="18"/>
                <w:szCs w:val="18"/>
                <w:highlight w:val="yellow"/>
              </w:rPr>
              <w:t>Caterpillar Inc.</w:t>
            </w:r>
          </w:p>
        </w:tc>
        <w:tc>
          <w:tcPr>
            <w:tcW w:w="267" w:type="dxa"/>
            <w:shd w:val="clear" w:color="auto" w:fill="auto"/>
          </w:tcPr>
          <w:p w14:paraId="5B02F88C" w14:textId="77777777" w:rsidR="00114B96" w:rsidRPr="00242DE5" w:rsidRDefault="00114B96" w:rsidP="00114B96">
            <w:pPr>
              <w:keepNext/>
              <w:rPr>
                <w:b/>
                <w:sz w:val="18"/>
                <w:szCs w:val="18"/>
              </w:rPr>
            </w:pPr>
          </w:p>
        </w:tc>
        <w:tc>
          <w:tcPr>
            <w:tcW w:w="4535" w:type="dxa"/>
            <w:shd w:val="clear" w:color="auto" w:fill="auto"/>
          </w:tcPr>
          <w:p w14:paraId="1C05F492" w14:textId="36C01225" w:rsidR="00114B96" w:rsidRPr="00242DE5" w:rsidRDefault="003468FA" w:rsidP="002612CB">
            <w:pPr>
              <w:keepNext/>
              <w:rPr>
                <w:b/>
                <w:sz w:val="18"/>
                <w:szCs w:val="18"/>
              </w:rPr>
            </w:pPr>
            <w:r>
              <w:rPr>
                <w:b/>
                <w:sz w:val="18"/>
                <w:szCs w:val="18"/>
              </w:rPr>
              <w:t>Koops, Inc.</w:t>
            </w:r>
          </w:p>
        </w:tc>
      </w:tr>
      <w:tr w:rsidR="00114B96" w:rsidRPr="00242DE5" w14:paraId="2F46FBE6" w14:textId="77777777" w:rsidTr="001C6BF0">
        <w:tc>
          <w:tcPr>
            <w:tcW w:w="4450" w:type="dxa"/>
            <w:shd w:val="clear" w:color="auto" w:fill="auto"/>
          </w:tcPr>
          <w:p w14:paraId="09A9FAF1" w14:textId="77777777" w:rsidR="00114B96" w:rsidRPr="00242DE5" w:rsidRDefault="00114B96" w:rsidP="00114B96">
            <w:pPr>
              <w:keepNext/>
              <w:tabs>
                <w:tab w:val="right" w:leader="underscore" w:pos="3584"/>
              </w:tabs>
              <w:spacing w:after="120"/>
              <w:rPr>
                <w:sz w:val="18"/>
                <w:szCs w:val="18"/>
                <w:u w:val="single"/>
              </w:rPr>
            </w:pPr>
            <w:r>
              <w:rPr>
                <w:sz w:val="18"/>
                <w:szCs w:val="18"/>
              </w:rPr>
              <w:t>By:</w:t>
            </w:r>
            <w:r>
              <w:rPr>
                <w:sz w:val="18"/>
                <w:szCs w:val="18"/>
              </w:rPr>
              <w:tab/>
            </w:r>
          </w:p>
        </w:tc>
        <w:tc>
          <w:tcPr>
            <w:tcW w:w="267" w:type="dxa"/>
            <w:shd w:val="clear" w:color="auto" w:fill="auto"/>
          </w:tcPr>
          <w:p w14:paraId="590C9863" w14:textId="77777777" w:rsidR="00114B96" w:rsidRPr="00242DE5" w:rsidRDefault="00114B96" w:rsidP="00114B96">
            <w:pPr>
              <w:keepNext/>
              <w:spacing w:after="120"/>
              <w:rPr>
                <w:sz w:val="18"/>
                <w:szCs w:val="18"/>
                <w:u w:val="single"/>
              </w:rPr>
            </w:pPr>
          </w:p>
        </w:tc>
        <w:tc>
          <w:tcPr>
            <w:tcW w:w="4535" w:type="dxa"/>
            <w:shd w:val="clear" w:color="auto" w:fill="auto"/>
          </w:tcPr>
          <w:p w14:paraId="533EE794" w14:textId="77777777" w:rsidR="00114B96" w:rsidRPr="00242DE5" w:rsidRDefault="00114B96" w:rsidP="00114B96">
            <w:pPr>
              <w:keepNext/>
              <w:tabs>
                <w:tab w:val="right" w:leader="underscore" w:pos="3584"/>
              </w:tabs>
              <w:spacing w:after="120"/>
              <w:rPr>
                <w:sz w:val="18"/>
                <w:szCs w:val="18"/>
                <w:u w:val="single"/>
              </w:rPr>
            </w:pPr>
            <w:r>
              <w:rPr>
                <w:sz w:val="18"/>
                <w:szCs w:val="18"/>
              </w:rPr>
              <w:t>By:</w:t>
            </w:r>
            <w:r>
              <w:rPr>
                <w:sz w:val="18"/>
                <w:szCs w:val="18"/>
              </w:rPr>
              <w:tab/>
            </w:r>
          </w:p>
        </w:tc>
      </w:tr>
      <w:tr w:rsidR="00114B96" w:rsidRPr="00242DE5" w14:paraId="23A50E00" w14:textId="77777777" w:rsidTr="001C6BF0">
        <w:tc>
          <w:tcPr>
            <w:tcW w:w="4450" w:type="dxa"/>
            <w:shd w:val="clear" w:color="auto" w:fill="auto"/>
          </w:tcPr>
          <w:p w14:paraId="513A65F1" w14:textId="77777777" w:rsidR="00114B96" w:rsidRPr="00242DE5" w:rsidRDefault="00661E00" w:rsidP="00724C1C">
            <w:pPr>
              <w:tabs>
                <w:tab w:val="right" w:leader="underscore" w:pos="3584"/>
              </w:tabs>
              <w:spacing w:after="120"/>
              <w:jc w:val="left"/>
              <w:rPr>
                <w:sz w:val="18"/>
                <w:szCs w:val="18"/>
                <w:u w:val="single"/>
              </w:rPr>
            </w:pPr>
            <w:r>
              <w:rPr>
                <w:sz w:val="18"/>
                <w:szCs w:val="18"/>
              </w:rPr>
              <w:t>Name:</w:t>
            </w:r>
            <w:r>
              <w:rPr>
                <w:sz w:val="18"/>
                <w:szCs w:val="18"/>
              </w:rPr>
              <w:tab/>
            </w:r>
          </w:p>
        </w:tc>
        <w:tc>
          <w:tcPr>
            <w:tcW w:w="267" w:type="dxa"/>
            <w:shd w:val="clear" w:color="auto" w:fill="auto"/>
          </w:tcPr>
          <w:p w14:paraId="4865C204" w14:textId="77777777" w:rsidR="00114B96" w:rsidRPr="00242DE5" w:rsidRDefault="00114B96" w:rsidP="00114B96">
            <w:pPr>
              <w:spacing w:after="120"/>
              <w:rPr>
                <w:sz w:val="18"/>
                <w:szCs w:val="18"/>
                <w:u w:val="single"/>
              </w:rPr>
            </w:pPr>
          </w:p>
        </w:tc>
        <w:tc>
          <w:tcPr>
            <w:tcW w:w="4535" w:type="dxa"/>
            <w:shd w:val="clear" w:color="auto" w:fill="auto"/>
          </w:tcPr>
          <w:p w14:paraId="02D0E9C6" w14:textId="0D17F15F" w:rsidR="00114B96" w:rsidRPr="00242DE5" w:rsidRDefault="00114B96" w:rsidP="00114B96">
            <w:pPr>
              <w:tabs>
                <w:tab w:val="right" w:leader="underscore" w:pos="3584"/>
              </w:tabs>
              <w:spacing w:after="120"/>
              <w:rPr>
                <w:sz w:val="18"/>
                <w:szCs w:val="18"/>
                <w:u w:val="single"/>
              </w:rPr>
            </w:pPr>
            <w:r>
              <w:rPr>
                <w:sz w:val="18"/>
                <w:szCs w:val="18"/>
              </w:rPr>
              <w:t>Name:</w:t>
            </w:r>
            <w:r w:rsidR="00A477C0">
              <w:rPr>
                <w:sz w:val="18"/>
                <w:szCs w:val="18"/>
              </w:rPr>
              <w:t xml:space="preserve">     Paul J. Brinks</w:t>
            </w:r>
            <w:r>
              <w:rPr>
                <w:sz w:val="18"/>
                <w:szCs w:val="18"/>
              </w:rPr>
              <w:tab/>
            </w:r>
          </w:p>
        </w:tc>
      </w:tr>
      <w:tr w:rsidR="00114B96" w:rsidRPr="00242DE5" w14:paraId="2EAF6B45" w14:textId="77777777" w:rsidTr="001C6BF0">
        <w:tc>
          <w:tcPr>
            <w:tcW w:w="4450" w:type="dxa"/>
            <w:shd w:val="clear" w:color="auto" w:fill="auto"/>
          </w:tcPr>
          <w:p w14:paraId="0E16CAE8" w14:textId="77777777" w:rsidR="00114B96" w:rsidRPr="00242DE5" w:rsidRDefault="00114B96" w:rsidP="00765FC6">
            <w:pPr>
              <w:tabs>
                <w:tab w:val="right" w:leader="underscore" w:pos="3584"/>
              </w:tabs>
              <w:spacing w:after="120"/>
              <w:jc w:val="left"/>
              <w:rPr>
                <w:sz w:val="18"/>
                <w:szCs w:val="18"/>
                <w:u w:val="single"/>
              </w:rPr>
            </w:pPr>
            <w:r>
              <w:rPr>
                <w:sz w:val="18"/>
                <w:szCs w:val="18"/>
              </w:rPr>
              <w:t xml:space="preserve">Title:  </w:t>
            </w:r>
            <w:r>
              <w:rPr>
                <w:sz w:val="18"/>
                <w:szCs w:val="18"/>
              </w:rPr>
              <w:tab/>
            </w:r>
          </w:p>
        </w:tc>
        <w:tc>
          <w:tcPr>
            <w:tcW w:w="267" w:type="dxa"/>
            <w:shd w:val="clear" w:color="auto" w:fill="auto"/>
          </w:tcPr>
          <w:p w14:paraId="1B72D38A" w14:textId="77777777" w:rsidR="00114B96" w:rsidRPr="00242DE5" w:rsidRDefault="00114B96" w:rsidP="00114B96">
            <w:pPr>
              <w:spacing w:after="120"/>
              <w:rPr>
                <w:sz w:val="18"/>
                <w:szCs w:val="18"/>
                <w:u w:val="single"/>
              </w:rPr>
            </w:pPr>
          </w:p>
        </w:tc>
        <w:tc>
          <w:tcPr>
            <w:tcW w:w="4535" w:type="dxa"/>
            <w:shd w:val="clear" w:color="auto" w:fill="auto"/>
          </w:tcPr>
          <w:p w14:paraId="1F2A23E3" w14:textId="0F68AFCC" w:rsidR="00114B96" w:rsidRPr="00242DE5" w:rsidRDefault="00114B96" w:rsidP="00114B96">
            <w:pPr>
              <w:tabs>
                <w:tab w:val="right" w:leader="underscore" w:pos="3584"/>
              </w:tabs>
              <w:spacing w:after="120"/>
              <w:rPr>
                <w:sz w:val="18"/>
                <w:szCs w:val="18"/>
                <w:u w:val="single"/>
              </w:rPr>
            </w:pPr>
            <w:r>
              <w:rPr>
                <w:sz w:val="18"/>
                <w:szCs w:val="18"/>
              </w:rPr>
              <w:t>Title:</w:t>
            </w:r>
            <w:r w:rsidR="00A477C0">
              <w:rPr>
                <w:sz w:val="18"/>
                <w:szCs w:val="18"/>
              </w:rPr>
              <w:t xml:space="preserve">       President</w:t>
            </w:r>
            <w:r>
              <w:rPr>
                <w:sz w:val="18"/>
                <w:szCs w:val="18"/>
              </w:rPr>
              <w:tab/>
            </w:r>
          </w:p>
        </w:tc>
      </w:tr>
      <w:bookmarkEnd w:id="96"/>
    </w:tbl>
    <w:p w14:paraId="70814981" w14:textId="77777777" w:rsidR="009317D1" w:rsidRDefault="009317D1" w:rsidP="00054FC1">
      <w:pPr>
        <w:rPr>
          <w:sz w:val="24"/>
        </w:rPr>
      </w:pPr>
    </w:p>
    <w:sectPr w:rsidR="009317D1" w:rsidSect="00410928">
      <w:headerReference w:type="default" r:id="rId23"/>
      <w:footerReference w:type="even" r:id="rId24"/>
      <w:footerReference w:type="default" r:id="rId25"/>
      <w:footerReference w:type="first" r:id="rId26"/>
      <w:type w:val="continuous"/>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5CABB" w14:textId="77777777" w:rsidR="0075738F" w:rsidRDefault="0075738F">
      <w:r>
        <w:separator/>
      </w:r>
    </w:p>
    <w:p w14:paraId="2B3F55DB" w14:textId="77777777" w:rsidR="0075738F" w:rsidRDefault="0075738F"/>
  </w:endnote>
  <w:endnote w:type="continuationSeparator" w:id="0">
    <w:p w14:paraId="607F3A08" w14:textId="77777777" w:rsidR="0075738F" w:rsidRDefault="0075738F">
      <w:r>
        <w:continuationSeparator/>
      </w:r>
    </w:p>
    <w:p w14:paraId="0BE22AD0" w14:textId="77777777" w:rsidR="0075738F" w:rsidRDefault="0075738F"/>
  </w:endnote>
  <w:endnote w:type="continuationNotice" w:id="1">
    <w:p w14:paraId="20DB4C3D" w14:textId="77777777" w:rsidR="0075738F" w:rsidRDefault="0075738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88FCA" w14:textId="5D61E517" w:rsidR="0033485D" w:rsidRDefault="0033485D">
    <w:pPr>
      <w:pStyle w:val="Footer"/>
    </w:pPr>
    <w:r>
      <w:rPr>
        <w:noProof/>
      </w:rPr>
      <mc:AlternateContent>
        <mc:Choice Requires="wps">
          <w:drawing>
            <wp:anchor distT="0" distB="0" distL="0" distR="0" simplePos="0" relativeHeight="251659264" behindDoc="0" locked="0" layoutInCell="1" allowOverlap="1" wp14:anchorId="0F9E7927" wp14:editId="4120046B">
              <wp:simplePos x="635" y="635"/>
              <wp:positionH relativeFrom="page">
                <wp:align>left</wp:align>
              </wp:positionH>
              <wp:positionV relativeFrom="page">
                <wp:align>bottom</wp:align>
              </wp:positionV>
              <wp:extent cx="1828800" cy="345440"/>
              <wp:effectExtent l="0" t="0" r="0" b="0"/>
              <wp:wrapNone/>
              <wp:docPr id="910193838" name="Text Box 2" descr="Caterpillar: Confidential Gree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28800" cy="345440"/>
                      </a:xfrm>
                      <a:prstGeom prst="rect">
                        <a:avLst/>
                      </a:prstGeom>
                      <a:noFill/>
                      <a:ln>
                        <a:noFill/>
                      </a:ln>
                    </wps:spPr>
                    <wps:txbx>
                      <w:txbxContent>
                        <w:p w14:paraId="3B266D09" w14:textId="4C31D2A0" w:rsidR="0033485D" w:rsidRPr="0033485D" w:rsidRDefault="0033485D" w:rsidP="0033485D">
                          <w:pPr>
                            <w:spacing w:after="0"/>
                            <w:rPr>
                              <w:rFonts w:ascii="Calibri" w:eastAsia="Calibri" w:hAnsi="Calibri" w:cs="Calibri"/>
                              <w:noProof/>
                              <w:color w:val="737373"/>
                              <w:sz w:val="20"/>
                              <w:szCs w:val="20"/>
                            </w:rPr>
                          </w:pPr>
                          <w:r w:rsidRPr="0033485D">
                            <w:rPr>
                              <w:rFonts w:ascii="Calibri" w:eastAsia="Calibri" w:hAnsi="Calibri" w:cs="Calibri"/>
                              <w:noProof/>
                              <w:color w:val="737373"/>
                              <w:sz w:val="20"/>
                              <w:szCs w:val="20"/>
                            </w:rPr>
                            <w:t>Caterpillar: Confidential Green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F9E7927" id="_x0000_t202" coordsize="21600,21600" o:spt="202" path="m,l,21600r21600,l21600,xe">
              <v:stroke joinstyle="miter"/>
              <v:path gradientshapeok="t" o:connecttype="rect"/>
            </v:shapetype>
            <v:shape id="Text Box 2" o:spid="_x0000_s1026" type="#_x0000_t202" alt="Caterpillar: Confidential Green" style="position:absolute;left:0;text-align:left;margin-left:0;margin-top:0;width:2in;height:27.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" filled="f" stroked="f">
              <v:textbox style="mso-fit-shape-to-text:t" inset="20pt,0,0,15pt">
                <w:txbxContent>
                  <w:p w14:paraId="3B266D09" w14:textId="4C31D2A0" w:rsidR="0033485D" w:rsidRPr="0033485D" w:rsidRDefault="0033485D" w:rsidP="0033485D">
                    <w:pPr>
                      <w:spacing w:after="0"/>
                      <w:rPr>
                        <w:rFonts w:ascii="Calibri" w:eastAsia="Calibri" w:hAnsi="Calibri" w:cs="Calibri"/>
                        <w:noProof/>
                        <w:color w:val="737373"/>
                        <w:sz w:val="20"/>
                        <w:szCs w:val="20"/>
                      </w:rPr>
                    </w:pPr>
                    <w:r w:rsidRPr="0033485D">
                      <w:rPr>
                        <w:rFonts w:ascii="Calibri" w:eastAsia="Calibri" w:hAnsi="Calibri" w:cs="Calibri"/>
                        <w:noProof/>
                        <w:color w:val="737373"/>
                        <w:sz w:val="20"/>
                        <w:szCs w:val="20"/>
                      </w:rPr>
                      <w:t>Caterpillar: Confidential Green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3B3F4" w14:textId="7EE1DA71" w:rsidR="00354BC3" w:rsidRPr="00354BC3" w:rsidRDefault="0033485D" w:rsidP="00AC2839">
    <w:pPr>
      <w:pStyle w:val="Footer"/>
      <w:spacing w:after="0"/>
      <w:jc w:val="center"/>
      <w:rPr>
        <w:sz w:val="18"/>
        <w:szCs w:val="18"/>
      </w:rPr>
    </w:pPr>
    <w:r>
      <w:rPr>
        <w:noProof/>
        <w:sz w:val="18"/>
        <w:szCs w:val="18"/>
      </w:rPr>
      <mc:AlternateContent>
        <mc:Choice Requires="wps">
          <w:drawing>
            <wp:anchor distT="0" distB="0" distL="0" distR="0" simplePos="0" relativeHeight="251660288" behindDoc="0" locked="0" layoutInCell="1" allowOverlap="1" wp14:anchorId="39861BB6" wp14:editId="7AB9F407">
              <wp:simplePos x="635" y="635"/>
              <wp:positionH relativeFrom="page">
                <wp:align>left</wp:align>
              </wp:positionH>
              <wp:positionV relativeFrom="page">
                <wp:align>bottom</wp:align>
              </wp:positionV>
              <wp:extent cx="1828800" cy="345440"/>
              <wp:effectExtent l="0" t="0" r="0" b="0"/>
              <wp:wrapNone/>
              <wp:docPr id="1205096501" name="Text Box 3" descr="Caterpillar: Confidential Gree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28800" cy="345440"/>
                      </a:xfrm>
                      <a:prstGeom prst="rect">
                        <a:avLst/>
                      </a:prstGeom>
                      <a:noFill/>
                      <a:ln>
                        <a:noFill/>
                      </a:ln>
                    </wps:spPr>
                    <wps:txbx>
                      <w:txbxContent>
                        <w:p w14:paraId="3AD8E9DF" w14:textId="2E90E4C2" w:rsidR="0033485D" w:rsidRPr="0033485D" w:rsidRDefault="0033485D" w:rsidP="0033485D">
                          <w:pPr>
                            <w:spacing w:after="0"/>
                            <w:rPr>
                              <w:rFonts w:ascii="Calibri" w:eastAsia="Calibri" w:hAnsi="Calibri" w:cs="Calibri"/>
                              <w:noProof/>
                              <w:color w:val="737373"/>
                              <w:sz w:val="20"/>
                              <w:szCs w:val="20"/>
                            </w:rPr>
                          </w:pPr>
                          <w:r w:rsidRPr="0033485D">
                            <w:rPr>
                              <w:rFonts w:ascii="Calibri" w:eastAsia="Calibri" w:hAnsi="Calibri" w:cs="Calibri"/>
                              <w:noProof/>
                              <w:color w:val="737373"/>
                              <w:sz w:val="20"/>
                              <w:szCs w:val="20"/>
                            </w:rPr>
                            <w:t>Caterpillar: Confidential Green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9861BB6" id="_x0000_t202" coordsize="21600,21600" o:spt="202" path="m,l,21600r21600,l21600,xe">
              <v:stroke joinstyle="miter"/>
              <v:path gradientshapeok="t" o:connecttype="rect"/>
            </v:shapetype>
            <v:shape id="Text Box 3" o:spid="_x0000_s1027" type="#_x0000_t202" alt="Caterpillar: Confidential Green" style="position:absolute;left:0;text-align:left;margin-left:0;margin-top:0;width:2in;height:27.2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" filled="f" stroked="f">
              <v:textbox style="mso-fit-shape-to-text:t" inset="20pt,0,0,15pt">
                <w:txbxContent>
                  <w:p w14:paraId="3AD8E9DF" w14:textId="2E90E4C2" w:rsidR="0033485D" w:rsidRPr="0033485D" w:rsidRDefault="0033485D" w:rsidP="0033485D">
                    <w:pPr>
                      <w:spacing w:after="0"/>
                      <w:rPr>
                        <w:rFonts w:ascii="Calibri" w:eastAsia="Calibri" w:hAnsi="Calibri" w:cs="Calibri"/>
                        <w:noProof/>
                        <w:color w:val="737373"/>
                        <w:sz w:val="20"/>
                        <w:szCs w:val="20"/>
                      </w:rPr>
                    </w:pPr>
                    <w:r w:rsidRPr="0033485D">
                      <w:rPr>
                        <w:rFonts w:ascii="Calibri" w:eastAsia="Calibri" w:hAnsi="Calibri" w:cs="Calibri"/>
                        <w:noProof/>
                        <w:color w:val="737373"/>
                        <w:sz w:val="20"/>
                        <w:szCs w:val="20"/>
                      </w:rPr>
                      <w:t>Caterpillar: Confidential Green</w:t>
                    </w:r>
                  </w:p>
                </w:txbxContent>
              </v:textbox>
              <w10:wrap anchorx="page" anchory="page"/>
            </v:shape>
          </w:pict>
        </mc:Fallback>
      </mc:AlternateContent>
    </w:r>
    <w:sdt>
      <w:sdtPr>
        <w:rPr>
          <w:sz w:val="18"/>
          <w:szCs w:val="18"/>
        </w:rPr>
        <w:id w:val="432559562"/>
        <w:docPartObj>
          <w:docPartGallery w:val="Page Numbers (Bottom of Page)"/>
          <w:docPartUnique/>
        </w:docPartObj>
      </w:sdtPr>
      <w:sdtContent>
        <w:sdt>
          <w:sdtPr>
            <w:rPr>
              <w:sz w:val="18"/>
              <w:szCs w:val="18"/>
            </w:rPr>
            <w:id w:val="1728636285"/>
            <w:docPartObj>
              <w:docPartGallery w:val="Page Numbers (Top of Page)"/>
              <w:docPartUnique/>
            </w:docPartObj>
          </w:sdtPr>
          <w:sdtContent>
            <w:r w:rsidR="00354BC3" w:rsidRPr="00354BC3">
              <w:rPr>
                <w:sz w:val="18"/>
                <w:szCs w:val="18"/>
              </w:rPr>
              <w:t xml:space="preserve">Page </w:t>
            </w:r>
            <w:r w:rsidR="00354BC3" w:rsidRPr="00354BC3">
              <w:rPr>
                <w:b/>
                <w:bCs/>
                <w:sz w:val="18"/>
                <w:szCs w:val="18"/>
              </w:rPr>
              <w:fldChar w:fldCharType="begin"/>
            </w:r>
            <w:r w:rsidR="00354BC3" w:rsidRPr="00354BC3">
              <w:rPr>
                <w:b/>
                <w:bCs/>
                <w:sz w:val="18"/>
                <w:szCs w:val="18"/>
              </w:rPr>
              <w:instrText xml:space="preserve"> PAGE </w:instrText>
            </w:r>
            <w:r w:rsidR="00354BC3" w:rsidRPr="00354BC3">
              <w:rPr>
                <w:b/>
                <w:bCs/>
                <w:sz w:val="18"/>
                <w:szCs w:val="18"/>
              </w:rPr>
              <w:fldChar w:fldCharType="separate"/>
            </w:r>
            <w:r w:rsidR="00354BC3" w:rsidRPr="00354BC3">
              <w:rPr>
                <w:b/>
                <w:bCs/>
                <w:noProof/>
                <w:sz w:val="18"/>
                <w:szCs w:val="18"/>
              </w:rPr>
              <w:t>2</w:t>
            </w:r>
            <w:r w:rsidR="00354BC3" w:rsidRPr="00354BC3">
              <w:rPr>
                <w:b/>
                <w:bCs/>
                <w:sz w:val="18"/>
                <w:szCs w:val="18"/>
              </w:rPr>
              <w:fldChar w:fldCharType="end"/>
            </w:r>
            <w:r w:rsidR="00354BC3" w:rsidRPr="00354BC3">
              <w:rPr>
                <w:sz w:val="18"/>
                <w:szCs w:val="18"/>
              </w:rPr>
              <w:t xml:space="preserve"> of </w:t>
            </w:r>
            <w:r w:rsidR="00354BC3" w:rsidRPr="00354BC3">
              <w:rPr>
                <w:b/>
                <w:bCs/>
                <w:sz w:val="18"/>
                <w:szCs w:val="18"/>
              </w:rPr>
              <w:fldChar w:fldCharType="begin"/>
            </w:r>
            <w:r w:rsidR="00354BC3" w:rsidRPr="00354BC3">
              <w:rPr>
                <w:b/>
                <w:bCs/>
                <w:sz w:val="18"/>
                <w:szCs w:val="18"/>
              </w:rPr>
              <w:instrText xml:space="preserve"> NUMPAGES  </w:instrText>
            </w:r>
            <w:r w:rsidR="00354BC3" w:rsidRPr="00354BC3">
              <w:rPr>
                <w:b/>
                <w:bCs/>
                <w:sz w:val="18"/>
                <w:szCs w:val="18"/>
              </w:rPr>
              <w:fldChar w:fldCharType="separate"/>
            </w:r>
            <w:r w:rsidR="00354BC3" w:rsidRPr="00354BC3">
              <w:rPr>
                <w:b/>
                <w:bCs/>
                <w:noProof/>
                <w:sz w:val="18"/>
                <w:szCs w:val="18"/>
              </w:rPr>
              <w:t>2</w:t>
            </w:r>
            <w:r w:rsidR="00354BC3" w:rsidRPr="00354BC3">
              <w:rPr>
                <w:b/>
                <w:bCs/>
                <w:sz w:val="18"/>
                <w:szCs w:val="18"/>
              </w:rPr>
              <w:fldChar w:fldCharType="end"/>
            </w:r>
          </w:sdtContent>
        </w:sdt>
      </w:sdtContent>
    </w:sdt>
  </w:p>
  <w:p w14:paraId="7D2F4286" w14:textId="77777777" w:rsidR="00354BC3" w:rsidRPr="00AF7826" w:rsidRDefault="00354BC3" w:rsidP="00354BC3">
    <w:pPr>
      <w:spacing w:after="0"/>
      <w:ind w:left="270"/>
      <w:jc w:val="left"/>
      <w:rPr>
        <w:rFonts w:eastAsia="Malgun Gothic"/>
        <w:sz w:val="16"/>
        <w:szCs w:val="16"/>
      </w:rPr>
    </w:pPr>
    <w:r>
      <w:rPr>
        <w:rFonts w:eastAsia="Malgun Gothic"/>
        <w:sz w:val="16"/>
        <w:szCs w:val="16"/>
      </w:rPr>
      <w:t xml:space="preserve">Caterpillar File Number: </w:t>
    </w:r>
    <w:r>
      <w:rPr>
        <w:sz w:val="16"/>
        <w:szCs w:val="16"/>
      </w:rPr>
      <w:t>[</w:t>
    </w:r>
    <w:r w:rsidRPr="00926707">
      <w:rPr>
        <w:sz w:val="16"/>
        <w:szCs w:val="16"/>
        <w:highlight w:val="yellow"/>
      </w:rPr>
      <w:t>Legal to insert</w:t>
    </w:r>
    <w:r>
      <w:rPr>
        <w:sz w:val="16"/>
        <w:szCs w:val="16"/>
      </w:rPr>
      <w:t>]</w:t>
    </w:r>
  </w:p>
  <w:p w14:paraId="19181075" w14:textId="77777777" w:rsidR="00354BC3" w:rsidRPr="00AF7826" w:rsidRDefault="00354BC3" w:rsidP="00354BC3">
    <w:pPr>
      <w:spacing w:after="0"/>
      <w:ind w:left="270"/>
      <w:rPr>
        <w:rFonts w:eastAsia="Malgun Gothic"/>
        <w:sz w:val="16"/>
        <w:szCs w:val="16"/>
      </w:rPr>
    </w:pPr>
    <w:r>
      <w:rPr>
        <w:rFonts w:eastAsia="Malgun Gothic"/>
        <w:sz w:val="16"/>
        <w:szCs w:val="16"/>
      </w:rPr>
      <w:t xml:space="preserve">Document Number: </w:t>
    </w:r>
    <w:r>
      <w:rPr>
        <w:sz w:val="16"/>
        <w:szCs w:val="16"/>
      </w:rPr>
      <w:t>[</w:t>
    </w:r>
    <w:r w:rsidRPr="00926707">
      <w:rPr>
        <w:sz w:val="16"/>
        <w:szCs w:val="16"/>
        <w:highlight w:val="yellow"/>
      </w:rPr>
      <w:t>Legal to insert</w:t>
    </w:r>
    <w:r>
      <w:rPr>
        <w:sz w:val="16"/>
        <w:szCs w:val="16"/>
      </w:rPr>
      <w:t>]</w:t>
    </w:r>
  </w:p>
  <w:p w14:paraId="7F9C19BD" w14:textId="17A4FAFD" w:rsidR="00F274FD" w:rsidRPr="00354BC3" w:rsidRDefault="00354BC3" w:rsidP="00354BC3">
    <w:pPr>
      <w:pStyle w:val="Footer1"/>
      <w:tabs>
        <w:tab w:val="clear" w:pos="8640"/>
        <w:tab w:val="right" w:pos="9540"/>
      </w:tabs>
      <w:ind w:left="270"/>
      <w:rPr>
        <w:rStyle w:val="PageNumber"/>
        <w:sz w:val="16"/>
        <w:szCs w:val="16"/>
      </w:rPr>
    </w:pPr>
    <w:r>
      <w:rPr>
        <w:rFonts w:eastAsia="Malgun Gothic"/>
        <w:sz w:val="16"/>
        <w:szCs w:val="16"/>
        <w:lang w:val="en-US" w:eastAsia="en-US"/>
      </w:rPr>
      <w:t xml:space="preserve">Caterpillar Draft: [Template of July 1, 2024, no. </w:t>
    </w:r>
    <w:r w:rsidR="00395DCF">
      <w:rPr>
        <w:rFonts w:eastAsia="Malgun Gothic"/>
        <w:sz w:val="16"/>
        <w:szCs w:val="16"/>
        <w:lang w:val="en-US" w:eastAsia="en-US"/>
      </w:rPr>
      <w:t>9342230</w:t>
    </w:r>
    <w:r>
      <w:rPr>
        <w:rFonts w:eastAsia="Malgun Gothic"/>
        <w:sz w:val="16"/>
        <w:szCs w:val="16"/>
        <w:lang w:val="en-US" w:eastAsia="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2D179" w14:textId="7009714C" w:rsidR="0033485D" w:rsidRDefault="0033485D">
    <w:pPr>
      <w:pStyle w:val="Footer"/>
    </w:pPr>
    <w:r>
      <w:rPr>
        <w:noProof/>
      </w:rPr>
      <mc:AlternateContent>
        <mc:Choice Requires="wps">
          <w:drawing>
            <wp:anchor distT="0" distB="0" distL="0" distR="0" simplePos="0" relativeHeight="251658240" behindDoc="0" locked="0" layoutInCell="1" allowOverlap="1" wp14:anchorId="354C5CCF" wp14:editId="7970B73F">
              <wp:simplePos x="635" y="635"/>
              <wp:positionH relativeFrom="page">
                <wp:align>left</wp:align>
              </wp:positionH>
              <wp:positionV relativeFrom="page">
                <wp:align>bottom</wp:align>
              </wp:positionV>
              <wp:extent cx="1828800" cy="345440"/>
              <wp:effectExtent l="0" t="0" r="0" b="0"/>
              <wp:wrapNone/>
              <wp:docPr id="1821985671" name="Text Box 1" descr="Caterpillar: Confidential Gree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28800" cy="345440"/>
                      </a:xfrm>
                      <a:prstGeom prst="rect">
                        <a:avLst/>
                      </a:prstGeom>
                      <a:noFill/>
                      <a:ln>
                        <a:noFill/>
                      </a:ln>
                    </wps:spPr>
                    <wps:txbx>
                      <w:txbxContent>
                        <w:p w14:paraId="55E23F61" w14:textId="63A64986" w:rsidR="0033485D" w:rsidRPr="0033485D" w:rsidRDefault="0033485D" w:rsidP="0033485D">
                          <w:pPr>
                            <w:spacing w:after="0"/>
                            <w:rPr>
                              <w:rFonts w:ascii="Calibri" w:eastAsia="Calibri" w:hAnsi="Calibri" w:cs="Calibri"/>
                              <w:noProof/>
                              <w:color w:val="737373"/>
                              <w:sz w:val="20"/>
                              <w:szCs w:val="20"/>
                            </w:rPr>
                          </w:pPr>
                          <w:r w:rsidRPr="0033485D">
                            <w:rPr>
                              <w:rFonts w:ascii="Calibri" w:eastAsia="Calibri" w:hAnsi="Calibri" w:cs="Calibri"/>
                              <w:noProof/>
                              <w:color w:val="737373"/>
                              <w:sz w:val="20"/>
                              <w:szCs w:val="20"/>
                            </w:rPr>
                            <w:t>Caterpillar: Confidential Green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54C5CCF" id="_x0000_t202" coordsize="21600,21600" o:spt="202" path="m,l,21600r21600,l21600,xe">
              <v:stroke joinstyle="miter"/>
              <v:path gradientshapeok="t" o:connecttype="rect"/>
            </v:shapetype>
            <v:shape id="Text Box 1" o:spid="_x0000_s1028" type="#_x0000_t202" alt="Caterpillar: Confidential Green" style="position:absolute;left:0;text-align:left;margin-left:0;margin-top:0;width:2in;height:27.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" filled="f" stroked="f">
              <v:textbox style="mso-fit-shape-to-text:t" inset="20pt,0,0,15pt">
                <w:txbxContent>
                  <w:p w14:paraId="55E23F61" w14:textId="63A64986" w:rsidR="0033485D" w:rsidRPr="0033485D" w:rsidRDefault="0033485D" w:rsidP="0033485D">
                    <w:pPr>
                      <w:spacing w:after="0"/>
                      <w:rPr>
                        <w:rFonts w:ascii="Calibri" w:eastAsia="Calibri" w:hAnsi="Calibri" w:cs="Calibri"/>
                        <w:noProof/>
                        <w:color w:val="737373"/>
                        <w:sz w:val="20"/>
                        <w:szCs w:val="20"/>
                      </w:rPr>
                    </w:pPr>
                    <w:r w:rsidRPr="0033485D">
                      <w:rPr>
                        <w:rFonts w:ascii="Calibri" w:eastAsia="Calibri" w:hAnsi="Calibri" w:cs="Calibri"/>
                        <w:noProof/>
                        <w:color w:val="737373"/>
                        <w:sz w:val="20"/>
                        <w:szCs w:val="20"/>
                      </w:rPr>
                      <w:t>Caterpillar: Confidential Green</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B2625" w14:textId="06A43CB9" w:rsidR="009317D1" w:rsidRDefault="0033485D">
    <w:pPr>
      <w:rPr>
        <w:sz w:val="24"/>
      </w:rPr>
    </w:pPr>
    <w:r>
      <w:rPr>
        <w:noProof/>
        <w:sz w:val="24"/>
      </w:rPr>
      <mc:AlternateContent>
        <mc:Choice Requires="wps">
          <w:drawing>
            <wp:anchor distT="0" distB="0" distL="0" distR="0" simplePos="0" relativeHeight="251662336" behindDoc="0" locked="0" layoutInCell="1" allowOverlap="1" wp14:anchorId="65BA2E31" wp14:editId="3FE5FA67">
              <wp:simplePos x="635" y="635"/>
              <wp:positionH relativeFrom="page">
                <wp:align>left</wp:align>
              </wp:positionH>
              <wp:positionV relativeFrom="page">
                <wp:align>bottom</wp:align>
              </wp:positionV>
              <wp:extent cx="1828800" cy="345440"/>
              <wp:effectExtent l="0" t="0" r="0" b="0"/>
              <wp:wrapNone/>
              <wp:docPr id="704774871" name="Text Box 5" descr="Caterpillar: Confidential Gree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28800" cy="345440"/>
                      </a:xfrm>
                      <a:prstGeom prst="rect">
                        <a:avLst/>
                      </a:prstGeom>
                      <a:noFill/>
                      <a:ln>
                        <a:noFill/>
                      </a:ln>
                    </wps:spPr>
                    <wps:txbx>
                      <w:txbxContent>
                        <w:p w14:paraId="17F35896" w14:textId="6D9A32A1" w:rsidR="0033485D" w:rsidRPr="0033485D" w:rsidRDefault="0033485D" w:rsidP="0033485D">
                          <w:pPr>
                            <w:spacing w:after="0"/>
                            <w:rPr>
                              <w:rFonts w:ascii="Calibri" w:eastAsia="Calibri" w:hAnsi="Calibri" w:cs="Calibri"/>
                              <w:noProof/>
                              <w:color w:val="737373"/>
                              <w:sz w:val="20"/>
                              <w:szCs w:val="20"/>
                            </w:rPr>
                          </w:pPr>
                          <w:r w:rsidRPr="0033485D">
                            <w:rPr>
                              <w:rFonts w:ascii="Calibri" w:eastAsia="Calibri" w:hAnsi="Calibri" w:cs="Calibri"/>
                              <w:noProof/>
                              <w:color w:val="737373"/>
                              <w:sz w:val="20"/>
                              <w:szCs w:val="20"/>
                            </w:rPr>
                            <w:t>Caterpillar: Confidential Green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5BA2E31" id="_x0000_t202" coordsize="21600,21600" o:spt="202" path="m,l,21600r21600,l21600,xe">
              <v:stroke joinstyle="miter"/>
              <v:path gradientshapeok="t" o:connecttype="rect"/>
            </v:shapetype>
            <v:shape id="Text Box 5" o:spid="_x0000_s1029" type="#_x0000_t202" alt="Caterpillar: Confidential Green" style="position:absolute;left:0;text-align:left;margin-left:0;margin-top:0;width:2in;height:27.2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" filled="f" stroked="f">
              <v:textbox style="mso-fit-shape-to-text:t" inset="20pt,0,0,15pt">
                <w:txbxContent>
                  <w:p w14:paraId="17F35896" w14:textId="6D9A32A1" w:rsidR="0033485D" w:rsidRPr="0033485D" w:rsidRDefault="0033485D" w:rsidP="0033485D">
                    <w:pPr>
                      <w:spacing w:after="0"/>
                      <w:rPr>
                        <w:rFonts w:ascii="Calibri" w:eastAsia="Calibri" w:hAnsi="Calibri" w:cs="Calibri"/>
                        <w:noProof/>
                        <w:color w:val="737373"/>
                        <w:sz w:val="20"/>
                        <w:szCs w:val="20"/>
                      </w:rPr>
                    </w:pPr>
                    <w:r w:rsidRPr="0033485D">
                      <w:rPr>
                        <w:rFonts w:ascii="Calibri" w:eastAsia="Calibri" w:hAnsi="Calibri" w:cs="Calibri"/>
                        <w:noProof/>
                        <w:color w:val="737373"/>
                        <w:sz w:val="20"/>
                        <w:szCs w:val="20"/>
                      </w:rPr>
                      <w:t>Caterpillar: Confidential Green</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790D4" w14:textId="1FBBA2A8" w:rsidR="00AC2839" w:rsidRPr="00AC2839" w:rsidRDefault="0033485D" w:rsidP="00AC2839">
    <w:pPr>
      <w:pStyle w:val="Footer"/>
      <w:spacing w:after="0"/>
      <w:jc w:val="center"/>
      <w:rPr>
        <w:sz w:val="18"/>
        <w:szCs w:val="18"/>
      </w:rPr>
    </w:pPr>
    <w:r>
      <w:rPr>
        <w:noProof/>
        <w:sz w:val="18"/>
        <w:szCs w:val="18"/>
      </w:rPr>
      <mc:AlternateContent>
        <mc:Choice Requires="wps">
          <w:drawing>
            <wp:anchor distT="0" distB="0" distL="0" distR="0" simplePos="0" relativeHeight="251663360" behindDoc="0" locked="0" layoutInCell="1" allowOverlap="1" wp14:anchorId="7C5BB735" wp14:editId="31E050E5">
              <wp:simplePos x="635" y="635"/>
              <wp:positionH relativeFrom="page">
                <wp:align>left</wp:align>
              </wp:positionH>
              <wp:positionV relativeFrom="page">
                <wp:align>bottom</wp:align>
              </wp:positionV>
              <wp:extent cx="1828800" cy="345440"/>
              <wp:effectExtent l="0" t="0" r="0" b="0"/>
              <wp:wrapNone/>
              <wp:docPr id="820854035" name="Text Box 6" descr="Caterpillar: Confidential Gree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28800" cy="345440"/>
                      </a:xfrm>
                      <a:prstGeom prst="rect">
                        <a:avLst/>
                      </a:prstGeom>
                      <a:noFill/>
                      <a:ln>
                        <a:noFill/>
                      </a:ln>
                    </wps:spPr>
                    <wps:txbx>
                      <w:txbxContent>
                        <w:p w14:paraId="6F6FC3E7" w14:textId="2DBB66F6" w:rsidR="0033485D" w:rsidRPr="0033485D" w:rsidRDefault="0033485D" w:rsidP="0033485D">
                          <w:pPr>
                            <w:spacing w:after="0"/>
                            <w:rPr>
                              <w:rFonts w:ascii="Calibri" w:eastAsia="Calibri" w:hAnsi="Calibri" w:cs="Calibri"/>
                              <w:noProof/>
                              <w:color w:val="737373"/>
                              <w:sz w:val="20"/>
                              <w:szCs w:val="20"/>
                            </w:rPr>
                          </w:pPr>
                          <w:r w:rsidRPr="0033485D">
                            <w:rPr>
                              <w:rFonts w:ascii="Calibri" w:eastAsia="Calibri" w:hAnsi="Calibri" w:cs="Calibri"/>
                              <w:noProof/>
                              <w:color w:val="737373"/>
                              <w:sz w:val="20"/>
                              <w:szCs w:val="20"/>
                            </w:rPr>
                            <w:t>Caterpillar: Confidential Green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C5BB735" id="_x0000_t202" coordsize="21600,21600" o:spt="202" path="m,l,21600r21600,l21600,xe">
              <v:stroke joinstyle="miter"/>
              <v:path gradientshapeok="t" o:connecttype="rect"/>
            </v:shapetype>
            <v:shape id="Text Box 6" o:spid="_x0000_s1030" type="#_x0000_t202" alt="Caterpillar: Confidential Green" style="position:absolute;left:0;text-align:left;margin-left:0;margin-top:0;width:2in;height:27.2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" filled="f" stroked="f">
              <v:textbox style="mso-fit-shape-to-text:t" inset="20pt,0,0,15pt">
                <w:txbxContent>
                  <w:p w14:paraId="6F6FC3E7" w14:textId="2DBB66F6" w:rsidR="0033485D" w:rsidRPr="0033485D" w:rsidRDefault="0033485D" w:rsidP="0033485D">
                    <w:pPr>
                      <w:spacing w:after="0"/>
                      <w:rPr>
                        <w:rFonts w:ascii="Calibri" w:eastAsia="Calibri" w:hAnsi="Calibri" w:cs="Calibri"/>
                        <w:noProof/>
                        <w:color w:val="737373"/>
                        <w:sz w:val="20"/>
                        <w:szCs w:val="20"/>
                      </w:rPr>
                    </w:pPr>
                    <w:r w:rsidRPr="0033485D">
                      <w:rPr>
                        <w:rFonts w:ascii="Calibri" w:eastAsia="Calibri" w:hAnsi="Calibri" w:cs="Calibri"/>
                        <w:noProof/>
                        <w:color w:val="737373"/>
                        <w:sz w:val="20"/>
                        <w:szCs w:val="20"/>
                      </w:rPr>
                      <w:t>Caterpillar: Confidential Green</w:t>
                    </w:r>
                  </w:p>
                </w:txbxContent>
              </v:textbox>
              <w10:wrap anchorx="page" anchory="page"/>
            </v:shape>
          </w:pict>
        </mc:Fallback>
      </mc:AlternateContent>
    </w:r>
    <w:sdt>
      <w:sdtPr>
        <w:rPr>
          <w:sz w:val="18"/>
          <w:szCs w:val="18"/>
        </w:rPr>
        <w:id w:val="-1884171994"/>
        <w:docPartObj>
          <w:docPartGallery w:val="Page Numbers (Bottom of Page)"/>
          <w:docPartUnique/>
        </w:docPartObj>
      </w:sdtPr>
      <w:sdtContent>
        <w:sdt>
          <w:sdtPr>
            <w:rPr>
              <w:sz w:val="18"/>
              <w:szCs w:val="18"/>
            </w:rPr>
            <w:id w:val="-888343790"/>
            <w:docPartObj>
              <w:docPartGallery w:val="Page Numbers (Top of Page)"/>
              <w:docPartUnique/>
            </w:docPartObj>
          </w:sdtPr>
          <w:sdtContent>
            <w:r w:rsidR="00AC2839" w:rsidRPr="00AC2839">
              <w:rPr>
                <w:sz w:val="18"/>
                <w:szCs w:val="18"/>
              </w:rPr>
              <w:t xml:space="preserve">Page </w:t>
            </w:r>
            <w:r w:rsidR="00AC2839" w:rsidRPr="00AC2839">
              <w:rPr>
                <w:b/>
                <w:bCs/>
                <w:sz w:val="18"/>
                <w:szCs w:val="18"/>
              </w:rPr>
              <w:fldChar w:fldCharType="begin"/>
            </w:r>
            <w:r w:rsidR="00AC2839" w:rsidRPr="00AC2839">
              <w:rPr>
                <w:b/>
                <w:bCs/>
                <w:sz w:val="18"/>
                <w:szCs w:val="18"/>
              </w:rPr>
              <w:instrText xml:space="preserve"> PAGE </w:instrText>
            </w:r>
            <w:r w:rsidR="00AC2839" w:rsidRPr="00AC2839">
              <w:rPr>
                <w:b/>
                <w:bCs/>
                <w:sz w:val="18"/>
                <w:szCs w:val="18"/>
              </w:rPr>
              <w:fldChar w:fldCharType="separate"/>
            </w:r>
            <w:r w:rsidR="00AC2839" w:rsidRPr="00AC2839">
              <w:rPr>
                <w:b/>
                <w:bCs/>
                <w:noProof/>
                <w:sz w:val="18"/>
                <w:szCs w:val="18"/>
              </w:rPr>
              <w:t>2</w:t>
            </w:r>
            <w:r w:rsidR="00AC2839" w:rsidRPr="00AC2839">
              <w:rPr>
                <w:b/>
                <w:bCs/>
                <w:sz w:val="18"/>
                <w:szCs w:val="18"/>
              </w:rPr>
              <w:fldChar w:fldCharType="end"/>
            </w:r>
            <w:r w:rsidR="00AC2839" w:rsidRPr="00AC2839">
              <w:rPr>
                <w:sz w:val="18"/>
                <w:szCs w:val="18"/>
              </w:rPr>
              <w:t xml:space="preserve"> of </w:t>
            </w:r>
            <w:r w:rsidR="00AC2839" w:rsidRPr="00AC2839">
              <w:rPr>
                <w:b/>
                <w:bCs/>
                <w:sz w:val="18"/>
                <w:szCs w:val="18"/>
              </w:rPr>
              <w:fldChar w:fldCharType="begin"/>
            </w:r>
            <w:r w:rsidR="00AC2839" w:rsidRPr="00AC2839">
              <w:rPr>
                <w:b/>
                <w:bCs/>
                <w:sz w:val="18"/>
                <w:szCs w:val="18"/>
              </w:rPr>
              <w:instrText xml:space="preserve"> NUMPAGES  </w:instrText>
            </w:r>
            <w:r w:rsidR="00AC2839" w:rsidRPr="00AC2839">
              <w:rPr>
                <w:b/>
                <w:bCs/>
                <w:sz w:val="18"/>
                <w:szCs w:val="18"/>
              </w:rPr>
              <w:fldChar w:fldCharType="separate"/>
            </w:r>
            <w:r w:rsidR="00AC2839" w:rsidRPr="00AC2839">
              <w:rPr>
                <w:b/>
                <w:bCs/>
                <w:noProof/>
                <w:sz w:val="18"/>
                <w:szCs w:val="18"/>
              </w:rPr>
              <w:t>2</w:t>
            </w:r>
            <w:r w:rsidR="00AC2839" w:rsidRPr="00AC2839">
              <w:rPr>
                <w:b/>
                <w:bCs/>
                <w:sz w:val="18"/>
                <w:szCs w:val="18"/>
              </w:rPr>
              <w:fldChar w:fldCharType="end"/>
            </w:r>
          </w:sdtContent>
        </w:sdt>
      </w:sdtContent>
    </w:sdt>
  </w:p>
  <w:p w14:paraId="12A2CCB2" w14:textId="77777777" w:rsidR="00AC2839" w:rsidRPr="00AF7826" w:rsidRDefault="00AC2839" w:rsidP="00AC2839">
    <w:pPr>
      <w:spacing w:after="0"/>
      <w:ind w:left="270"/>
      <w:jc w:val="left"/>
      <w:rPr>
        <w:rFonts w:eastAsia="Malgun Gothic"/>
        <w:sz w:val="16"/>
        <w:szCs w:val="16"/>
      </w:rPr>
    </w:pPr>
    <w:r>
      <w:rPr>
        <w:rFonts w:eastAsia="Malgun Gothic"/>
        <w:sz w:val="16"/>
        <w:szCs w:val="16"/>
      </w:rPr>
      <w:t xml:space="preserve">Caterpillar File Number: </w:t>
    </w:r>
    <w:r>
      <w:rPr>
        <w:sz w:val="16"/>
        <w:szCs w:val="16"/>
      </w:rPr>
      <w:t>[</w:t>
    </w:r>
    <w:r w:rsidRPr="00926707">
      <w:rPr>
        <w:sz w:val="16"/>
        <w:szCs w:val="16"/>
        <w:highlight w:val="yellow"/>
      </w:rPr>
      <w:t>Legal to insert</w:t>
    </w:r>
    <w:r>
      <w:rPr>
        <w:sz w:val="16"/>
        <w:szCs w:val="16"/>
      </w:rPr>
      <w:t>]</w:t>
    </w:r>
  </w:p>
  <w:p w14:paraId="0A93880F" w14:textId="77777777" w:rsidR="00AC2839" w:rsidRPr="00AF7826" w:rsidRDefault="00AC2839" w:rsidP="00AC2839">
    <w:pPr>
      <w:spacing w:after="0"/>
      <w:ind w:left="270"/>
      <w:rPr>
        <w:rFonts w:eastAsia="Malgun Gothic"/>
        <w:sz w:val="16"/>
        <w:szCs w:val="16"/>
      </w:rPr>
    </w:pPr>
    <w:r>
      <w:rPr>
        <w:rFonts w:eastAsia="Malgun Gothic"/>
        <w:sz w:val="16"/>
        <w:szCs w:val="16"/>
      </w:rPr>
      <w:t xml:space="preserve">Document Number: </w:t>
    </w:r>
    <w:r>
      <w:rPr>
        <w:sz w:val="16"/>
        <w:szCs w:val="16"/>
      </w:rPr>
      <w:t>[</w:t>
    </w:r>
    <w:r w:rsidRPr="00926707">
      <w:rPr>
        <w:sz w:val="16"/>
        <w:szCs w:val="16"/>
        <w:highlight w:val="yellow"/>
      </w:rPr>
      <w:t>Legal to insert</w:t>
    </w:r>
    <w:r>
      <w:rPr>
        <w:sz w:val="16"/>
        <w:szCs w:val="16"/>
      </w:rPr>
      <w:t>]</w:t>
    </w:r>
  </w:p>
  <w:p w14:paraId="1120C695" w14:textId="56CA89C6" w:rsidR="00F274FD" w:rsidRPr="00AC2839" w:rsidRDefault="00AC2839" w:rsidP="00AC2839">
    <w:pPr>
      <w:pStyle w:val="Footer1"/>
      <w:tabs>
        <w:tab w:val="clear" w:pos="8640"/>
        <w:tab w:val="right" w:pos="9540"/>
      </w:tabs>
      <w:ind w:left="270"/>
      <w:rPr>
        <w:rStyle w:val="PageNumber1"/>
        <w:sz w:val="16"/>
        <w:szCs w:val="16"/>
      </w:rPr>
    </w:pPr>
    <w:r>
      <w:rPr>
        <w:rFonts w:eastAsia="Malgun Gothic"/>
        <w:sz w:val="16"/>
        <w:szCs w:val="16"/>
        <w:lang w:val="en-US" w:eastAsia="en-US"/>
      </w:rPr>
      <w:t>Caterpillar Draft: [Template of July 1, 2024, no</w:t>
    </w:r>
    <w:r w:rsidR="00395DCF">
      <w:rPr>
        <w:rFonts w:eastAsia="Malgun Gothic"/>
        <w:sz w:val="16"/>
        <w:szCs w:val="16"/>
        <w:lang w:val="en-US" w:eastAsia="en-US"/>
      </w:rPr>
      <w:t>. 9342230</w:t>
    </w:r>
    <w:r>
      <w:rPr>
        <w:rFonts w:eastAsia="Malgun Gothic"/>
        <w:sz w:val="16"/>
        <w:szCs w:val="16"/>
        <w:lang w:val="en-US" w:eastAsia="en-US"/>
      </w:rPr>
      <w: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201AC" w14:textId="369D9C38" w:rsidR="009317D1" w:rsidRDefault="0033485D">
    <w:pPr>
      <w:rPr>
        <w:sz w:val="24"/>
      </w:rPr>
    </w:pPr>
    <w:r>
      <w:rPr>
        <w:noProof/>
        <w:sz w:val="24"/>
      </w:rPr>
      <mc:AlternateContent>
        <mc:Choice Requires="wps">
          <w:drawing>
            <wp:anchor distT="0" distB="0" distL="0" distR="0" simplePos="0" relativeHeight="251661312" behindDoc="0" locked="0" layoutInCell="1" allowOverlap="1" wp14:anchorId="577EED8E" wp14:editId="3A0A8706">
              <wp:simplePos x="635" y="635"/>
              <wp:positionH relativeFrom="page">
                <wp:align>left</wp:align>
              </wp:positionH>
              <wp:positionV relativeFrom="page">
                <wp:align>bottom</wp:align>
              </wp:positionV>
              <wp:extent cx="1828800" cy="345440"/>
              <wp:effectExtent l="0" t="0" r="0" b="0"/>
              <wp:wrapNone/>
              <wp:docPr id="1477692907" name="Text Box 4" descr="Caterpillar: Confidential Gree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28800" cy="345440"/>
                      </a:xfrm>
                      <a:prstGeom prst="rect">
                        <a:avLst/>
                      </a:prstGeom>
                      <a:noFill/>
                      <a:ln>
                        <a:noFill/>
                      </a:ln>
                    </wps:spPr>
                    <wps:txbx>
                      <w:txbxContent>
                        <w:p w14:paraId="41D0BBDB" w14:textId="7FC39FA4" w:rsidR="0033485D" w:rsidRPr="0033485D" w:rsidRDefault="0033485D" w:rsidP="0033485D">
                          <w:pPr>
                            <w:spacing w:after="0"/>
                            <w:rPr>
                              <w:rFonts w:ascii="Calibri" w:eastAsia="Calibri" w:hAnsi="Calibri" w:cs="Calibri"/>
                              <w:noProof/>
                              <w:color w:val="737373"/>
                              <w:sz w:val="20"/>
                              <w:szCs w:val="20"/>
                            </w:rPr>
                          </w:pPr>
                          <w:r w:rsidRPr="0033485D">
                            <w:rPr>
                              <w:rFonts w:ascii="Calibri" w:eastAsia="Calibri" w:hAnsi="Calibri" w:cs="Calibri"/>
                              <w:noProof/>
                              <w:color w:val="737373"/>
                              <w:sz w:val="20"/>
                              <w:szCs w:val="20"/>
                            </w:rPr>
                            <w:t>Caterpillar: Confidential Green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77EED8E" id="_x0000_t202" coordsize="21600,21600" o:spt="202" path="m,l,21600r21600,l21600,xe">
              <v:stroke joinstyle="miter"/>
              <v:path gradientshapeok="t" o:connecttype="rect"/>
            </v:shapetype>
            <v:shape id="Text Box 4" o:spid="_x0000_s1031" type="#_x0000_t202" alt="Caterpillar: Confidential Green" style="position:absolute;left:0;text-align:left;margin-left:0;margin-top:0;width:2in;height:27.2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" filled="f" stroked="f">
              <v:textbox style="mso-fit-shape-to-text:t" inset="20pt,0,0,15pt">
                <w:txbxContent>
                  <w:p w14:paraId="41D0BBDB" w14:textId="7FC39FA4" w:rsidR="0033485D" w:rsidRPr="0033485D" w:rsidRDefault="0033485D" w:rsidP="0033485D">
                    <w:pPr>
                      <w:spacing w:after="0"/>
                      <w:rPr>
                        <w:rFonts w:ascii="Calibri" w:eastAsia="Calibri" w:hAnsi="Calibri" w:cs="Calibri"/>
                        <w:noProof/>
                        <w:color w:val="737373"/>
                        <w:sz w:val="20"/>
                        <w:szCs w:val="20"/>
                      </w:rPr>
                    </w:pPr>
                    <w:r w:rsidRPr="0033485D">
                      <w:rPr>
                        <w:rFonts w:ascii="Calibri" w:eastAsia="Calibri" w:hAnsi="Calibri" w:cs="Calibri"/>
                        <w:noProof/>
                        <w:color w:val="737373"/>
                        <w:sz w:val="20"/>
                        <w:szCs w:val="20"/>
                      </w:rPr>
                      <w:t>Caterpillar: Confidential Green</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EE541" w14:textId="49784063" w:rsidR="00AC2839" w:rsidRDefault="0033485D">
    <w:pPr>
      <w:pStyle w:val="Footer"/>
    </w:pPr>
    <w:r>
      <w:rPr>
        <w:noProof/>
      </w:rPr>
      <mc:AlternateContent>
        <mc:Choice Requires="wps">
          <w:drawing>
            <wp:anchor distT="0" distB="0" distL="0" distR="0" simplePos="0" relativeHeight="251665408" behindDoc="0" locked="0" layoutInCell="1" allowOverlap="1" wp14:anchorId="254AFE1E" wp14:editId="296F4B37">
              <wp:simplePos x="635" y="635"/>
              <wp:positionH relativeFrom="page">
                <wp:align>left</wp:align>
              </wp:positionH>
              <wp:positionV relativeFrom="page">
                <wp:align>bottom</wp:align>
              </wp:positionV>
              <wp:extent cx="1828800" cy="345440"/>
              <wp:effectExtent l="0" t="0" r="0" b="0"/>
              <wp:wrapNone/>
              <wp:docPr id="1671304650" name="Text Box 8" descr="Caterpillar: Confidential Gree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28800" cy="345440"/>
                      </a:xfrm>
                      <a:prstGeom prst="rect">
                        <a:avLst/>
                      </a:prstGeom>
                      <a:noFill/>
                      <a:ln>
                        <a:noFill/>
                      </a:ln>
                    </wps:spPr>
                    <wps:txbx>
                      <w:txbxContent>
                        <w:p w14:paraId="27F0ECBC" w14:textId="60B6B15A" w:rsidR="0033485D" w:rsidRPr="0033485D" w:rsidRDefault="0033485D" w:rsidP="0033485D">
                          <w:pPr>
                            <w:spacing w:after="0"/>
                            <w:rPr>
                              <w:rFonts w:ascii="Calibri" w:eastAsia="Calibri" w:hAnsi="Calibri" w:cs="Calibri"/>
                              <w:noProof/>
                              <w:color w:val="737373"/>
                              <w:sz w:val="20"/>
                              <w:szCs w:val="20"/>
                            </w:rPr>
                          </w:pPr>
                          <w:r w:rsidRPr="0033485D">
                            <w:rPr>
                              <w:rFonts w:ascii="Calibri" w:eastAsia="Calibri" w:hAnsi="Calibri" w:cs="Calibri"/>
                              <w:noProof/>
                              <w:color w:val="737373"/>
                              <w:sz w:val="20"/>
                              <w:szCs w:val="20"/>
                            </w:rPr>
                            <w:t>Caterpillar: Confidential Green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54AFE1E" id="_x0000_t202" coordsize="21600,21600" o:spt="202" path="m,l,21600r21600,l21600,xe">
              <v:stroke joinstyle="miter"/>
              <v:path gradientshapeok="t" o:connecttype="rect"/>
            </v:shapetype>
            <v:shape id="Text Box 8" o:spid="_x0000_s1032" type="#_x0000_t202" alt="Caterpillar: Confidential Green" style="position:absolute;left:0;text-align:left;margin-left:0;margin-top:0;width:2in;height:27.2pt;z-index:25166540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" filled="f" stroked="f">
              <v:textbox style="mso-fit-shape-to-text:t" inset="20pt,0,0,15pt">
                <w:txbxContent>
                  <w:p w14:paraId="27F0ECBC" w14:textId="60B6B15A" w:rsidR="0033485D" w:rsidRPr="0033485D" w:rsidRDefault="0033485D" w:rsidP="0033485D">
                    <w:pPr>
                      <w:spacing w:after="0"/>
                      <w:rPr>
                        <w:rFonts w:ascii="Calibri" w:eastAsia="Calibri" w:hAnsi="Calibri" w:cs="Calibri"/>
                        <w:noProof/>
                        <w:color w:val="737373"/>
                        <w:sz w:val="20"/>
                        <w:szCs w:val="20"/>
                      </w:rPr>
                    </w:pPr>
                    <w:r w:rsidRPr="0033485D">
                      <w:rPr>
                        <w:rFonts w:ascii="Calibri" w:eastAsia="Calibri" w:hAnsi="Calibri" w:cs="Calibri"/>
                        <w:noProof/>
                        <w:color w:val="737373"/>
                        <w:sz w:val="20"/>
                        <w:szCs w:val="20"/>
                      </w:rPr>
                      <w:t>Caterpillar: Confidential Green</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7F819" w14:textId="3B372581" w:rsidR="0033485D" w:rsidRPr="0033485D" w:rsidRDefault="0033485D">
    <w:pPr>
      <w:pStyle w:val="Footer"/>
      <w:jc w:val="center"/>
      <w:rPr>
        <w:sz w:val="18"/>
        <w:szCs w:val="18"/>
      </w:rPr>
    </w:pPr>
    <w:r>
      <w:rPr>
        <w:noProof/>
        <w:sz w:val="18"/>
        <w:szCs w:val="18"/>
      </w:rPr>
      <mc:AlternateContent>
        <mc:Choice Requires="wps">
          <w:drawing>
            <wp:anchor distT="0" distB="0" distL="0" distR="0" simplePos="0" relativeHeight="251666432" behindDoc="0" locked="0" layoutInCell="1" allowOverlap="1" wp14:anchorId="4DA69DAE" wp14:editId="76DA9EBA">
              <wp:simplePos x="635" y="635"/>
              <wp:positionH relativeFrom="page">
                <wp:align>left</wp:align>
              </wp:positionH>
              <wp:positionV relativeFrom="page">
                <wp:align>bottom</wp:align>
              </wp:positionV>
              <wp:extent cx="1828800" cy="345440"/>
              <wp:effectExtent l="0" t="0" r="0" b="0"/>
              <wp:wrapNone/>
              <wp:docPr id="223423445" name="Text Box 9" descr="Caterpillar: Confidential Gree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28800" cy="345440"/>
                      </a:xfrm>
                      <a:prstGeom prst="rect">
                        <a:avLst/>
                      </a:prstGeom>
                      <a:noFill/>
                      <a:ln>
                        <a:noFill/>
                      </a:ln>
                    </wps:spPr>
                    <wps:txbx>
                      <w:txbxContent>
                        <w:p w14:paraId="5B6EAA27" w14:textId="3F8284A4" w:rsidR="0033485D" w:rsidRPr="0033485D" w:rsidRDefault="0033485D" w:rsidP="0033485D">
                          <w:pPr>
                            <w:spacing w:after="0"/>
                            <w:rPr>
                              <w:rFonts w:ascii="Calibri" w:eastAsia="Calibri" w:hAnsi="Calibri" w:cs="Calibri"/>
                              <w:noProof/>
                              <w:color w:val="737373"/>
                              <w:sz w:val="20"/>
                              <w:szCs w:val="20"/>
                            </w:rPr>
                          </w:pPr>
                          <w:r w:rsidRPr="0033485D">
                            <w:rPr>
                              <w:rFonts w:ascii="Calibri" w:eastAsia="Calibri" w:hAnsi="Calibri" w:cs="Calibri"/>
                              <w:noProof/>
                              <w:color w:val="737373"/>
                              <w:sz w:val="20"/>
                              <w:szCs w:val="20"/>
                            </w:rPr>
                            <w:t>Caterpillar: Confidential Green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DA69DAE" id="_x0000_t202" coordsize="21600,21600" o:spt="202" path="m,l,21600r21600,l21600,xe">
              <v:stroke joinstyle="miter"/>
              <v:path gradientshapeok="t" o:connecttype="rect"/>
            </v:shapetype>
            <v:shape id="Text Box 9" o:spid="_x0000_s1033" type="#_x0000_t202" alt="Caterpillar: Confidential Green" style="position:absolute;left:0;text-align:left;margin-left:0;margin-top:0;width:2in;height:27.2pt;z-index:25166643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" filled="f" stroked="f">
              <v:textbox style="mso-fit-shape-to-text:t" inset="20pt,0,0,15pt">
                <w:txbxContent>
                  <w:p w14:paraId="5B6EAA27" w14:textId="3F8284A4" w:rsidR="0033485D" w:rsidRPr="0033485D" w:rsidRDefault="0033485D" w:rsidP="0033485D">
                    <w:pPr>
                      <w:spacing w:after="0"/>
                      <w:rPr>
                        <w:rFonts w:ascii="Calibri" w:eastAsia="Calibri" w:hAnsi="Calibri" w:cs="Calibri"/>
                        <w:noProof/>
                        <w:color w:val="737373"/>
                        <w:sz w:val="20"/>
                        <w:szCs w:val="20"/>
                      </w:rPr>
                    </w:pPr>
                    <w:r w:rsidRPr="0033485D">
                      <w:rPr>
                        <w:rFonts w:ascii="Calibri" w:eastAsia="Calibri" w:hAnsi="Calibri" w:cs="Calibri"/>
                        <w:noProof/>
                        <w:color w:val="737373"/>
                        <w:sz w:val="20"/>
                        <w:szCs w:val="20"/>
                      </w:rPr>
                      <w:t>Caterpillar: Confidential Green</w:t>
                    </w:r>
                  </w:p>
                </w:txbxContent>
              </v:textbox>
              <w10:wrap anchorx="page" anchory="page"/>
            </v:shape>
          </w:pict>
        </mc:Fallback>
      </mc:AlternateContent>
    </w:r>
  </w:p>
  <w:sdt>
    <w:sdtPr>
      <w:rPr>
        <w:sz w:val="18"/>
        <w:szCs w:val="18"/>
      </w:rPr>
      <w:id w:val="1942105806"/>
      <w:docPartObj>
        <w:docPartGallery w:val="Page Numbers (Bottom of Page)"/>
        <w:docPartUnique/>
      </w:docPartObj>
    </w:sdtPr>
    <w:sdtContent>
      <w:sdt>
        <w:sdtPr>
          <w:rPr>
            <w:sz w:val="18"/>
            <w:szCs w:val="18"/>
          </w:rPr>
          <w:id w:val="-2013140791"/>
          <w:docPartObj>
            <w:docPartGallery w:val="Page Numbers (Top of Page)"/>
            <w:docPartUnique/>
          </w:docPartObj>
        </w:sdtPr>
        <w:sdtContent>
          <w:p w14:paraId="447F8C8A" w14:textId="77777777" w:rsidR="0033485D" w:rsidRPr="0033485D" w:rsidRDefault="0033485D">
            <w:pPr>
              <w:pStyle w:val="Footer"/>
              <w:jc w:val="center"/>
              <w:rPr>
                <w:sz w:val="18"/>
                <w:szCs w:val="18"/>
              </w:rPr>
            </w:pPr>
            <w:r w:rsidRPr="0033485D">
              <w:rPr>
                <w:sz w:val="18"/>
                <w:szCs w:val="18"/>
              </w:rPr>
              <w:t xml:space="preserve">Page </w:t>
            </w:r>
            <w:r w:rsidRPr="0033485D">
              <w:rPr>
                <w:b/>
                <w:bCs/>
                <w:sz w:val="18"/>
                <w:szCs w:val="18"/>
              </w:rPr>
              <w:fldChar w:fldCharType="begin"/>
            </w:r>
            <w:r w:rsidRPr="0033485D">
              <w:rPr>
                <w:b/>
                <w:bCs/>
                <w:sz w:val="18"/>
                <w:szCs w:val="18"/>
              </w:rPr>
              <w:instrText xml:space="preserve"> PAGE </w:instrText>
            </w:r>
            <w:r w:rsidRPr="0033485D">
              <w:rPr>
                <w:b/>
                <w:bCs/>
                <w:sz w:val="18"/>
                <w:szCs w:val="18"/>
              </w:rPr>
              <w:fldChar w:fldCharType="separate"/>
            </w:r>
            <w:r w:rsidRPr="0033485D">
              <w:rPr>
                <w:b/>
                <w:bCs/>
                <w:noProof/>
                <w:sz w:val="18"/>
                <w:szCs w:val="18"/>
              </w:rPr>
              <w:t>2</w:t>
            </w:r>
            <w:r w:rsidRPr="0033485D">
              <w:rPr>
                <w:b/>
                <w:bCs/>
                <w:sz w:val="18"/>
                <w:szCs w:val="18"/>
              </w:rPr>
              <w:fldChar w:fldCharType="end"/>
            </w:r>
            <w:r w:rsidRPr="0033485D">
              <w:rPr>
                <w:sz w:val="18"/>
                <w:szCs w:val="18"/>
              </w:rPr>
              <w:t xml:space="preserve"> of </w:t>
            </w:r>
            <w:r w:rsidRPr="0033485D">
              <w:rPr>
                <w:b/>
                <w:bCs/>
                <w:sz w:val="18"/>
                <w:szCs w:val="18"/>
              </w:rPr>
              <w:fldChar w:fldCharType="begin"/>
            </w:r>
            <w:r w:rsidRPr="0033485D">
              <w:rPr>
                <w:b/>
                <w:bCs/>
                <w:sz w:val="18"/>
                <w:szCs w:val="18"/>
              </w:rPr>
              <w:instrText xml:space="preserve"> NUMPAGES  </w:instrText>
            </w:r>
            <w:r w:rsidRPr="0033485D">
              <w:rPr>
                <w:b/>
                <w:bCs/>
                <w:sz w:val="18"/>
                <w:szCs w:val="18"/>
              </w:rPr>
              <w:fldChar w:fldCharType="separate"/>
            </w:r>
            <w:r w:rsidRPr="0033485D">
              <w:rPr>
                <w:b/>
                <w:bCs/>
                <w:noProof/>
                <w:sz w:val="18"/>
                <w:szCs w:val="18"/>
              </w:rPr>
              <w:t>2</w:t>
            </w:r>
            <w:r w:rsidRPr="0033485D">
              <w:rPr>
                <w:b/>
                <w:bCs/>
                <w:sz w:val="18"/>
                <w:szCs w:val="18"/>
              </w:rPr>
              <w:fldChar w:fldCharType="end"/>
            </w:r>
          </w:p>
        </w:sdtContent>
      </w:sdt>
    </w:sdtContent>
  </w:sdt>
  <w:p w14:paraId="1AC521A6" w14:textId="77777777" w:rsidR="0033485D" w:rsidRPr="0033485D" w:rsidRDefault="0033485D" w:rsidP="0033485D">
    <w:pPr>
      <w:spacing w:after="0"/>
      <w:ind w:left="-450"/>
      <w:jc w:val="left"/>
      <w:rPr>
        <w:rFonts w:eastAsia="Malgun Gothic"/>
        <w:sz w:val="18"/>
        <w:szCs w:val="18"/>
      </w:rPr>
    </w:pPr>
    <w:r w:rsidRPr="0033485D">
      <w:rPr>
        <w:rFonts w:eastAsia="Malgun Gothic"/>
        <w:sz w:val="18"/>
        <w:szCs w:val="18"/>
      </w:rPr>
      <w:t xml:space="preserve">Caterpillar File Number: </w:t>
    </w:r>
    <w:r w:rsidRPr="0033485D">
      <w:rPr>
        <w:sz w:val="18"/>
        <w:szCs w:val="18"/>
      </w:rPr>
      <w:t>[</w:t>
    </w:r>
    <w:r w:rsidRPr="0033485D">
      <w:rPr>
        <w:sz w:val="18"/>
        <w:szCs w:val="18"/>
        <w:highlight w:val="yellow"/>
      </w:rPr>
      <w:t>Legal to insert</w:t>
    </w:r>
    <w:r w:rsidRPr="0033485D">
      <w:rPr>
        <w:sz w:val="18"/>
        <w:szCs w:val="18"/>
      </w:rPr>
      <w:t>]</w:t>
    </w:r>
  </w:p>
  <w:p w14:paraId="17A8A803" w14:textId="77777777" w:rsidR="0033485D" w:rsidRPr="0033485D" w:rsidRDefault="0033485D" w:rsidP="0033485D">
    <w:pPr>
      <w:spacing w:after="0"/>
      <w:ind w:left="-450"/>
      <w:rPr>
        <w:rFonts w:eastAsia="Malgun Gothic"/>
        <w:sz w:val="18"/>
        <w:szCs w:val="18"/>
      </w:rPr>
    </w:pPr>
    <w:r w:rsidRPr="0033485D">
      <w:rPr>
        <w:rFonts w:eastAsia="Malgun Gothic"/>
        <w:sz w:val="18"/>
        <w:szCs w:val="18"/>
      </w:rPr>
      <w:t xml:space="preserve">Document Number: </w:t>
    </w:r>
    <w:r w:rsidRPr="0033485D">
      <w:rPr>
        <w:sz w:val="18"/>
        <w:szCs w:val="18"/>
      </w:rPr>
      <w:t>[</w:t>
    </w:r>
    <w:r w:rsidRPr="0033485D">
      <w:rPr>
        <w:sz w:val="18"/>
        <w:szCs w:val="18"/>
        <w:highlight w:val="yellow"/>
      </w:rPr>
      <w:t>Legal to insert</w:t>
    </w:r>
    <w:r w:rsidRPr="0033485D">
      <w:rPr>
        <w:sz w:val="18"/>
        <w:szCs w:val="18"/>
      </w:rPr>
      <w:t>]</w:t>
    </w:r>
  </w:p>
  <w:p w14:paraId="7F470D33" w14:textId="481AD926" w:rsidR="009317D1" w:rsidRPr="0033485D" w:rsidRDefault="0033485D" w:rsidP="0033485D">
    <w:pPr>
      <w:pStyle w:val="Footer1"/>
      <w:tabs>
        <w:tab w:val="clear" w:pos="8640"/>
        <w:tab w:val="right" w:pos="9540"/>
      </w:tabs>
      <w:ind w:left="-450"/>
      <w:rPr>
        <w:sz w:val="18"/>
        <w:szCs w:val="18"/>
      </w:rPr>
    </w:pPr>
    <w:r w:rsidRPr="0033485D">
      <w:rPr>
        <w:rFonts w:eastAsia="Malgun Gothic"/>
        <w:sz w:val="18"/>
        <w:szCs w:val="18"/>
        <w:lang w:val="en-US" w:eastAsia="en-US"/>
      </w:rPr>
      <w:t xml:space="preserve">Caterpillar Draft: [Template of July 1, 2024, no. </w:t>
    </w:r>
    <w:r w:rsidR="00395DCF">
      <w:rPr>
        <w:rFonts w:eastAsia="Malgun Gothic"/>
        <w:sz w:val="16"/>
        <w:szCs w:val="16"/>
        <w:lang w:val="en-US" w:eastAsia="en-US"/>
      </w:rPr>
      <w:t>9342230</w:t>
    </w:r>
    <w:r w:rsidRPr="0033485D">
      <w:rPr>
        <w:rFonts w:eastAsia="Malgun Gothic"/>
        <w:sz w:val="18"/>
        <w:szCs w:val="18"/>
        <w:lang w:val="en-US" w:eastAsia="en-US"/>
      </w:rPr>
      <w:t>]</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9B36A" w14:textId="6E1806B7" w:rsidR="00AC2839" w:rsidRDefault="0033485D">
    <w:pPr>
      <w:pStyle w:val="Footer"/>
    </w:pPr>
    <w:r>
      <w:rPr>
        <w:noProof/>
      </w:rPr>
      <mc:AlternateContent>
        <mc:Choice Requires="wps">
          <w:drawing>
            <wp:anchor distT="0" distB="0" distL="0" distR="0" simplePos="0" relativeHeight="251664384" behindDoc="0" locked="0" layoutInCell="1" allowOverlap="1" wp14:anchorId="2AC69657" wp14:editId="18B7CEB9">
              <wp:simplePos x="635" y="635"/>
              <wp:positionH relativeFrom="page">
                <wp:align>left</wp:align>
              </wp:positionH>
              <wp:positionV relativeFrom="page">
                <wp:align>bottom</wp:align>
              </wp:positionV>
              <wp:extent cx="1828800" cy="345440"/>
              <wp:effectExtent l="0" t="0" r="0" b="0"/>
              <wp:wrapNone/>
              <wp:docPr id="1104641362" name="Text Box 7" descr="Caterpillar: Confidential Gree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28800" cy="345440"/>
                      </a:xfrm>
                      <a:prstGeom prst="rect">
                        <a:avLst/>
                      </a:prstGeom>
                      <a:noFill/>
                      <a:ln>
                        <a:noFill/>
                      </a:ln>
                    </wps:spPr>
                    <wps:txbx>
                      <w:txbxContent>
                        <w:p w14:paraId="6397157D" w14:textId="36203726" w:rsidR="0033485D" w:rsidRPr="0033485D" w:rsidRDefault="0033485D" w:rsidP="0033485D">
                          <w:pPr>
                            <w:spacing w:after="0"/>
                            <w:rPr>
                              <w:rFonts w:ascii="Calibri" w:eastAsia="Calibri" w:hAnsi="Calibri" w:cs="Calibri"/>
                              <w:noProof/>
                              <w:color w:val="737373"/>
                              <w:sz w:val="20"/>
                              <w:szCs w:val="20"/>
                            </w:rPr>
                          </w:pPr>
                          <w:r w:rsidRPr="0033485D">
                            <w:rPr>
                              <w:rFonts w:ascii="Calibri" w:eastAsia="Calibri" w:hAnsi="Calibri" w:cs="Calibri"/>
                              <w:noProof/>
                              <w:color w:val="737373"/>
                              <w:sz w:val="20"/>
                              <w:szCs w:val="20"/>
                            </w:rPr>
                            <w:t>Caterpillar: Confidential Green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AC69657" id="_x0000_t202" coordsize="21600,21600" o:spt="202" path="m,l,21600r21600,l21600,xe">
              <v:stroke joinstyle="miter"/>
              <v:path gradientshapeok="t" o:connecttype="rect"/>
            </v:shapetype>
            <v:shape id="Text Box 7" o:spid="_x0000_s1034" type="#_x0000_t202" alt="Caterpillar: Confidential Green" style="position:absolute;left:0;text-align:left;margin-left:0;margin-top:0;width:2in;height:27.2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" filled="f" stroked="f">
              <v:textbox style="mso-fit-shape-to-text:t" inset="20pt,0,0,15pt">
                <w:txbxContent>
                  <w:p w14:paraId="6397157D" w14:textId="36203726" w:rsidR="0033485D" w:rsidRPr="0033485D" w:rsidRDefault="0033485D" w:rsidP="0033485D">
                    <w:pPr>
                      <w:spacing w:after="0"/>
                      <w:rPr>
                        <w:rFonts w:ascii="Calibri" w:eastAsia="Calibri" w:hAnsi="Calibri" w:cs="Calibri"/>
                        <w:noProof/>
                        <w:color w:val="737373"/>
                        <w:sz w:val="20"/>
                        <w:szCs w:val="20"/>
                      </w:rPr>
                    </w:pPr>
                    <w:r w:rsidRPr="0033485D">
                      <w:rPr>
                        <w:rFonts w:ascii="Calibri" w:eastAsia="Calibri" w:hAnsi="Calibri" w:cs="Calibri"/>
                        <w:noProof/>
                        <w:color w:val="737373"/>
                        <w:sz w:val="20"/>
                        <w:szCs w:val="20"/>
                      </w:rPr>
                      <w:t>Caterpillar: Confidential Green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8AAE4" w14:textId="77777777" w:rsidR="0075738F" w:rsidRDefault="0075738F">
      <w:r>
        <w:separator/>
      </w:r>
    </w:p>
    <w:p w14:paraId="4F50AEFD" w14:textId="77777777" w:rsidR="0075738F" w:rsidRDefault="0075738F"/>
  </w:footnote>
  <w:footnote w:type="continuationSeparator" w:id="0">
    <w:p w14:paraId="309712B0" w14:textId="77777777" w:rsidR="0075738F" w:rsidRDefault="0075738F">
      <w:r>
        <w:continuationSeparator/>
      </w:r>
    </w:p>
    <w:p w14:paraId="2EB4B4DE" w14:textId="77777777" w:rsidR="0075738F" w:rsidRDefault="0075738F"/>
  </w:footnote>
  <w:footnote w:type="continuationNotice" w:id="1">
    <w:p w14:paraId="3208DEE1" w14:textId="77777777" w:rsidR="0075738F" w:rsidRDefault="0075738F">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50D4A" w14:textId="77777777" w:rsidR="00395DCF" w:rsidRDefault="00395D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0AF9F" w14:textId="77777777" w:rsidR="00395DCF" w:rsidRDefault="00395DC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3B49F" w14:textId="77777777" w:rsidR="00395DCF" w:rsidRDefault="00395DC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A6C2D" w14:textId="77777777" w:rsidR="009317D1" w:rsidRDefault="009317D1">
    <w:pPr>
      <w:rPr>
        <w:sz w:val="24"/>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720F3" w14:textId="1BEFC3B4" w:rsidR="724D230D" w:rsidRDefault="724D230D" w:rsidP="724D230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0E179" w14:textId="77777777" w:rsidR="009317D1" w:rsidRDefault="009317D1">
    <w:pPr>
      <w:rPr>
        <w:sz w:val="24"/>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7A80F" w14:textId="77777777" w:rsidR="009317D1" w:rsidRDefault="009317D1">
    <w:pPr>
      <w:rPr>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30A0A"/>
    <w:multiLevelType w:val="multilevel"/>
    <w:tmpl w:val="07883CAE"/>
    <w:lvl w:ilvl="0">
      <w:start w:val="1"/>
      <w:numFmt w:val="decimal"/>
      <w:pStyle w:val="ExhibitL1"/>
      <w:lvlText w:val="%1."/>
      <w:lvlJc w:val="left"/>
      <w:pPr>
        <w:tabs>
          <w:tab w:val="num" w:pos="720"/>
        </w:tabs>
        <w:ind w:left="720" w:hanging="72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1" w15:restartNumberingAfterBreak="0">
    <w:nsid w:val="059D1340"/>
    <w:multiLevelType w:val="hybridMultilevel"/>
    <w:tmpl w:val="3B64B346"/>
    <w:lvl w:ilvl="0" w:tplc="4C4671C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A005D59"/>
    <w:multiLevelType w:val="hybridMultilevel"/>
    <w:tmpl w:val="7D7EE738"/>
    <w:lvl w:ilvl="0" w:tplc="44A27A0E">
      <w:start w:val="1"/>
      <w:numFmt w:val="lowerLetter"/>
      <w:lvlText w:val="(%1)"/>
      <w:lvlJc w:val="left"/>
      <w:pPr>
        <w:ind w:left="720" w:hanging="360"/>
      </w:pPr>
      <w:rPr>
        <w:rFonts w:hint="default"/>
        <w:b w:val="0"/>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8374F2"/>
    <w:multiLevelType w:val="hybridMultilevel"/>
    <w:tmpl w:val="244E41A8"/>
    <w:lvl w:ilvl="0" w:tplc="2C9807D8">
      <w:start w:val="1"/>
      <w:numFmt w:val="upperLetter"/>
      <w:lvlText w:val="ANNEX %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411436"/>
    <w:multiLevelType w:val="multilevel"/>
    <w:tmpl w:val="8FD208A6"/>
    <w:lvl w:ilvl="0">
      <w:start w:val="1"/>
      <w:numFmt w:val="decimal"/>
      <w:pStyle w:val="AgreementL1"/>
      <w:lvlText w:val="%1."/>
      <w:lvlJc w:val="left"/>
      <w:pPr>
        <w:tabs>
          <w:tab w:val="num" w:pos="720"/>
        </w:tabs>
        <w:ind w:left="720" w:hanging="720"/>
      </w:pPr>
      <w:rPr>
        <w:rFonts w:ascii="Times New Roman Bold" w:hAnsi="Times New Roman Bold" w:hint="default"/>
        <w:b/>
        <w:i w:val="0"/>
        <w:kern w:val="0"/>
        <w:sz w:val="18"/>
      </w:rPr>
    </w:lvl>
    <w:lvl w:ilvl="1">
      <w:start w:val="1"/>
      <w:numFmt w:val="lowerLetter"/>
      <w:pStyle w:val="AgreementL2"/>
      <w:lvlText w:val="(%2)"/>
      <w:lvlJc w:val="left"/>
      <w:pPr>
        <w:tabs>
          <w:tab w:val="num" w:pos="1440"/>
        </w:tabs>
        <w:ind w:left="1440" w:hanging="720"/>
      </w:pPr>
      <w:rPr>
        <w:rFonts w:ascii="Times New Roman" w:hAnsi="Times New Roman" w:hint="default"/>
        <w:b w:val="0"/>
        <w:i w:val="0"/>
        <w:kern w:val="0"/>
        <w:sz w:val="18"/>
        <w:szCs w:val="18"/>
      </w:rPr>
    </w:lvl>
    <w:lvl w:ilvl="2">
      <w:start w:val="1"/>
      <w:numFmt w:val="lowerRoman"/>
      <w:pStyle w:val="AgreementL3"/>
      <w:lvlText w:val="(%3)"/>
      <w:lvlJc w:val="left"/>
      <w:pPr>
        <w:tabs>
          <w:tab w:val="num" w:pos="2160"/>
        </w:tabs>
        <w:ind w:left="2160" w:hanging="720"/>
      </w:pPr>
      <w:rPr>
        <w:rFonts w:ascii="Times New Roman" w:hAnsi="Times New Roman" w:hint="default"/>
        <w:b w:val="0"/>
        <w:i w:val="0"/>
        <w:sz w:val="22"/>
      </w:rPr>
    </w:lvl>
    <w:lvl w:ilvl="3">
      <w:start w:val="1"/>
      <w:numFmt w:val="decimal"/>
      <w:pStyle w:val="AgreementL4"/>
      <w:lvlText w:val="(%4)"/>
      <w:lvlJc w:val="left"/>
      <w:pPr>
        <w:tabs>
          <w:tab w:val="num" w:pos="2880"/>
        </w:tabs>
        <w:ind w:left="2880" w:hanging="720"/>
      </w:pPr>
      <w:rPr>
        <w:rFonts w:ascii="Times New Roman" w:hAnsi="Times New Roman" w:hint="default"/>
        <w:b w:val="0"/>
        <w:i w:val="0"/>
        <w:sz w:val="22"/>
      </w:rPr>
    </w:lvl>
    <w:lvl w:ilvl="4">
      <w:start w:val="1"/>
      <w:numFmt w:val="upperLetter"/>
      <w:pStyle w:val="AgreementL5"/>
      <w:lvlText w:val="(%5)"/>
      <w:lvlJc w:val="left"/>
      <w:pPr>
        <w:tabs>
          <w:tab w:val="num" w:pos="720"/>
        </w:tabs>
        <w:ind w:left="2880" w:hanging="720"/>
      </w:pPr>
      <w:rPr>
        <w:rFonts w:ascii="Times New Roman" w:hAnsi="Times New Roman" w:hint="default"/>
        <w:b w:val="0"/>
        <w:i w:val="0"/>
        <w:sz w:val="24"/>
      </w:rPr>
    </w:lvl>
    <w:lvl w:ilvl="5">
      <w:start w:val="1"/>
      <w:numFmt w:val="upperRoman"/>
      <w:pStyle w:val="AgreementL6"/>
      <w:lvlText w:val="(%6)"/>
      <w:lvlJc w:val="left"/>
      <w:pPr>
        <w:tabs>
          <w:tab w:val="num" w:pos="720"/>
        </w:tabs>
        <w:ind w:left="3600" w:hanging="720"/>
      </w:pPr>
      <w:rPr>
        <w:rFonts w:ascii="Times New Roman" w:hAnsi="Times New Roman" w:hint="default"/>
        <w:b w:val="0"/>
        <w:i w:val="0"/>
        <w:sz w:val="24"/>
      </w:rPr>
    </w:lvl>
    <w:lvl w:ilvl="6">
      <w:start w:val="1"/>
      <w:numFmt w:val="lowerLetter"/>
      <w:lvlText w:val="%7."/>
      <w:lvlJc w:val="left"/>
      <w:pPr>
        <w:tabs>
          <w:tab w:val="num" w:pos="720"/>
        </w:tabs>
        <w:ind w:left="4320" w:hanging="720"/>
      </w:pPr>
      <w:rPr>
        <w:rFonts w:ascii="Times New Roman" w:hAnsi="Times New Roman" w:hint="default"/>
        <w:b w:val="0"/>
        <w:i w:val="0"/>
        <w:sz w:val="24"/>
      </w:rPr>
    </w:lvl>
    <w:lvl w:ilvl="7">
      <w:start w:val="1"/>
      <w:numFmt w:val="decimal"/>
      <w:lvlText w:val="%8"/>
      <w:lvlJc w:val="left"/>
      <w:pPr>
        <w:tabs>
          <w:tab w:val="num" w:pos="720"/>
        </w:tabs>
        <w:ind w:left="5040" w:hanging="720"/>
      </w:pPr>
      <w:rPr>
        <w:rFonts w:ascii="Times New Roman" w:hAnsi="Times New Roman" w:hint="default"/>
        <w:b w:val="0"/>
        <w:i w:val="0"/>
        <w:sz w:val="24"/>
      </w:rPr>
    </w:lvl>
    <w:lvl w:ilvl="8">
      <w:start w:val="1"/>
      <w:numFmt w:val="decimal"/>
      <w:lvlText w:val="%9."/>
      <w:lvlJc w:val="left"/>
      <w:pPr>
        <w:tabs>
          <w:tab w:val="num" w:pos="720"/>
        </w:tabs>
        <w:ind w:left="5760" w:hanging="720"/>
      </w:pPr>
      <w:rPr>
        <w:rFonts w:ascii="Times New Roman" w:hAnsi="Times New Roman" w:hint="default"/>
        <w:b w:val="0"/>
        <w:i w:val="0"/>
        <w:sz w:val="24"/>
      </w:rPr>
    </w:lvl>
  </w:abstractNum>
  <w:abstractNum w:abstractNumId="5" w15:restartNumberingAfterBreak="0">
    <w:nsid w:val="11760B1E"/>
    <w:multiLevelType w:val="multilevel"/>
    <w:tmpl w:val="F462F640"/>
    <w:lvl w:ilvl="0">
      <w:start w:val="1"/>
      <w:numFmt w:val="decimal"/>
      <w:lvlText w:val="%1."/>
      <w:lvlJc w:val="left"/>
      <w:pPr>
        <w:tabs>
          <w:tab w:val="num" w:pos="720"/>
        </w:tabs>
        <w:ind w:left="720" w:hanging="720"/>
      </w:pPr>
      <w:rPr>
        <w:rFonts w:ascii="Times New Roman Bold" w:hAnsi="Times New Roman Bold" w:hint="default"/>
        <w:b/>
        <w:i w:val="0"/>
        <w:kern w:val="0"/>
        <w:sz w:val="22"/>
      </w:rPr>
    </w:lvl>
    <w:lvl w:ilvl="1">
      <w:start w:val="1"/>
      <w:numFmt w:val="lowerLetter"/>
      <w:lvlText w:val="(%2)"/>
      <w:lvlJc w:val="left"/>
      <w:pPr>
        <w:tabs>
          <w:tab w:val="num" w:pos="1440"/>
        </w:tabs>
        <w:ind w:left="1440" w:hanging="720"/>
      </w:pPr>
      <w:rPr>
        <w:rFonts w:ascii="Times New Roman" w:hAnsi="Times New Roman" w:hint="default"/>
        <w:b w:val="0"/>
        <w:i w:val="0"/>
        <w:kern w:val="0"/>
        <w:sz w:val="22"/>
      </w:rPr>
    </w:lvl>
    <w:lvl w:ilvl="2">
      <w:start w:val="1"/>
      <w:numFmt w:val="lowerRoman"/>
      <w:lvlText w:val="(%3)"/>
      <w:lvlJc w:val="left"/>
      <w:pPr>
        <w:tabs>
          <w:tab w:val="num" w:pos="2160"/>
        </w:tabs>
        <w:ind w:left="2160" w:hanging="720"/>
      </w:pPr>
      <w:rPr>
        <w:rFonts w:ascii="Times New Roman" w:hAnsi="Times New Roman" w:hint="default"/>
        <w:b w:val="0"/>
        <w:i w:val="0"/>
        <w:sz w:val="22"/>
      </w:rPr>
    </w:lvl>
    <w:lvl w:ilvl="3">
      <w:start w:val="1"/>
      <w:numFmt w:val="decimal"/>
      <w:lvlText w:val="(%4)"/>
      <w:lvlJc w:val="left"/>
      <w:pPr>
        <w:tabs>
          <w:tab w:val="num" w:pos="2520"/>
        </w:tabs>
        <w:ind w:left="2520" w:hanging="720"/>
      </w:pPr>
      <w:rPr>
        <w:rFonts w:ascii="Times New Roman" w:hAnsi="Times New Roman" w:hint="default"/>
        <w:b w:val="0"/>
        <w:i w:val="0"/>
        <w:sz w:val="22"/>
      </w:rPr>
    </w:lvl>
    <w:lvl w:ilvl="4">
      <w:start w:val="1"/>
      <w:numFmt w:val="upperLetter"/>
      <w:lvlText w:val="(%5)"/>
      <w:lvlJc w:val="left"/>
      <w:pPr>
        <w:tabs>
          <w:tab w:val="num" w:pos="720"/>
        </w:tabs>
        <w:ind w:left="2880" w:hanging="720"/>
      </w:pPr>
      <w:rPr>
        <w:rFonts w:ascii="Times New Roman" w:hAnsi="Times New Roman" w:hint="default"/>
        <w:b w:val="0"/>
        <w:i w:val="0"/>
        <w:sz w:val="24"/>
      </w:rPr>
    </w:lvl>
    <w:lvl w:ilvl="5">
      <w:start w:val="1"/>
      <w:numFmt w:val="upperRoman"/>
      <w:lvlText w:val="(%6)"/>
      <w:lvlJc w:val="left"/>
      <w:pPr>
        <w:tabs>
          <w:tab w:val="num" w:pos="720"/>
        </w:tabs>
        <w:ind w:left="3600" w:hanging="720"/>
      </w:pPr>
      <w:rPr>
        <w:rFonts w:ascii="Times New Roman" w:hAnsi="Times New Roman" w:hint="default"/>
        <w:b w:val="0"/>
        <w:i w:val="0"/>
        <w:sz w:val="24"/>
      </w:rPr>
    </w:lvl>
    <w:lvl w:ilvl="6">
      <w:start w:val="1"/>
      <w:numFmt w:val="lowerLetter"/>
      <w:lvlText w:val="%7."/>
      <w:lvlJc w:val="left"/>
      <w:pPr>
        <w:tabs>
          <w:tab w:val="num" w:pos="720"/>
        </w:tabs>
        <w:ind w:left="4320" w:hanging="720"/>
      </w:pPr>
      <w:rPr>
        <w:rFonts w:ascii="Times New Roman" w:hAnsi="Times New Roman" w:hint="default"/>
        <w:b w:val="0"/>
        <w:i w:val="0"/>
        <w:sz w:val="24"/>
      </w:rPr>
    </w:lvl>
    <w:lvl w:ilvl="7">
      <w:start w:val="1"/>
      <w:numFmt w:val="decimal"/>
      <w:lvlText w:val="%8"/>
      <w:lvlJc w:val="left"/>
      <w:pPr>
        <w:tabs>
          <w:tab w:val="num" w:pos="720"/>
        </w:tabs>
        <w:ind w:left="5040" w:hanging="720"/>
      </w:pPr>
      <w:rPr>
        <w:rFonts w:ascii="Times New Roman" w:hAnsi="Times New Roman" w:hint="default"/>
        <w:b w:val="0"/>
        <w:i w:val="0"/>
        <w:sz w:val="24"/>
      </w:rPr>
    </w:lvl>
    <w:lvl w:ilvl="8">
      <w:start w:val="1"/>
      <w:numFmt w:val="decimal"/>
      <w:lvlText w:val="%9."/>
      <w:lvlJc w:val="left"/>
      <w:pPr>
        <w:tabs>
          <w:tab w:val="num" w:pos="720"/>
        </w:tabs>
        <w:ind w:left="5760" w:hanging="720"/>
      </w:pPr>
      <w:rPr>
        <w:rFonts w:ascii="Times New Roman" w:hAnsi="Times New Roman" w:hint="default"/>
        <w:b w:val="0"/>
        <w:i w:val="0"/>
        <w:sz w:val="24"/>
      </w:rPr>
    </w:lvl>
  </w:abstractNum>
  <w:abstractNum w:abstractNumId="6" w15:restartNumberingAfterBreak="0">
    <w:nsid w:val="16020C17"/>
    <w:multiLevelType w:val="hybridMultilevel"/>
    <w:tmpl w:val="595C8F52"/>
    <w:lvl w:ilvl="0" w:tplc="1B90D120">
      <w:start w:val="6"/>
      <w:numFmt w:val="lowerRoman"/>
      <w:lvlText w:val="%1."/>
      <w:lvlJc w:val="left"/>
      <w:pPr>
        <w:tabs>
          <w:tab w:val="num" w:pos="2160"/>
        </w:tabs>
        <w:ind w:left="2160" w:hanging="720"/>
      </w:pPr>
      <w:rPr>
        <w:rFonts w:hint="default"/>
      </w:rPr>
    </w:lvl>
    <w:lvl w:ilvl="1" w:tplc="04090019">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7" w15:restartNumberingAfterBreak="0">
    <w:nsid w:val="17E97B9E"/>
    <w:multiLevelType w:val="multilevel"/>
    <w:tmpl w:val="D58C16FC"/>
    <w:lvl w:ilvl="0">
      <w:start w:val="1"/>
      <w:numFmt w:val="upperLetter"/>
      <w:pStyle w:val="Heading1"/>
      <w:suff w:val="nothing"/>
      <w:lvlText w:val="Exhibit %1"/>
      <w:lvlJc w:val="left"/>
      <w:pPr>
        <w:ind w:left="4860" w:firstLine="0"/>
      </w:pPr>
      <w:rPr>
        <w:rFonts w:ascii="Times New Roman Bold" w:hAnsi="Times New Roman Bold" w:hint="default"/>
        <w:b/>
        <w:i w:val="0"/>
        <w:caps/>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AED896C"/>
    <w:multiLevelType w:val="multilevel"/>
    <w:tmpl w:val="7BE0DE08"/>
    <w:lvl w:ilvl="0">
      <w:start w:val="4"/>
      <w:numFmt w:val="decimal"/>
      <w:lvlText w:val="%1."/>
      <w:lvlJc w:val="left"/>
      <w:pPr>
        <w:tabs>
          <w:tab w:val="num" w:pos="720"/>
        </w:tabs>
        <w:ind w:left="720" w:hanging="720"/>
      </w:pPr>
      <w:rPr>
        <w:rFonts w:ascii="Times New Roman Bold" w:hAnsi="Times New Roman Bold" w:hint="default"/>
        <w:b/>
        <w:i w:val="0"/>
        <w:kern w:val="0"/>
        <w:sz w:val="18"/>
      </w:rPr>
    </w:lvl>
    <w:lvl w:ilvl="1">
      <w:start w:val="1"/>
      <w:numFmt w:val="lowerLetter"/>
      <w:lvlText w:val="(%2)"/>
      <w:lvlJc w:val="left"/>
      <w:pPr>
        <w:tabs>
          <w:tab w:val="num" w:pos="1440"/>
        </w:tabs>
        <w:ind w:left="1440" w:hanging="720"/>
      </w:pPr>
      <w:rPr>
        <w:rFonts w:ascii="Times New Roman" w:hAnsi="Times New Roman" w:hint="default"/>
        <w:b w:val="0"/>
        <w:i w:val="0"/>
        <w:kern w:val="0"/>
        <w:sz w:val="18"/>
        <w:szCs w:val="18"/>
      </w:rPr>
    </w:lvl>
    <w:lvl w:ilvl="2">
      <w:start w:val="1"/>
      <w:numFmt w:val="lowerRoman"/>
      <w:lvlText w:val="(%3)"/>
      <w:lvlJc w:val="left"/>
      <w:pPr>
        <w:tabs>
          <w:tab w:val="num" w:pos="2160"/>
        </w:tabs>
        <w:ind w:left="2160" w:hanging="720"/>
      </w:pPr>
      <w:rPr>
        <w:rFonts w:ascii="Times New Roman" w:hAnsi="Times New Roman" w:hint="default"/>
        <w:b w:val="0"/>
        <w:i w:val="0"/>
        <w:sz w:val="22"/>
      </w:rPr>
    </w:lvl>
    <w:lvl w:ilvl="3">
      <w:start w:val="1"/>
      <w:numFmt w:val="decimal"/>
      <w:lvlText w:val="(%4)"/>
      <w:lvlJc w:val="left"/>
      <w:pPr>
        <w:tabs>
          <w:tab w:val="num" w:pos="2880"/>
        </w:tabs>
        <w:ind w:left="2880" w:hanging="720"/>
      </w:pPr>
      <w:rPr>
        <w:rFonts w:ascii="Times New Roman" w:hAnsi="Times New Roman" w:hint="default"/>
        <w:b w:val="0"/>
        <w:i w:val="0"/>
        <w:sz w:val="22"/>
      </w:rPr>
    </w:lvl>
    <w:lvl w:ilvl="4">
      <w:start w:val="1"/>
      <w:numFmt w:val="upperLetter"/>
      <w:lvlText w:val="(%5)"/>
      <w:lvlJc w:val="left"/>
      <w:pPr>
        <w:tabs>
          <w:tab w:val="num" w:pos="720"/>
        </w:tabs>
        <w:ind w:left="2880" w:hanging="720"/>
      </w:pPr>
      <w:rPr>
        <w:rFonts w:ascii="Times New Roman" w:hAnsi="Times New Roman" w:hint="default"/>
        <w:b w:val="0"/>
        <w:i w:val="0"/>
        <w:sz w:val="24"/>
      </w:rPr>
    </w:lvl>
    <w:lvl w:ilvl="5">
      <w:start w:val="1"/>
      <w:numFmt w:val="upperRoman"/>
      <w:lvlText w:val="(%6)"/>
      <w:lvlJc w:val="left"/>
      <w:pPr>
        <w:tabs>
          <w:tab w:val="num" w:pos="720"/>
        </w:tabs>
        <w:ind w:left="3600" w:hanging="720"/>
      </w:pPr>
      <w:rPr>
        <w:rFonts w:ascii="Times New Roman" w:hAnsi="Times New Roman" w:hint="default"/>
        <w:b w:val="0"/>
        <w:i w:val="0"/>
        <w:sz w:val="24"/>
      </w:rPr>
    </w:lvl>
    <w:lvl w:ilvl="6">
      <w:start w:val="1"/>
      <w:numFmt w:val="lowerLetter"/>
      <w:lvlText w:val="%7."/>
      <w:lvlJc w:val="left"/>
      <w:pPr>
        <w:tabs>
          <w:tab w:val="num" w:pos="720"/>
        </w:tabs>
        <w:ind w:left="4320" w:hanging="720"/>
      </w:pPr>
      <w:rPr>
        <w:rFonts w:ascii="Times New Roman" w:hAnsi="Times New Roman" w:hint="default"/>
        <w:b w:val="0"/>
        <w:i w:val="0"/>
        <w:sz w:val="24"/>
      </w:rPr>
    </w:lvl>
    <w:lvl w:ilvl="7">
      <w:start w:val="1"/>
      <w:numFmt w:val="decimal"/>
      <w:lvlText w:val="%8"/>
      <w:lvlJc w:val="left"/>
      <w:pPr>
        <w:tabs>
          <w:tab w:val="num" w:pos="720"/>
        </w:tabs>
        <w:ind w:left="5040" w:hanging="720"/>
      </w:pPr>
      <w:rPr>
        <w:rFonts w:ascii="Times New Roman" w:hAnsi="Times New Roman" w:hint="default"/>
        <w:b w:val="0"/>
        <w:i w:val="0"/>
        <w:sz w:val="24"/>
      </w:rPr>
    </w:lvl>
    <w:lvl w:ilvl="8">
      <w:start w:val="1"/>
      <w:numFmt w:val="decimal"/>
      <w:lvlText w:val="%9."/>
      <w:lvlJc w:val="left"/>
      <w:pPr>
        <w:tabs>
          <w:tab w:val="num" w:pos="720"/>
        </w:tabs>
        <w:ind w:left="5760" w:hanging="720"/>
      </w:pPr>
      <w:rPr>
        <w:rFonts w:ascii="Times New Roman" w:hAnsi="Times New Roman" w:hint="default"/>
        <w:b w:val="0"/>
        <w:i w:val="0"/>
        <w:sz w:val="24"/>
      </w:rPr>
    </w:lvl>
  </w:abstractNum>
  <w:abstractNum w:abstractNumId="9" w15:restartNumberingAfterBreak="0">
    <w:nsid w:val="1AED896D"/>
    <w:multiLevelType w:val="multilevel"/>
    <w:tmpl w:val="A2923AA8"/>
    <w:lvl w:ilvl="0">
      <w:start w:val="5"/>
      <w:numFmt w:val="decimal"/>
      <w:lvlText w:val="%1."/>
      <w:lvlJc w:val="left"/>
      <w:pPr>
        <w:tabs>
          <w:tab w:val="num" w:pos="720"/>
        </w:tabs>
        <w:ind w:left="720" w:hanging="720"/>
      </w:pPr>
      <w:rPr>
        <w:rFonts w:ascii="Times New Roman Bold" w:hAnsi="Times New Roman Bold" w:hint="default"/>
        <w:b/>
        <w:i w:val="0"/>
        <w:kern w:val="0"/>
        <w:sz w:val="18"/>
      </w:rPr>
    </w:lvl>
    <w:lvl w:ilvl="1">
      <w:start w:val="1"/>
      <w:numFmt w:val="lowerLetter"/>
      <w:lvlText w:val="(%2)"/>
      <w:lvlJc w:val="left"/>
      <w:pPr>
        <w:tabs>
          <w:tab w:val="num" w:pos="1440"/>
        </w:tabs>
        <w:ind w:left="1440" w:hanging="720"/>
      </w:pPr>
      <w:rPr>
        <w:rFonts w:ascii="Times New Roman" w:hAnsi="Times New Roman" w:hint="default"/>
        <w:b w:val="0"/>
        <w:i w:val="0"/>
        <w:kern w:val="0"/>
        <w:sz w:val="18"/>
        <w:szCs w:val="18"/>
      </w:rPr>
    </w:lvl>
    <w:lvl w:ilvl="2">
      <w:start w:val="1"/>
      <w:numFmt w:val="lowerRoman"/>
      <w:lvlText w:val="(%3)"/>
      <w:lvlJc w:val="left"/>
      <w:pPr>
        <w:tabs>
          <w:tab w:val="num" w:pos="2160"/>
        </w:tabs>
        <w:ind w:left="2160" w:hanging="720"/>
      </w:pPr>
      <w:rPr>
        <w:rFonts w:ascii="Times New Roman" w:hAnsi="Times New Roman" w:hint="default"/>
        <w:b w:val="0"/>
        <w:i w:val="0"/>
        <w:sz w:val="22"/>
      </w:rPr>
    </w:lvl>
    <w:lvl w:ilvl="3">
      <w:start w:val="1"/>
      <w:numFmt w:val="decimal"/>
      <w:lvlText w:val="(%4)"/>
      <w:lvlJc w:val="left"/>
      <w:pPr>
        <w:tabs>
          <w:tab w:val="num" w:pos="2880"/>
        </w:tabs>
        <w:ind w:left="2880" w:hanging="720"/>
      </w:pPr>
      <w:rPr>
        <w:rFonts w:ascii="Times New Roman" w:hAnsi="Times New Roman" w:hint="default"/>
        <w:b w:val="0"/>
        <w:i w:val="0"/>
        <w:sz w:val="22"/>
      </w:rPr>
    </w:lvl>
    <w:lvl w:ilvl="4">
      <w:start w:val="1"/>
      <w:numFmt w:val="upperLetter"/>
      <w:lvlText w:val="(%5)"/>
      <w:lvlJc w:val="left"/>
      <w:pPr>
        <w:tabs>
          <w:tab w:val="num" w:pos="720"/>
        </w:tabs>
        <w:ind w:left="2880" w:hanging="720"/>
      </w:pPr>
      <w:rPr>
        <w:rFonts w:ascii="Times New Roman" w:hAnsi="Times New Roman" w:hint="default"/>
        <w:b w:val="0"/>
        <w:i w:val="0"/>
        <w:sz w:val="24"/>
      </w:rPr>
    </w:lvl>
    <w:lvl w:ilvl="5">
      <w:start w:val="1"/>
      <w:numFmt w:val="upperRoman"/>
      <w:lvlText w:val="(%6)"/>
      <w:lvlJc w:val="left"/>
      <w:pPr>
        <w:tabs>
          <w:tab w:val="num" w:pos="720"/>
        </w:tabs>
        <w:ind w:left="3600" w:hanging="720"/>
      </w:pPr>
      <w:rPr>
        <w:rFonts w:ascii="Times New Roman" w:hAnsi="Times New Roman" w:hint="default"/>
        <w:b w:val="0"/>
        <w:i w:val="0"/>
        <w:sz w:val="24"/>
      </w:rPr>
    </w:lvl>
    <w:lvl w:ilvl="6">
      <w:start w:val="1"/>
      <w:numFmt w:val="lowerLetter"/>
      <w:lvlText w:val="%7."/>
      <w:lvlJc w:val="left"/>
      <w:pPr>
        <w:tabs>
          <w:tab w:val="num" w:pos="720"/>
        </w:tabs>
        <w:ind w:left="4320" w:hanging="720"/>
      </w:pPr>
      <w:rPr>
        <w:rFonts w:ascii="Times New Roman" w:hAnsi="Times New Roman" w:hint="default"/>
        <w:b w:val="0"/>
        <w:i w:val="0"/>
        <w:sz w:val="24"/>
      </w:rPr>
    </w:lvl>
    <w:lvl w:ilvl="7">
      <w:start w:val="1"/>
      <w:numFmt w:val="decimal"/>
      <w:lvlText w:val="%8"/>
      <w:lvlJc w:val="left"/>
      <w:pPr>
        <w:tabs>
          <w:tab w:val="num" w:pos="720"/>
        </w:tabs>
        <w:ind w:left="5040" w:hanging="720"/>
      </w:pPr>
      <w:rPr>
        <w:rFonts w:ascii="Times New Roman" w:hAnsi="Times New Roman" w:hint="default"/>
        <w:b w:val="0"/>
        <w:i w:val="0"/>
        <w:sz w:val="24"/>
      </w:rPr>
    </w:lvl>
    <w:lvl w:ilvl="8">
      <w:start w:val="1"/>
      <w:numFmt w:val="decimal"/>
      <w:lvlText w:val="%9."/>
      <w:lvlJc w:val="left"/>
      <w:pPr>
        <w:tabs>
          <w:tab w:val="num" w:pos="720"/>
        </w:tabs>
        <w:ind w:left="5760" w:hanging="720"/>
      </w:pPr>
      <w:rPr>
        <w:rFonts w:ascii="Times New Roman" w:hAnsi="Times New Roman" w:hint="default"/>
        <w:b w:val="0"/>
        <w:i w:val="0"/>
        <w:sz w:val="24"/>
      </w:rPr>
    </w:lvl>
  </w:abstractNum>
  <w:abstractNum w:abstractNumId="10" w15:restartNumberingAfterBreak="0">
    <w:nsid w:val="260C4549"/>
    <w:multiLevelType w:val="hybridMultilevel"/>
    <w:tmpl w:val="CC240286"/>
    <w:lvl w:ilvl="0" w:tplc="EEDAA75A">
      <w:start w:val="1"/>
      <w:numFmt w:val="bullet"/>
      <w:pStyle w:val="BulletL3"/>
      <w:lvlText w:val="·"/>
      <w:lvlJc w:val="left"/>
      <w:pPr>
        <w:tabs>
          <w:tab w:val="num" w:pos="2160"/>
        </w:tabs>
        <w:ind w:left="2160" w:hanging="72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9997F55"/>
    <w:multiLevelType w:val="hybridMultilevel"/>
    <w:tmpl w:val="5CA6CA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043D85"/>
    <w:multiLevelType w:val="hybridMultilevel"/>
    <w:tmpl w:val="474A3370"/>
    <w:lvl w:ilvl="0" w:tplc="355EBA0E">
      <w:start w:val="1"/>
      <w:numFmt w:val="bullet"/>
      <w:pStyle w:val="BulletL1"/>
      <w:lvlText w:val="·"/>
      <w:lvlJc w:val="left"/>
      <w:pPr>
        <w:tabs>
          <w:tab w:val="num" w:pos="720"/>
        </w:tabs>
        <w:ind w:left="720" w:hanging="720"/>
      </w:pPr>
      <w:rPr>
        <w:rFonts w:ascii="Times New Roman" w:hAnsi="Times New Roman" w:hint="default"/>
        <w:b w:val="0"/>
        <w:i w:val="0"/>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F501A56"/>
    <w:multiLevelType w:val="hybridMultilevel"/>
    <w:tmpl w:val="394C726A"/>
    <w:lvl w:ilvl="0" w:tplc="04090015">
      <w:start w:val="1"/>
      <w:numFmt w:val="upperLetter"/>
      <w:lvlText w:val="%1."/>
      <w:lvlJc w:val="left"/>
      <w:pPr>
        <w:ind w:left="3240" w:hanging="360"/>
      </w:pPr>
      <w:rPr>
        <w:rFont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4" w15:restartNumberingAfterBreak="0">
    <w:nsid w:val="3FC4789F"/>
    <w:multiLevelType w:val="multilevel"/>
    <w:tmpl w:val="F462F640"/>
    <w:lvl w:ilvl="0">
      <w:start w:val="1"/>
      <w:numFmt w:val="decimal"/>
      <w:lvlText w:val="%1."/>
      <w:lvlJc w:val="left"/>
      <w:pPr>
        <w:tabs>
          <w:tab w:val="num" w:pos="720"/>
        </w:tabs>
        <w:ind w:left="720" w:hanging="720"/>
      </w:pPr>
      <w:rPr>
        <w:rFonts w:ascii="Times New Roman Bold" w:hAnsi="Times New Roman Bold" w:hint="default"/>
        <w:b/>
        <w:i w:val="0"/>
        <w:kern w:val="0"/>
        <w:sz w:val="22"/>
      </w:rPr>
    </w:lvl>
    <w:lvl w:ilvl="1">
      <w:start w:val="1"/>
      <w:numFmt w:val="lowerLetter"/>
      <w:lvlText w:val="(%2)"/>
      <w:lvlJc w:val="left"/>
      <w:pPr>
        <w:tabs>
          <w:tab w:val="num" w:pos="1440"/>
        </w:tabs>
        <w:ind w:left="1440" w:hanging="720"/>
      </w:pPr>
      <w:rPr>
        <w:rFonts w:ascii="Times New Roman" w:hAnsi="Times New Roman" w:hint="default"/>
        <w:b w:val="0"/>
        <w:i w:val="0"/>
        <w:kern w:val="0"/>
        <w:sz w:val="22"/>
      </w:rPr>
    </w:lvl>
    <w:lvl w:ilvl="2">
      <w:start w:val="1"/>
      <w:numFmt w:val="lowerRoman"/>
      <w:lvlText w:val="(%3)"/>
      <w:lvlJc w:val="left"/>
      <w:pPr>
        <w:tabs>
          <w:tab w:val="num" w:pos="2160"/>
        </w:tabs>
        <w:ind w:left="2160" w:hanging="720"/>
      </w:pPr>
      <w:rPr>
        <w:rFonts w:ascii="Times New Roman" w:hAnsi="Times New Roman" w:hint="default"/>
        <w:b w:val="0"/>
        <w:i w:val="0"/>
        <w:sz w:val="22"/>
      </w:rPr>
    </w:lvl>
    <w:lvl w:ilvl="3">
      <w:start w:val="1"/>
      <w:numFmt w:val="decimal"/>
      <w:lvlText w:val="(%4)"/>
      <w:lvlJc w:val="left"/>
      <w:pPr>
        <w:tabs>
          <w:tab w:val="num" w:pos="2520"/>
        </w:tabs>
        <w:ind w:left="2520" w:hanging="720"/>
      </w:pPr>
      <w:rPr>
        <w:rFonts w:ascii="Times New Roman" w:hAnsi="Times New Roman" w:hint="default"/>
        <w:b w:val="0"/>
        <w:i w:val="0"/>
        <w:sz w:val="22"/>
      </w:rPr>
    </w:lvl>
    <w:lvl w:ilvl="4">
      <w:start w:val="1"/>
      <w:numFmt w:val="upperLetter"/>
      <w:lvlText w:val="(%5)"/>
      <w:lvlJc w:val="left"/>
      <w:pPr>
        <w:tabs>
          <w:tab w:val="num" w:pos="720"/>
        </w:tabs>
        <w:ind w:left="2880" w:hanging="720"/>
      </w:pPr>
      <w:rPr>
        <w:rFonts w:ascii="Times New Roman" w:hAnsi="Times New Roman" w:hint="default"/>
        <w:b w:val="0"/>
        <w:i w:val="0"/>
        <w:sz w:val="24"/>
      </w:rPr>
    </w:lvl>
    <w:lvl w:ilvl="5">
      <w:start w:val="1"/>
      <w:numFmt w:val="upperRoman"/>
      <w:lvlText w:val="(%6)"/>
      <w:lvlJc w:val="left"/>
      <w:pPr>
        <w:tabs>
          <w:tab w:val="num" w:pos="720"/>
        </w:tabs>
        <w:ind w:left="3600" w:hanging="720"/>
      </w:pPr>
      <w:rPr>
        <w:rFonts w:ascii="Times New Roman" w:hAnsi="Times New Roman" w:hint="default"/>
        <w:b w:val="0"/>
        <w:i w:val="0"/>
        <w:sz w:val="24"/>
      </w:rPr>
    </w:lvl>
    <w:lvl w:ilvl="6">
      <w:start w:val="1"/>
      <w:numFmt w:val="lowerLetter"/>
      <w:lvlText w:val="%7."/>
      <w:lvlJc w:val="left"/>
      <w:pPr>
        <w:tabs>
          <w:tab w:val="num" w:pos="720"/>
        </w:tabs>
        <w:ind w:left="4320" w:hanging="720"/>
      </w:pPr>
      <w:rPr>
        <w:rFonts w:ascii="Times New Roman" w:hAnsi="Times New Roman" w:hint="default"/>
        <w:b w:val="0"/>
        <w:i w:val="0"/>
        <w:sz w:val="24"/>
      </w:rPr>
    </w:lvl>
    <w:lvl w:ilvl="7">
      <w:start w:val="1"/>
      <w:numFmt w:val="decimal"/>
      <w:lvlText w:val="%8"/>
      <w:lvlJc w:val="left"/>
      <w:pPr>
        <w:tabs>
          <w:tab w:val="num" w:pos="720"/>
        </w:tabs>
        <w:ind w:left="5040" w:hanging="720"/>
      </w:pPr>
      <w:rPr>
        <w:rFonts w:ascii="Times New Roman" w:hAnsi="Times New Roman" w:hint="default"/>
        <w:b w:val="0"/>
        <w:i w:val="0"/>
        <w:sz w:val="24"/>
      </w:rPr>
    </w:lvl>
    <w:lvl w:ilvl="8">
      <w:start w:val="1"/>
      <w:numFmt w:val="decimal"/>
      <w:lvlText w:val="%9."/>
      <w:lvlJc w:val="left"/>
      <w:pPr>
        <w:tabs>
          <w:tab w:val="num" w:pos="720"/>
        </w:tabs>
        <w:ind w:left="5760" w:hanging="720"/>
      </w:pPr>
      <w:rPr>
        <w:rFonts w:ascii="Times New Roman" w:hAnsi="Times New Roman" w:hint="default"/>
        <w:b w:val="0"/>
        <w:i w:val="0"/>
        <w:sz w:val="24"/>
      </w:rPr>
    </w:lvl>
  </w:abstractNum>
  <w:abstractNum w:abstractNumId="15" w15:restartNumberingAfterBreak="0">
    <w:nsid w:val="43500DB7"/>
    <w:multiLevelType w:val="multilevel"/>
    <w:tmpl w:val="F462F640"/>
    <w:lvl w:ilvl="0">
      <w:start w:val="1"/>
      <w:numFmt w:val="decimal"/>
      <w:lvlText w:val="%1."/>
      <w:lvlJc w:val="left"/>
      <w:pPr>
        <w:tabs>
          <w:tab w:val="num" w:pos="720"/>
        </w:tabs>
        <w:ind w:left="720" w:hanging="720"/>
      </w:pPr>
      <w:rPr>
        <w:rFonts w:ascii="Times New Roman Bold" w:hAnsi="Times New Roman Bold" w:hint="default"/>
        <w:b/>
        <w:i w:val="0"/>
        <w:kern w:val="0"/>
        <w:sz w:val="22"/>
      </w:rPr>
    </w:lvl>
    <w:lvl w:ilvl="1">
      <w:start w:val="1"/>
      <w:numFmt w:val="lowerLetter"/>
      <w:lvlText w:val="(%2)"/>
      <w:lvlJc w:val="left"/>
      <w:pPr>
        <w:tabs>
          <w:tab w:val="num" w:pos="1440"/>
        </w:tabs>
        <w:ind w:left="1440" w:hanging="720"/>
      </w:pPr>
      <w:rPr>
        <w:rFonts w:ascii="Times New Roman" w:hAnsi="Times New Roman" w:hint="default"/>
        <w:b w:val="0"/>
        <w:i w:val="0"/>
        <w:kern w:val="0"/>
        <w:sz w:val="22"/>
      </w:rPr>
    </w:lvl>
    <w:lvl w:ilvl="2">
      <w:start w:val="1"/>
      <w:numFmt w:val="lowerRoman"/>
      <w:lvlText w:val="(%3)"/>
      <w:lvlJc w:val="left"/>
      <w:pPr>
        <w:tabs>
          <w:tab w:val="num" w:pos="2160"/>
        </w:tabs>
        <w:ind w:left="2160" w:hanging="720"/>
      </w:pPr>
      <w:rPr>
        <w:rFonts w:ascii="Times New Roman" w:hAnsi="Times New Roman" w:hint="default"/>
        <w:b w:val="0"/>
        <w:i w:val="0"/>
        <w:sz w:val="22"/>
      </w:rPr>
    </w:lvl>
    <w:lvl w:ilvl="3">
      <w:start w:val="1"/>
      <w:numFmt w:val="decimal"/>
      <w:lvlText w:val="(%4)"/>
      <w:lvlJc w:val="left"/>
      <w:pPr>
        <w:tabs>
          <w:tab w:val="num" w:pos="2520"/>
        </w:tabs>
        <w:ind w:left="2520" w:hanging="720"/>
      </w:pPr>
      <w:rPr>
        <w:rFonts w:ascii="Times New Roman" w:hAnsi="Times New Roman" w:hint="default"/>
        <w:b w:val="0"/>
        <w:i w:val="0"/>
        <w:sz w:val="22"/>
      </w:rPr>
    </w:lvl>
    <w:lvl w:ilvl="4">
      <w:start w:val="1"/>
      <w:numFmt w:val="upperLetter"/>
      <w:lvlText w:val="(%5)"/>
      <w:lvlJc w:val="left"/>
      <w:pPr>
        <w:tabs>
          <w:tab w:val="num" w:pos="720"/>
        </w:tabs>
        <w:ind w:left="2880" w:hanging="720"/>
      </w:pPr>
      <w:rPr>
        <w:rFonts w:ascii="Times New Roman" w:hAnsi="Times New Roman" w:hint="default"/>
        <w:b w:val="0"/>
        <w:i w:val="0"/>
        <w:sz w:val="24"/>
      </w:rPr>
    </w:lvl>
    <w:lvl w:ilvl="5">
      <w:start w:val="1"/>
      <w:numFmt w:val="upperRoman"/>
      <w:lvlText w:val="(%6)"/>
      <w:lvlJc w:val="left"/>
      <w:pPr>
        <w:tabs>
          <w:tab w:val="num" w:pos="720"/>
        </w:tabs>
        <w:ind w:left="3600" w:hanging="720"/>
      </w:pPr>
      <w:rPr>
        <w:rFonts w:ascii="Times New Roman" w:hAnsi="Times New Roman" w:hint="default"/>
        <w:b w:val="0"/>
        <w:i w:val="0"/>
        <w:sz w:val="24"/>
      </w:rPr>
    </w:lvl>
    <w:lvl w:ilvl="6">
      <w:start w:val="1"/>
      <w:numFmt w:val="lowerLetter"/>
      <w:lvlText w:val="%7."/>
      <w:lvlJc w:val="left"/>
      <w:pPr>
        <w:tabs>
          <w:tab w:val="num" w:pos="720"/>
        </w:tabs>
        <w:ind w:left="4320" w:hanging="720"/>
      </w:pPr>
      <w:rPr>
        <w:rFonts w:ascii="Times New Roman" w:hAnsi="Times New Roman" w:hint="default"/>
        <w:b w:val="0"/>
        <w:i w:val="0"/>
        <w:sz w:val="24"/>
      </w:rPr>
    </w:lvl>
    <w:lvl w:ilvl="7">
      <w:start w:val="1"/>
      <w:numFmt w:val="decimal"/>
      <w:lvlText w:val="%8"/>
      <w:lvlJc w:val="left"/>
      <w:pPr>
        <w:tabs>
          <w:tab w:val="num" w:pos="720"/>
        </w:tabs>
        <w:ind w:left="5040" w:hanging="720"/>
      </w:pPr>
      <w:rPr>
        <w:rFonts w:ascii="Times New Roman" w:hAnsi="Times New Roman" w:hint="default"/>
        <w:b w:val="0"/>
        <w:i w:val="0"/>
        <w:sz w:val="24"/>
      </w:rPr>
    </w:lvl>
    <w:lvl w:ilvl="8">
      <w:start w:val="1"/>
      <w:numFmt w:val="decimal"/>
      <w:lvlText w:val="%9."/>
      <w:lvlJc w:val="left"/>
      <w:pPr>
        <w:tabs>
          <w:tab w:val="num" w:pos="720"/>
        </w:tabs>
        <w:ind w:left="5760" w:hanging="720"/>
      </w:pPr>
      <w:rPr>
        <w:rFonts w:ascii="Times New Roman" w:hAnsi="Times New Roman" w:hint="default"/>
        <w:b w:val="0"/>
        <w:i w:val="0"/>
        <w:sz w:val="24"/>
      </w:rPr>
    </w:lvl>
  </w:abstractNum>
  <w:abstractNum w:abstractNumId="16" w15:restartNumberingAfterBreak="0">
    <w:nsid w:val="49005053"/>
    <w:multiLevelType w:val="hybridMultilevel"/>
    <w:tmpl w:val="F362B52C"/>
    <w:lvl w:ilvl="0" w:tplc="0409000F">
      <w:start w:val="1"/>
      <w:numFmt w:val="decimal"/>
      <w:lvlText w:val="%1."/>
      <w:lvlJc w:val="left"/>
      <w:pPr>
        <w:ind w:left="720" w:hanging="360"/>
      </w:p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4E2C43B4"/>
    <w:multiLevelType w:val="hybridMultilevel"/>
    <w:tmpl w:val="67CA35A2"/>
    <w:lvl w:ilvl="0" w:tplc="6FDAA110">
      <w:start w:val="1"/>
      <w:numFmt w:val="bullet"/>
      <w:pStyle w:val="BulletL4"/>
      <w:lvlText w:val="·"/>
      <w:lvlJc w:val="left"/>
      <w:pPr>
        <w:tabs>
          <w:tab w:val="num" w:pos="2880"/>
        </w:tabs>
        <w:ind w:left="2880" w:hanging="72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2845AE0"/>
    <w:multiLevelType w:val="hybridMultilevel"/>
    <w:tmpl w:val="FC6ED33C"/>
    <w:lvl w:ilvl="0" w:tplc="E3E0BB72">
      <w:start w:val="1"/>
      <w:numFmt w:val="upperLetter"/>
      <w:lvlText w:val="SCHEDUL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3008A2"/>
    <w:multiLevelType w:val="hybridMultilevel"/>
    <w:tmpl w:val="89421A80"/>
    <w:lvl w:ilvl="0" w:tplc="4A504070">
      <w:start w:val="1"/>
      <w:numFmt w:val="bullet"/>
      <w:pStyle w:val="BulletL2"/>
      <w:lvlText w:val="·"/>
      <w:lvlJc w:val="left"/>
      <w:pPr>
        <w:tabs>
          <w:tab w:val="num" w:pos="1440"/>
        </w:tabs>
        <w:ind w:left="1440" w:hanging="720"/>
      </w:pPr>
      <w:rPr>
        <w:rFonts w:ascii="Symbol" w:hAnsi="Symbol" w:hint="default"/>
        <w:b w:val="0"/>
        <w:i w:val="0"/>
        <w:sz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CE3297F"/>
    <w:multiLevelType w:val="hybridMultilevel"/>
    <w:tmpl w:val="30360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964D83"/>
    <w:multiLevelType w:val="multilevel"/>
    <w:tmpl w:val="F462F640"/>
    <w:lvl w:ilvl="0">
      <w:start w:val="1"/>
      <w:numFmt w:val="decimal"/>
      <w:lvlText w:val="%1."/>
      <w:lvlJc w:val="left"/>
      <w:pPr>
        <w:tabs>
          <w:tab w:val="num" w:pos="720"/>
        </w:tabs>
        <w:ind w:left="720" w:hanging="720"/>
      </w:pPr>
      <w:rPr>
        <w:rFonts w:ascii="Times New Roman Bold" w:hAnsi="Times New Roman Bold" w:hint="default"/>
        <w:b/>
        <w:i w:val="0"/>
        <w:kern w:val="0"/>
        <w:sz w:val="22"/>
      </w:rPr>
    </w:lvl>
    <w:lvl w:ilvl="1">
      <w:start w:val="1"/>
      <w:numFmt w:val="lowerLetter"/>
      <w:lvlText w:val="(%2)"/>
      <w:lvlJc w:val="left"/>
      <w:pPr>
        <w:tabs>
          <w:tab w:val="num" w:pos="1440"/>
        </w:tabs>
        <w:ind w:left="1440" w:hanging="720"/>
      </w:pPr>
      <w:rPr>
        <w:rFonts w:ascii="Times New Roman" w:hAnsi="Times New Roman" w:hint="default"/>
        <w:b w:val="0"/>
        <w:i w:val="0"/>
        <w:kern w:val="0"/>
        <w:sz w:val="22"/>
      </w:rPr>
    </w:lvl>
    <w:lvl w:ilvl="2">
      <w:start w:val="1"/>
      <w:numFmt w:val="lowerRoman"/>
      <w:lvlText w:val="(%3)"/>
      <w:lvlJc w:val="left"/>
      <w:pPr>
        <w:tabs>
          <w:tab w:val="num" w:pos="2160"/>
        </w:tabs>
        <w:ind w:left="2160" w:hanging="720"/>
      </w:pPr>
      <w:rPr>
        <w:rFonts w:ascii="Times New Roman" w:hAnsi="Times New Roman" w:hint="default"/>
        <w:b w:val="0"/>
        <w:i w:val="0"/>
        <w:sz w:val="22"/>
      </w:rPr>
    </w:lvl>
    <w:lvl w:ilvl="3">
      <w:start w:val="1"/>
      <w:numFmt w:val="decimal"/>
      <w:lvlText w:val="(%4)"/>
      <w:lvlJc w:val="left"/>
      <w:pPr>
        <w:tabs>
          <w:tab w:val="num" w:pos="2520"/>
        </w:tabs>
        <w:ind w:left="2520" w:hanging="720"/>
      </w:pPr>
      <w:rPr>
        <w:rFonts w:ascii="Times New Roman" w:hAnsi="Times New Roman" w:hint="default"/>
        <w:b w:val="0"/>
        <w:i w:val="0"/>
        <w:sz w:val="22"/>
      </w:rPr>
    </w:lvl>
    <w:lvl w:ilvl="4">
      <w:start w:val="1"/>
      <w:numFmt w:val="upperLetter"/>
      <w:lvlText w:val="(%5)"/>
      <w:lvlJc w:val="left"/>
      <w:pPr>
        <w:tabs>
          <w:tab w:val="num" w:pos="720"/>
        </w:tabs>
        <w:ind w:left="2880" w:hanging="720"/>
      </w:pPr>
      <w:rPr>
        <w:rFonts w:ascii="Times New Roman" w:hAnsi="Times New Roman" w:hint="default"/>
        <w:b w:val="0"/>
        <w:i w:val="0"/>
        <w:sz w:val="24"/>
      </w:rPr>
    </w:lvl>
    <w:lvl w:ilvl="5">
      <w:start w:val="1"/>
      <w:numFmt w:val="upperRoman"/>
      <w:lvlText w:val="(%6)"/>
      <w:lvlJc w:val="left"/>
      <w:pPr>
        <w:tabs>
          <w:tab w:val="num" w:pos="720"/>
        </w:tabs>
        <w:ind w:left="3600" w:hanging="720"/>
      </w:pPr>
      <w:rPr>
        <w:rFonts w:ascii="Times New Roman" w:hAnsi="Times New Roman" w:hint="default"/>
        <w:b w:val="0"/>
        <w:i w:val="0"/>
        <w:sz w:val="24"/>
      </w:rPr>
    </w:lvl>
    <w:lvl w:ilvl="6">
      <w:start w:val="1"/>
      <w:numFmt w:val="lowerLetter"/>
      <w:lvlText w:val="%7."/>
      <w:lvlJc w:val="left"/>
      <w:pPr>
        <w:tabs>
          <w:tab w:val="num" w:pos="720"/>
        </w:tabs>
        <w:ind w:left="4320" w:hanging="720"/>
      </w:pPr>
      <w:rPr>
        <w:rFonts w:ascii="Times New Roman" w:hAnsi="Times New Roman" w:hint="default"/>
        <w:b w:val="0"/>
        <w:i w:val="0"/>
        <w:sz w:val="24"/>
      </w:rPr>
    </w:lvl>
    <w:lvl w:ilvl="7">
      <w:start w:val="1"/>
      <w:numFmt w:val="decimal"/>
      <w:lvlText w:val="%8"/>
      <w:lvlJc w:val="left"/>
      <w:pPr>
        <w:tabs>
          <w:tab w:val="num" w:pos="720"/>
        </w:tabs>
        <w:ind w:left="5040" w:hanging="720"/>
      </w:pPr>
      <w:rPr>
        <w:rFonts w:ascii="Times New Roman" w:hAnsi="Times New Roman" w:hint="default"/>
        <w:b w:val="0"/>
        <w:i w:val="0"/>
        <w:sz w:val="24"/>
      </w:rPr>
    </w:lvl>
    <w:lvl w:ilvl="8">
      <w:start w:val="1"/>
      <w:numFmt w:val="decimal"/>
      <w:lvlText w:val="%9."/>
      <w:lvlJc w:val="left"/>
      <w:pPr>
        <w:tabs>
          <w:tab w:val="num" w:pos="720"/>
        </w:tabs>
        <w:ind w:left="5760" w:hanging="720"/>
      </w:pPr>
      <w:rPr>
        <w:rFonts w:ascii="Times New Roman" w:hAnsi="Times New Roman" w:hint="default"/>
        <w:b w:val="0"/>
        <w:i w:val="0"/>
        <w:sz w:val="24"/>
      </w:rPr>
    </w:lvl>
  </w:abstractNum>
  <w:abstractNum w:abstractNumId="22" w15:restartNumberingAfterBreak="0">
    <w:nsid w:val="780945B7"/>
    <w:multiLevelType w:val="hybridMultilevel"/>
    <w:tmpl w:val="38C8C6AC"/>
    <w:lvl w:ilvl="0" w:tplc="68B43390">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B42636"/>
    <w:multiLevelType w:val="multilevel"/>
    <w:tmpl w:val="246228A0"/>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077172902">
    <w:abstractNumId w:val="16"/>
  </w:num>
  <w:num w:numId="2" w16cid:durableId="2006395533">
    <w:abstractNumId w:val="4"/>
  </w:num>
  <w:num w:numId="3" w16cid:durableId="28455584">
    <w:abstractNumId w:val="12"/>
  </w:num>
  <w:num w:numId="4" w16cid:durableId="644748411">
    <w:abstractNumId w:val="19"/>
  </w:num>
  <w:num w:numId="5" w16cid:durableId="1553037057">
    <w:abstractNumId w:val="10"/>
  </w:num>
  <w:num w:numId="6" w16cid:durableId="1944721773">
    <w:abstractNumId w:val="17"/>
  </w:num>
  <w:num w:numId="7" w16cid:durableId="1862666938">
    <w:abstractNumId w:val="0"/>
  </w:num>
  <w:num w:numId="8" w16cid:durableId="1279751033">
    <w:abstractNumId w:val="4"/>
  </w:num>
  <w:num w:numId="9" w16cid:durableId="80330609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3027166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81916392">
    <w:abstractNumId w:val="13"/>
  </w:num>
  <w:num w:numId="12" w16cid:durableId="178471341">
    <w:abstractNumId w:val="7"/>
  </w:num>
  <w:num w:numId="13" w16cid:durableId="178645854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04912446">
    <w:abstractNumId w:val="3"/>
  </w:num>
  <w:num w:numId="15" w16cid:durableId="1983580091">
    <w:abstractNumId w:val="19"/>
  </w:num>
  <w:num w:numId="16" w16cid:durableId="152532048">
    <w:abstractNumId w:val="18"/>
  </w:num>
  <w:num w:numId="17" w16cid:durableId="1187139042">
    <w:abstractNumId w:val="7"/>
  </w:num>
  <w:num w:numId="18" w16cid:durableId="1560167361">
    <w:abstractNumId w:val="7"/>
  </w:num>
  <w:num w:numId="19" w16cid:durableId="1614896783">
    <w:abstractNumId w:val="11"/>
  </w:num>
  <w:num w:numId="20" w16cid:durableId="359820083">
    <w:abstractNumId w:val="20"/>
  </w:num>
  <w:num w:numId="21" w16cid:durableId="84594630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16735870">
    <w:abstractNumId w:val="15"/>
  </w:num>
  <w:num w:numId="23" w16cid:durableId="1510411001">
    <w:abstractNumId w:val="22"/>
  </w:num>
  <w:num w:numId="24" w16cid:durableId="374156919">
    <w:abstractNumId w:val="5"/>
  </w:num>
  <w:num w:numId="25" w16cid:durableId="1432899387">
    <w:abstractNumId w:val="21"/>
  </w:num>
  <w:num w:numId="26" w16cid:durableId="226039191">
    <w:abstractNumId w:val="14"/>
  </w:num>
  <w:num w:numId="27" w16cid:durableId="1490898415">
    <w:abstractNumId w:val="23"/>
  </w:num>
  <w:num w:numId="28" w16cid:durableId="584919398">
    <w:abstractNumId w:val="4"/>
  </w:num>
  <w:num w:numId="29" w16cid:durableId="2102411972">
    <w:abstractNumId w:val="4"/>
  </w:num>
  <w:num w:numId="30" w16cid:durableId="344524423">
    <w:abstractNumId w:val="4"/>
  </w:num>
  <w:num w:numId="31" w16cid:durableId="912590116">
    <w:abstractNumId w:val="4"/>
  </w:num>
  <w:num w:numId="32" w16cid:durableId="1127891528">
    <w:abstractNumId w:val="4"/>
  </w:num>
  <w:num w:numId="33" w16cid:durableId="746269868">
    <w:abstractNumId w:val="4"/>
  </w:num>
  <w:num w:numId="34" w16cid:durableId="1221285242">
    <w:abstractNumId w:val="4"/>
  </w:num>
  <w:num w:numId="35" w16cid:durableId="2072994501">
    <w:abstractNumId w:val="4"/>
  </w:num>
  <w:num w:numId="36" w16cid:durableId="495196262">
    <w:abstractNumId w:val="4"/>
  </w:num>
  <w:num w:numId="37" w16cid:durableId="1683193267">
    <w:abstractNumId w:val="6"/>
  </w:num>
  <w:num w:numId="38" w16cid:durableId="1410927714">
    <w:abstractNumId w:val="2"/>
  </w:num>
  <w:num w:numId="39" w16cid:durableId="481046790">
    <w:abstractNumId w:val="1"/>
  </w:num>
  <w:num w:numId="40" w16cid:durableId="2039428445">
    <w:abstractNumId w:val="8"/>
  </w:num>
  <w:num w:numId="41" w16cid:durableId="1857575658">
    <w:abstractNumId w:val="9"/>
  </w:num>
  <w:num w:numId="42" w16cid:durableId="564336058">
    <w:abstractNumId w:val="4"/>
  </w:num>
  <w:num w:numId="43" w16cid:durableId="1408769936">
    <w:abstractNumId w:val="4"/>
  </w:num>
  <w:num w:numId="44" w16cid:durableId="631865288">
    <w:abstractNumId w:val="4"/>
  </w:num>
  <w:num w:numId="45" w16cid:durableId="2125223842">
    <w:abstractNumId w:val="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activeWritingStyle w:appName="MSWord" w:lang="en-IN" w:vendorID="64" w:dllVersion="0" w:nlCheck="1" w:checkStyle="0"/>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Formatting/>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670"/>
    <w:rsid w:val="00001A2F"/>
    <w:rsid w:val="00002761"/>
    <w:rsid w:val="00002AF9"/>
    <w:rsid w:val="000040F8"/>
    <w:rsid w:val="00004B90"/>
    <w:rsid w:val="00004DEA"/>
    <w:rsid w:val="00004E3B"/>
    <w:rsid w:val="0000561B"/>
    <w:rsid w:val="00005DEB"/>
    <w:rsid w:val="000064D9"/>
    <w:rsid w:val="00007B16"/>
    <w:rsid w:val="00011D65"/>
    <w:rsid w:val="00011D8C"/>
    <w:rsid w:val="000140FE"/>
    <w:rsid w:val="00014829"/>
    <w:rsid w:val="00014E6B"/>
    <w:rsid w:val="000155B9"/>
    <w:rsid w:val="000158A8"/>
    <w:rsid w:val="000158BE"/>
    <w:rsid w:val="00015F2F"/>
    <w:rsid w:val="00020509"/>
    <w:rsid w:val="000205F1"/>
    <w:rsid w:val="00021645"/>
    <w:rsid w:val="00022B30"/>
    <w:rsid w:val="00023809"/>
    <w:rsid w:val="000240F3"/>
    <w:rsid w:val="00025CDC"/>
    <w:rsid w:val="00025EC5"/>
    <w:rsid w:val="00026BF4"/>
    <w:rsid w:val="00031133"/>
    <w:rsid w:val="00031DFC"/>
    <w:rsid w:val="00033892"/>
    <w:rsid w:val="00034EA6"/>
    <w:rsid w:val="0003562C"/>
    <w:rsid w:val="00037182"/>
    <w:rsid w:val="0003752F"/>
    <w:rsid w:val="00040C4C"/>
    <w:rsid w:val="000410B8"/>
    <w:rsid w:val="000410D1"/>
    <w:rsid w:val="0004203A"/>
    <w:rsid w:val="0004215A"/>
    <w:rsid w:val="0004258A"/>
    <w:rsid w:val="00043D01"/>
    <w:rsid w:val="00043F92"/>
    <w:rsid w:val="00044021"/>
    <w:rsid w:val="000442FC"/>
    <w:rsid w:val="000450BD"/>
    <w:rsid w:val="000458C8"/>
    <w:rsid w:val="00045A1C"/>
    <w:rsid w:val="000462B7"/>
    <w:rsid w:val="000504DB"/>
    <w:rsid w:val="00050C4F"/>
    <w:rsid w:val="00053110"/>
    <w:rsid w:val="00053429"/>
    <w:rsid w:val="00054842"/>
    <w:rsid w:val="00054FC1"/>
    <w:rsid w:val="00056452"/>
    <w:rsid w:val="0005687B"/>
    <w:rsid w:val="00056C85"/>
    <w:rsid w:val="00057736"/>
    <w:rsid w:val="000607F5"/>
    <w:rsid w:val="000612E4"/>
    <w:rsid w:val="0006265D"/>
    <w:rsid w:val="0006365A"/>
    <w:rsid w:val="000638A7"/>
    <w:rsid w:val="00063F34"/>
    <w:rsid w:val="00063FFA"/>
    <w:rsid w:val="00065025"/>
    <w:rsid w:val="000650B4"/>
    <w:rsid w:val="0006564C"/>
    <w:rsid w:val="00065EA0"/>
    <w:rsid w:val="00067A8C"/>
    <w:rsid w:val="00070CAA"/>
    <w:rsid w:val="00070E01"/>
    <w:rsid w:val="00071902"/>
    <w:rsid w:val="00074585"/>
    <w:rsid w:val="00074986"/>
    <w:rsid w:val="000749AA"/>
    <w:rsid w:val="00074B3B"/>
    <w:rsid w:val="00075C40"/>
    <w:rsid w:val="00075E33"/>
    <w:rsid w:val="00077A08"/>
    <w:rsid w:val="00080151"/>
    <w:rsid w:val="0008189B"/>
    <w:rsid w:val="000819C8"/>
    <w:rsid w:val="00082CC8"/>
    <w:rsid w:val="000831B5"/>
    <w:rsid w:val="00083BC8"/>
    <w:rsid w:val="0008405E"/>
    <w:rsid w:val="00085060"/>
    <w:rsid w:val="000865A8"/>
    <w:rsid w:val="00086A43"/>
    <w:rsid w:val="000876D6"/>
    <w:rsid w:val="00087A5D"/>
    <w:rsid w:val="0009296A"/>
    <w:rsid w:val="00093453"/>
    <w:rsid w:val="0009370B"/>
    <w:rsid w:val="00093D25"/>
    <w:rsid w:val="00093EEA"/>
    <w:rsid w:val="0009487C"/>
    <w:rsid w:val="000965DC"/>
    <w:rsid w:val="00096854"/>
    <w:rsid w:val="000971DE"/>
    <w:rsid w:val="00097250"/>
    <w:rsid w:val="0009726B"/>
    <w:rsid w:val="000A0478"/>
    <w:rsid w:val="000A132A"/>
    <w:rsid w:val="000A2DBE"/>
    <w:rsid w:val="000A2E35"/>
    <w:rsid w:val="000A32D2"/>
    <w:rsid w:val="000A3B80"/>
    <w:rsid w:val="000A4DB5"/>
    <w:rsid w:val="000A5772"/>
    <w:rsid w:val="000A57B3"/>
    <w:rsid w:val="000A5878"/>
    <w:rsid w:val="000A60C6"/>
    <w:rsid w:val="000A62C2"/>
    <w:rsid w:val="000A7178"/>
    <w:rsid w:val="000B0858"/>
    <w:rsid w:val="000B0CEC"/>
    <w:rsid w:val="000B1328"/>
    <w:rsid w:val="000B15C2"/>
    <w:rsid w:val="000B1748"/>
    <w:rsid w:val="000B18C3"/>
    <w:rsid w:val="000B1D90"/>
    <w:rsid w:val="000B30B4"/>
    <w:rsid w:val="000B3F14"/>
    <w:rsid w:val="000B4278"/>
    <w:rsid w:val="000B59BA"/>
    <w:rsid w:val="000B6E05"/>
    <w:rsid w:val="000B6FBD"/>
    <w:rsid w:val="000B7EBA"/>
    <w:rsid w:val="000C2059"/>
    <w:rsid w:val="000C3413"/>
    <w:rsid w:val="000C3A33"/>
    <w:rsid w:val="000C5779"/>
    <w:rsid w:val="000C578D"/>
    <w:rsid w:val="000C635E"/>
    <w:rsid w:val="000C6F31"/>
    <w:rsid w:val="000C6FEB"/>
    <w:rsid w:val="000C76A4"/>
    <w:rsid w:val="000C7818"/>
    <w:rsid w:val="000C7C60"/>
    <w:rsid w:val="000C7E97"/>
    <w:rsid w:val="000D03CF"/>
    <w:rsid w:val="000D045E"/>
    <w:rsid w:val="000D2528"/>
    <w:rsid w:val="000D2D38"/>
    <w:rsid w:val="000D2E69"/>
    <w:rsid w:val="000D4796"/>
    <w:rsid w:val="000D47AC"/>
    <w:rsid w:val="000D4A2D"/>
    <w:rsid w:val="000D542C"/>
    <w:rsid w:val="000D57C4"/>
    <w:rsid w:val="000D72D2"/>
    <w:rsid w:val="000D7E81"/>
    <w:rsid w:val="000E165C"/>
    <w:rsid w:val="000E18AC"/>
    <w:rsid w:val="000E2A2B"/>
    <w:rsid w:val="000E3568"/>
    <w:rsid w:val="000E3CB5"/>
    <w:rsid w:val="000E3E74"/>
    <w:rsid w:val="000E4195"/>
    <w:rsid w:val="000E419D"/>
    <w:rsid w:val="000E5FAA"/>
    <w:rsid w:val="000E68A2"/>
    <w:rsid w:val="000E742B"/>
    <w:rsid w:val="000F034E"/>
    <w:rsid w:val="000F04BE"/>
    <w:rsid w:val="000F1E7D"/>
    <w:rsid w:val="000F23E7"/>
    <w:rsid w:val="000F367B"/>
    <w:rsid w:val="000F3847"/>
    <w:rsid w:val="000F3AB2"/>
    <w:rsid w:val="000F3D8B"/>
    <w:rsid w:val="000F4C85"/>
    <w:rsid w:val="000F5326"/>
    <w:rsid w:val="000F5BFC"/>
    <w:rsid w:val="000F65F8"/>
    <w:rsid w:val="000F6969"/>
    <w:rsid w:val="000F7328"/>
    <w:rsid w:val="001016FF"/>
    <w:rsid w:val="00101C7D"/>
    <w:rsid w:val="0010314F"/>
    <w:rsid w:val="00104CEF"/>
    <w:rsid w:val="001050D7"/>
    <w:rsid w:val="0010646B"/>
    <w:rsid w:val="001068F6"/>
    <w:rsid w:val="00106CDC"/>
    <w:rsid w:val="001128B1"/>
    <w:rsid w:val="00113971"/>
    <w:rsid w:val="00113995"/>
    <w:rsid w:val="00113CB2"/>
    <w:rsid w:val="00114644"/>
    <w:rsid w:val="00114B96"/>
    <w:rsid w:val="00115735"/>
    <w:rsid w:val="00115A06"/>
    <w:rsid w:val="00115ED1"/>
    <w:rsid w:val="0011614A"/>
    <w:rsid w:val="00116564"/>
    <w:rsid w:val="0011730B"/>
    <w:rsid w:val="00117849"/>
    <w:rsid w:val="001217EF"/>
    <w:rsid w:val="00124396"/>
    <w:rsid w:val="001254B9"/>
    <w:rsid w:val="0012636B"/>
    <w:rsid w:val="00126378"/>
    <w:rsid w:val="001277B1"/>
    <w:rsid w:val="001304A5"/>
    <w:rsid w:val="0013191B"/>
    <w:rsid w:val="00132363"/>
    <w:rsid w:val="001326B6"/>
    <w:rsid w:val="00132A52"/>
    <w:rsid w:val="00132E84"/>
    <w:rsid w:val="001340CE"/>
    <w:rsid w:val="001357F2"/>
    <w:rsid w:val="00136EC4"/>
    <w:rsid w:val="001377EA"/>
    <w:rsid w:val="001407E6"/>
    <w:rsid w:val="00140DC5"/>
    <w:rsid w:val="00141E95"/>
    <w:rsid w:val="00142832"/>
    <w:rsid w:val="00143294"/>
    <w:rsid w:val="0014340E"/>
    <w:rsid w:val="00143721"/>
    <w:rsid w:val="001440FC"/>
    <w:rsid w:val="00144306"/>
    <w:rsid w:val="0014488A"/>
    <w:rsid w:val="00145118"/>
    <w:rsid w:val="001451C7"/>
    <w:rsid w:val="001454AE"/>
    <w:rsid w:val="00145F15"/>
    <w:rsid w:val="0014643F"/>
    <w:rsid w:val="0014748E"/>
    <w:rsid w:val="00147A36"/>
    <w:rsid w:val="00150491"/>
    <w:rsid w:val="001507B8"/>
    <w:rsid w:val="0015176C"/>
    <w:rsid w:val="00151CC9"/>
    <w:rsid w:val="00151E77"/>
    <w:rsid w:val="0015383E"/>
    <w:rsid w:val="00153CCF"/>
    <w:rsid w:val="00154378"/>
    <w:rsid w:val="001545F6"/>
    <w:rsid w:val="001548ED"/>
    <w:rsid w:val="00154900"/>
    <w:rsid w:val="00154A1A"/>
    <w:rsid w:val="00155BF4"/>
    <w:rsid w:val="00155D02"/>
    <w:rsid w:val="001567DE"/>
    <w:rsid w:val="0015709D"/>
    <w:rsid w:val="00157F5A"/>
    <w:rsid w:val="00160868"/>
    <w:rsid w:val="0016102D"/>
    <w:rsid w:val="00161F9B"/>
    <w:rsid w:val="00162489"/>
    <w:rsid w:val="001626A2"/>
    <w:rsid w:val="00163B48"/>
    <w:rsid w:val="0016407E"/>
    <w:rsid w:val="00164912"/>
    <w:rsid w:val="00164EEB"/>
    <w:rsid w:val="0016543E"/>
    <w:rsid w:val="00167469"/>
    <w:rsid w:val="00167530"/>
    <w:rsid w:val="00167793"/>
    <w:rsid w:val="001708D2"/>
    <w:rsid w:val="00170A87"/>
    <w:rsid w:val="00170E0D"/>
    <w:rsid w:val="00171262"/>
    <w:rsid w:val="001714C9"/>
    <w:rsid w:val="00171B23"/>
    <w:rsid w:val="00171E11"/>
    <w:rsid w:val="001731CB"/>
    <w:rsid w:val="00173352"/>
    <w:rsid w:val="00173F2A"/>
    <w:rsid w:val="00174019"/>
    <w:rsid w:val="001746F8"/>
    <w:rsid w:val="001749AD"/>
    <w:rsid w:val="001749BC"/>
    <w:rsid w:val="00174E5F"/>
    <w:rsid w:val="00174FCC"/>
    <w:rsid w:val="00176618"/>
    <w:rsid w:val="001769A6"/>
    <w:rsid w:val="00177E88"/>
    <w:rsid w:val="001811D6"/>
    <w:rsid w:val="0018136E"/>
    <w:rsid w:val="00181971"/>
    <w:rsid w:val="00181EDF"/>
    <w:rsid w:val="001826AB"/>
    <w:rsid w:val="00182F38"/>
    <w:rsid w:val="0018326B"/>
    <w:rsid w:val="001838DE"/>
    <w:rsid w:val="00183DDF"/>
    <w:rsid w:val="0018441F"/>
    <w:rsid w:val="00186EE1"/>
    <w:rsid w:val="00187FFE"/>
    <w:rsid w:val="001907CD"/>
    <w:rsid w:val="00190936"/>
    <w:rsid w:val="00190ADF"/>
    <w:rsid w:val="001922C7"/>
    <w:rsid w:val="0019232E"/>
    <w:rsid w:val="0019246B"/>
    <w:rsid w:val="00192A63"/>
    <w:rsid w:val="00192F72"/>
    <w:rsid w:val="00193159"/>
    <w:rsid w:val="00194E3A"/>
    <w:rsid w:val="00194F1E"/>
    <w:rsid w:val="00195779"/>
    <w:rsid w:val="0019670F"/>
    <w:rsid w:val="00196F45"/>
    <w:rsid w:val="00197586"/>
    <w:rsid w:val="001A02EE"/>
    <w:rsid w:val="001A0972"/>
    <w:rsid w:val="001A141A"/>
    <w:rsid w:val="001A196D"/>
    <w:rsid w:val="001A1B1D"/>
    <w:rsid w:val="001A2B83"/>
    <w:rsid w:val="001A5887"/>
    <w:rsid w:val="001A60C5"/>
    <w:rsid w:val="001A63C8"/>
    <w:rsid w:val="001A66EF"/>
    <w:rsid w:val="001A7E7A"/>
    <w:rsid w:val="001B1DEB"/>
    <w:rsid w:val="001B3A8D"/>
    <w:rsid w:val="001B3F72"/>
    <w:rsid w:val="001B7517"/>
    <w:rsid w:val="001C15F7"/>
    <w:rsid w:val="001C1A97"/>
    <w:rsid w:val="001C59FA"/>
    <w:rsid w:val="001C6685"/>
    <w:rsid w:val="001C6BF0"/>
    <w:rsid w:val="001D059D"/>
    <w:rsid w:val="001D18B1"/>
    <w:rsid w:val="001D28B4"/>
    <w:rsid w:val="001D2D2E"/>
    <w:rsid w:val="001D3A52"/>
    <w:rsid w:val="001D3BF9"/>
    <w:rsid w:val="001D4D5A"/>
    <w:rsid w:val="001D5439"/>
    <w:rsid w:val="001D61C3"/>
    <w:rsid w:val="001D7C52"/>
    <w:rsid w:val="001E18D4"/>
    <w:rsid w:val="001E2293"/>
    <w:rsid w:val="001E2AED"/>
    <w:rsid w:val="001E2F08"/>
    <w:rsid w:val="001E36E1"/>
    <w:rsid w:val="001E4164"/>
    <w:rsid w:val="001E4C09"/>
    <w:rsid w:val="001E6C60"/>
    <w:rsid w:val="001E7AD2"/>
    <w:rsid w:val="001F0631"/>
    <w:rsid w:val="001F0921"/>
    <w:rsid w:val="001F2BB7"/>
    <w:rsid w:val="001F492E"/>
    <w:rsid w:val="001F4B35"/>
    <w:rsid w:val="001F55E8"/>
    <w:rsid w:val="001F6EA1"/>
    <w:rsid w:val="001F6FE1"/>
    <w:rsid w:val="001F7B60"/>
    <w:rsid w:val="00201A57"/>
    <w:rsid w:val="00202707"/>
    <w:rsid w:val="00202713"/>
    <w:rsid w:val="00203036"/>
    <w:rsid w:val="0020313D"/>
    <w:rsid w:val="00203640"/>
    <w:rsid w:val="002049E1"/>
    <w:rsid w:val="00204AA5"/>
    <w:rsid w:val="00206B57"/>
    <w:rsid w:val="00207AA2"/>
    <w:rsid w:val="00207D1E"/>
    <w:rsid w:val="0021185F"/>
    <w:rsid w:val="00212505"/>
    <w:rsid w:val="00212CCC"/>
    <w:rsid w:val="002132F4"/>
    <w:rsid w:val="00214B92"/>
    <w:rsid w:val="002165FA"/>
    <w:rsid w:val="00220B8E"/>
    <w:rsid w:val="00221D2B"/>
    <w:rsid w:val="00222A0A"/>
    <w:rsid w:val="00223350"/>
    <w:rsid w:val="00223841"/>
    <w:rsid w:val="0022430C"/>
    <w:rsid w:val="00225B40"/>
    <w:rsid w:val="00225D3E"/>
    <w:rsid w:val="00225FC6"/>
    <w:rsid w:val="0022611D"/>
    <w:rsid w:val="002262FF"/>
    <w:rsid w:val="00227546"/>
    <w:rsid w:val="00230782"/>
    <w:rsid w:val="00230D12"/>
    <w:rsid w:val="00230D4A"/>
    <w:rsid w:val="002316ED"/>
    <w:rsid w:val="00231F4D"/>
    <w:rsid w:val="00232C2C"/>
    <w:rsid w:val="00235427"/>
    <w:rsid w:val="00235FC7"/>
    <w:rsid w:val="0023672B"/>
    <w:rsid w:val="00237CC4"/>
    <w:rsid w:val="00237D00"/>
    <w:rsid w:val="00237E2B"/>
    <w:rsid w:val="00240293"/>
    <w:rsid w:val="00240B9E"/>
    <w:rsid w:val="00240EF1"/>
    <w:rsid w:val="00241F13"/>
    <w:rsid w:val="002420BA"/>
    <w:rsid w:val="00242DE5"/>
    <w:rsid w:val="00243050"/>
    <w:rsid w:val="0024478A"/>
    <w:rsid w:val="0024479F"/>
    <w:rsid w:val="002447B1"/>
    <w:rsid w:val="00244A6B"/>
    <w:rsid w:val="00246242"/>
    <w:rsid w:val="00246C61"/>
    <w:rsid w:val="0024738D"/>
    <w:rsid w:val="0025127A"/>
    <w:rsid w:val="00252488"/>
    <w:rsid w:val="00253F66"/>
    <w:rsid w:val="00254C41"/>
    <w:rsid w:val="00254F59"/>
    <w:rsid w:val="0025688F"/>
    <w:rsid w:val="00260419"/>
    <w:rsid w:val="002612CB"/>
    <w:rsid w:val="002613C0"/>
    <w:rsid w:val="00261A1B"/>
    <w:rsid w:val="00264329"/>
    <w:rsid w:val="002647D0"/>
    <w:rsid w:val="00265137"/>
    <w:rsid w:val="0026615C"/>
    <w:rsid w:val="0027123D"/>
    <w:rsid w:val="00271938"/>
    <w:rsid w:val="0027294A"/>
    <w:rsid w:val="002729C8"/>
    <w:rsid w:val="00273F37"/>
    <w:rsid w:val="00275E9E"/>
    <w:rsid w:val="002760AE"/>
    <w:rsid w:val="00276116"/>
    <w:rsid w:val="002768B4"/>
    <w:rsid w:val="00277540"/>
    <w:rsid w:val="00281989"/>
    <w:rsid w:val="0028267F"/>
    <w:rsid w:val="00282BEC"/>
    <w:rsid w:val="00282E49"/>
    <w:rsid w:val="002839A3"/>
    <w:rsid w:val="002851BC"/>
    <w:rsid w:val="00286260"/>
    <w:rsid w:val="00287316"/>
    <w:rsid w:val="00287954"/>
    <w:rsid w:val="00287BB9"/>
    <w:rsid w:val="002907C6"/>
    <w:rsid w:val="0029115A"/>
    <w:rsid w:val="002915B4"/>
    <w:rsid w:val="0029162C"/>
    <w:rsid w:val="002916B6"/>
    <w:rsid w:val="00292C7C"/>
    <w:rsid w:val="00292CFB"/>
    <w:rsid w:val="00292FD7"/>
    <w:rsid w:val="00293519"/>
    <w:rsid w:val="00293FF4"/>
    <w:rsid w:val="00294740"/>
    <w:rsid w:val="002957C2"/>
    <w:rsid w:val="0029589C"/>
    <w:rsid w:val="00295EB3"/>
    <w:rsid w:val="00296A20"/>
    <w:rsid w:val="00296BEB"/>
    <w:rsid w:val="00297365"/>
    <w:rsid w:val="002A0C37"/>
    <w:rsid w:val="002A0E6C"/>
    <w:rsid w:val="002A15DF"/>
    <w:rsid w:val="002A197C"/>
    <w:rsid w:val="002A22A8"/>
    <w:rsid w:val="002A291A"/>
    <w:rsid w:val="002A2AC2"/>
    <w:rsid w:val="002A3139"/>
    <w:rsid w:val="002A3844"/>
    <w:rsid w:val="002A3D81"/>
    <w:rsid w:val="002A544E"/>
    <w:rsid w:val="002A706D"/>
    <w:rsid w:val="002A748D"/>
    <w:rsid w:val="002B008B"/>
    <w:rsid w:val="002B036C"/>
    <w:rsid w:val="002B04C2"/>
    <w:rsid w:val="002B19E4"/>
    <w:rsid w:val="002B222F"/>
    <w:rsid w:val="002B2560"/>
    <w:rsid w:val="002B29BC"/>
    <w:rsid w:val="002B2E36"/>
    <w:rsid w:val="002B34CE"/>
    <w:rsid w:val="002B4274"/>
    <w:rsid w:val="002B49D0"/>
    <w:rsid w:val="002B5398"/>
    <w:rsid w:val="002B5894"/>
    <w:rsid w:val="002B5E9C"/>
    <w:rsid w:val="002B5F1D"/>
    <w:rsid w:val="002B7EF2"/>
    <w:rsid w:val="002C1E77"/>
    <w:rsid w:val="002C20B2"/>
    <w:rsid w:val="002C3883"/>
    <w:rsid w:val="002C3D1F"/>
    <w:rsid w:val="002C4CEE"/>
    <w:rsid w:val="002C4FFE"/>
    <w:rsid w:val="002C5268"/>
    <w:rsid w:val="002C633C"/>
    <w:rsid w:val="002C6978"/>
    <w:rsid w:val="002C6FA6"/>
    <w:rsid w:val="002C77D2"/>
    <w:rsid w:val="002C791D"/>
    <w:rsid w:val="002C7E2A"/>
    <w:rsid w:val="002D0A31"/>
    <w:rsid w:val="002D20BD"/>
    <w:rsid w:val="002D2E4F"/>
    <w:rsid w:val="002D346F"/>
    <w:rsid w:val="002D37CB"/>
    <w:rsid w:val="002D3EB1"/>
    <w:rsid w:val="002D5856"/>
    <w:rsid w:val="002D58FA"/>
    <w:rsid w:val="002D68B7"/>
    <w:rsid w:val="002D7C5A"/>
    <w:rsid w:val="002E1079"/>
    <w:rsid w:val="002E2192"/>
    <w:rsid w:val="002E2BC4"/>
    <w:rsid w:val="002E3653"/>
    <w:rsid w:val="002E3CB4"/>
    <w:rsid w:val="002E4C78"/>
    <w:rsid w:val="002E5415"/>
    <w:rsid w:val="002E5CBD"/>
    <w:rsid w:val="002E5EFA"/>
    <w:rsid w:val="002E6014"/>
    <w:rsid w:val="002E61E5"/>
    <w:rsid w:val="002F1A97"/>
    <w:rsid w:val="002F2A73"/>
    <w:rsid w:val="002F2ED8"/>
    <w:rsid w:val="002F389E"/>
    <w:rsid w:val="002F3AB2"/>
    <w:rsid w:val="002F3F75"/>
    <w:rsid w:val="002F4B01"/>
    <w:rsid w:val="002F55BE"/>
    <w:rsid w:val="002F6DA4"/>
    <w:rsid w:val="003014A9"/>
    <w:rsid w:val="003016B6"/>
    <w:rsid w:val="003019C5"/>
    <w:rsid w:val="00301EA3"/>
    <w:rsid w:val="00301F8B"/>
    <w:rsid w:val="00302200"/>
    <w:rsid w:val="003023E6"/>
    <w:rsid w:val="0030267E"/>
    <w:rsid w:val="00303905"/>
    <w:rsid w:val="00304E63"/>
    <w:rsid w:val="00310DB7"/>
    <w:rsid w:val="00312AE0"/>
    <w:rsid w:val="003136AB"/>
    <w:rsid w:val="00313E89"/>
    <w:rsid w:val="00315660"/>
    <w:rsid w:val="00315727"/>
    <w:rsid w:val="003165F0"/>
    <w:rsid w:val="00316E79"/>
    <w:rsid w:val="003174AE"/>
    <w:rsid w:val="0031763E"/>
    <w:rsid w:val="00320121"/>
    <w:rsid w:val="00320AC9"/>
    <w:rsid w:val="003215D6"/>
    <w:rsid w:val="00321A84"/>
    <w:rsid w:val="00322B46"/>
    <w:rsid w:val="00322E22"/>
    <w:rsid w:val="003237A6"/>
    <w:rsid w:val="00324293"/>
    <w:rsid w:val="0032643B"/>
    <w:rsid w:val="00327039"/>
    <w:rsid w:val="00327195"/>
    <w:rsid w:val="00327602"/>
    <w:rsid w:val="00327FC8"/>
    <w:rsid w:val="00330E0A"/>
    <w:rsid w:val="003316A1"/>
    <w:rsid w:val="00333974"/>
    <w:rsid w:val="0033485D"/>
    <w:rsid w:val="00334B7D"/>
    <w:rsid w:val="00334FED"/>
    <w:rsid w:val="0033520D"/>
    <w:rsid w:val="00335F30"/>
    <w:rsid w:val="003364BD"/>
    <w:rsid w:val="00337A67"/>
    <w:rsid w:val="00337B38"/>
    <w:rsid w:val="00337F5C"/>
    <w:rsid w:val="003413F2"/>
    <w:rsid w:val="00342078"/>
    <w:rsid w:val="00342D59"/>
    <w:rsid w:val="00344601"/>
    <w:rsid w:val="00344AE2"/>
    <w:rsid w:val="00345984"/>
    <w:rsid w:val="0034659B"/>
    <w:rsid w:val="003468FA"/>
    <w:rsid w:val="00346AF3"/>
    <w:rsid w:val="00352782"/>
    <w:rsid w:val="00353A5F"/>
    <w:rsid w:val="00353CE6"/>
    <w:rsid w:val="00353E9A"/>
    <w:rsid w:val="00354973"/>
    <w:rsid w:val="00354BC3"/>
    <w:rsid w:val="00354CAA"/>
    <w:rsid w:val="003557C2"/>
    <w:rsid w:val="003557C7"/>
    <w:rsid w:val="003565B2"/>
    <w:rsid w:val="00356E97"/>
    <w:rsid w:val="00357223"/>
    <w:rsid w:val="003577C7"/>
    <w:rsid w:val="003601C7"/>
    <w:rsid w:val="003604E1"/>
    <w:rsid w:val="0036078A"/>
    <w:rsid w:val="00361D74"/>
    <w:rsid w:val="00362E73"/>
    <w:rsid w:val="00364F74"/>
    <w:rsid w:val="00364FCD"/>
    <w:rsid w:val="003651F6"/>
    <w:rsid w:val="003712AC"/>
    <w:rsid w:val="0037169B"/>
    <w:rsid w:val="0037173B"/>
    <w:rsid w:val="0037184A"/>
    <w:rsid w:val="00371B95"/>
    <w:rsid w:val="00371BD3"/>
    <w:rsid w:val="00372514"/>
    <w:rsid w:val="003741F3"/>
    <w:rsid w:val="00374339"/>
    <w:rsid w:val="003749FE"/>
    <w:rsid w:val="00375948"/>
    <w:rsid w:val="00375B7F"/>
    <w:rsid w:val="00375E00"/>
    <w:rsid w:val="00375F6A"/>
    <w:rsid w:val="00376AC8"/>
    <w:rsid w:val="00376F4B"/>
    <w:rsid w:val="00384280"/>
    <w:rsid w:val="003845F0"/>
    <w:rsid w:val="00384A57"/>
    <w:rsid w:val="0038528B"/>
    <w:rsid w:val="003856D6"/>
    <w:rsid w:val="00385B59"/>
    <w:rsid w:val="00386A5E"/>
    <w:rsid w:val="00390EAA"/>
    <w:rsid w:val="00391CBB"/>
    <w:rsid w:val="00392A51"/>
    <w:rsid w:val="003930A2"/>
    <w:rsid w:val="00393BD0"/>
    <w:rsid w:val="00393F5D"/>
    <w:rsid w:val="00394960"/>
    <w:rsid w:val="00395596"/>
    <w:rsid w:val="0039596C"/>
    <w:rsid w:val="00395DCF"/>
    <w:rsid w:val="00397D5B"/>
    <w:rsid w:val="003A06DE"/>
    <w:rsid w:val="003A13F8"/>
    <w:rsid w:val="003A1788"/>
    <w:rsid w:val="003A1EE2"/>
    <w:rsid w:val="003A23F6"/>
    <w:rsid w:val="003A2AD3"/>
    <w:rsid w:val="003A312B"/>
    <w:rsid w:val="003A34E4"/>
    <w:rsid w:val="003A3B15"/>
    <w:rsid w:val="003A472D"/>
    <w:rsid w:val="003A6DDD"/>
    <w:rsid w:val="003A7273"/>
    <w:rsid w:val="003B2311"/>
    <w:rsid w:val="003B2707"/>
    <w:rsid w:val="003B2B6F"/>
    <w:rsid w:val="003B6418"/>
    <w:rsid w:val="003B6860"/>
    <w:rsid w:val="003C1FA2"/>
    <w:rsid w:val="003C26F8"/>
    <w:rsid w:val="003C2CA9"/>
    <w:rsid w:val="003C32AC"/>
    <w:rsid w:val="003C49D3"/>
    <w:rsid w:val="003C4EA5"/>
    <w:rsid w:val="003C6790"/>
    <w:rsid w:val="003C73E9"/>
    <w:rsid w:val="003C769F"/>
    <w:rsid w:val="003C77B5"/>
    <w:rsid w:val="003C7A1A"/>
    <w:rsid w:val="003D04C6"/>
    <w:rsid w:val="003D08CB"/>
    <w:rsid w:val="003D17A8"/>
    <w:rsid w:val="003D2103"/>
    <w:rsid w:val="003D2758"/>
    <w:rsid w:val="003D647F"/>
    <w:rsid w:val="003D69BC"/>
    <w:rsid w:val="003D709C"/>
    <w:rsid w:val="003D7247"/>
    <w:rsid w:val="003D75D5"/>
    <w:rsid w:val="003E0482"/>
    <w:rsid w:val="003E1074"/>
    <w:rsid w:val="003E1739"/>
    <w:rsid w:val="003E1E66"/>
    <w:rsid w:val="003E2361"/>
    <w:rsid w:val="003E3398"/>
    <w:rsid w:val="003E35B7"/>
    <w:rsid w:val="003E37CA"/>
    <w:rsid w:val="003E3A72"/>
    <w:rsid w:val="003E4FE4"/>
    <w:rsid w:val="003E6AB6"/>
    <w:rsid w:val="003E71AC"/>
    <w:rsid w:val="003E76FA"/>
    <w:rsid w:val="003F063D"/>
    <w:rsid w:val="003F1BAA"/>
    <w:rsid w:val="003F1BC2"/>
    <w:rsid w:val="003F2E2E"/>
    <w:rsid w:val="003F341D"/>
    <w:rsid w:val="003F4181"/>
    <w:rsid w:val="003F41DA"/>
    <w:rsid w:val="003F4937"/>
    <w:rsid w:val="003F4F9E"/>
    <w:rsid w:val="003F524E"/>
    <w:rsid w:val="003F5AE9"/>
    <w:rsid w:val="003F780E"/>
    <w:rsid w:val="003F7FC8"/>
    <w:rsid w:val="00400B85"/>
    <w:rsid w:val="004013A6"/>
    <w:rsid w:val="004016F5"/>
    <w:rsid w:val="00401EB7"/>
    <w:rsid w:val="00402FE6"/>
    <w:rsid w:val="00403ECA"/>
    <w:rsid w:val="00404A22"/>
    <w:rsid w:val="0040603E"/>
    <w:rsid w:val="0040630A"/>
    <w:rsid w:val="004063A6"/>
    <w:rsid w:val="00407554"/>
    <w:rsid w:val="00410928"/>
    <w:rsid w:val="004109C7"/>
    <w:rsid w:val="00410AEA"/>
    <w:rsid w:val="0041149B"/>
    <w:rsid w:val="00412965"/>
    <w:rsid w:val="00413D13"/>
    <w:rsid w:val="00414083"/>
    <w:rsid w:val="00414108"/>
    <w:rsid w:val="00414215"/>
    <w:rsid w:val="004145C7"/>
    <w:rsid w:val="00415FE5"/>
    <w:rsid w:val="00416DEA"/>
    <w:rsid w:val="0042092F"/>
    <w:rsid w:val="004243A0"/>
    <w:rsid w:val="00424CB9"/>
    <w:rsid w:val="004253FA"/>
    <w:rsid w:val="00426E6E"/>
    <w:rsid w:val="00426F1A"/>
    <w:rsid w:val="00432733"/>
    <w:rsid w:val="00433402"/>
    <w:rsid w:val="0043418D"/>
    <w:rsid w:val="004344E0"/>
    <w:rsid w:val="00434A6B"/>
    <w:rsid w:val="00434D5F"/>
    <w:rsid w:val="00434FCD"/>
    <w:rsid w:val="00435128"/>
    <w:rsid w:val="00435EE4"/>
    <w:rsid w:val="00437131"/>
    <w:rsid w:val="004377F5"/>
    <w:rsid w:val="0044125B"/>
    <w:rsid w:val="00441496"/>
    <w:rsid w:val="004425DD"/>
    <w:rsid w:val="00443035"/>
    <w:rsid w:val="0044313F"/>
    <w:rsid w:val="004434A7"/>
    <w:rsid w:val="00444281"/>
    <w:rsid w:val="0044499E"/>
    <w:rsid w:val="0044579C"/>
    <w:rsid w:val="004477C9"/>
    <w:rsid w:val="00447C82"/>
    <w:rsid w:val="0045031A"/>
    <w:rsid w:val="00450429"/>
    <w:rsid w:val="00450F2D"/>
    <w:rsid w:val="00450F4B"/>
    <w:rsid w:val="0045107C"/>
    <w:rsid w:val="0045351D"/>
    <w:rsid w:val="00453D9A"/>
    <w:rsid w:val="00453E3A"/>
    <w:rsid w:val="0045413E"/>
    <w:rsid w:val="004548F3"/>
    <w:rsid w:val="00454C5C"/>
    <w:rsid w:val="0045544D"/>
    <w:rsid w:val="00456876"/>
    <w:rsid w:val="00457600"/>
    <w:rsid w:val="0046041A"/>
    <w:rsid w:val="004607D1"/>
    <w:rsid w:val="00461123"/>
    <w:rsid w:val="004614A2"/>
    <w:rsid w:val="00461A7F"/>
    <w:rsid w:val="00461CB4"/>
    <w:rsid w:val="00462AF1"/>
    <w:rsid w:val="0046607F"/>
    <w:rsid w:val="00467A05"/>
    <w:rsid w:val="00471098"/>
    <w:rsid w:val="00471EA3"/>
    <w:rsid w:val="00473BDA"/>
    <w:rsid w:val="0047412D"/>
    <w:rsid w:val="0047500D"/>
    <w:rsid w:val="00475C45"/>
    <w:rsid w:val="0047608E"/>
    <w:rsid w:val="00477A21"/>
    <w:rsid w:val="00480171"/>
    <w:rsid w:val="0048036E"/>
    <w:rsid w:val="00482AAF"/>
    <w:rsid w:val="00482D2B"/>
    <w:rsid w:val="00483920"/>
    <w:rsid w:val="00483EF5"/>
    <w:rsid w:val="00486332"/>
    <w:rsid w:val="00486684"/>
    <w:rsid w:val="00486C98"/>
    <w:rsid w:val="0048743F"/>
    <w:rsid w:val="0049037C"/>
    <w:rsid w:val="004903CC"/>
    <w:rsid w:val="00490EEA"/>
    <w:rsid w:val="00491000"/>
    <w:rsid w:val="00492DF3"/>
    <w:rsid w:val="004940E8"/>
    <w:rsid w:val="004952C2"/>
    <w:rsid w:val="00495BAC"/>
    <w:rsid w:val="00495CE9"/>
    <w:rsid w:val="00495DC5"/>
    <w:rsid w:val="00495DF5"/>
    <w:rsid w:val="00497CA9"/>
    <w:rsid w:val="004A082A"/>
    <w:rsid w:val="004A0B66"/>
    <w:rsid w:val="004A1417"/>
    <w:rsid w:val="004A158D"/>
    <w:rsid w:val="004A1C93"/>
    <w:rsid w:val="004A1F15"/>
    <w:rsid w:val="004A20B8"/>
    <w:rsid w:val="004A2DC6"/>
    <w:rsid w:val="004A2E58"/>
    <w:rsid w:val="004A3C36"/>
    <w:rsid w:val="004A4400"/>
    <w:rsid w:val="004A5CE5"/>
    <w:rsid w:val="004A7667"/>
    <w:rsid w:val="004A7D33"/>
    <w:rsid w:val="004B01B2"/>
    <w:rsid w:val="004B0671"/>
    <w:rsid w:val="004B068D"/>
    <w:rsid w:val="004B0BD5"/>
    <w:rsid w:val="004B1356"/>
    <w:rsid w:val="004B1DD1"/>
    <w:rsid w:val="004B3AA0"/>
    <w:rsid w:val="004B3D5C"/>
    <w:rsid w:val="004B48D4"/>
    <w:rsid w:val="004B625D"/>
    <w:rsid w:val="004B6B02"/>
    <w:rsid w:val="004B7129"/>
    <w:rsid w:val="004B744D"/>
    <w:rsid w:val="004C0FAD"/>
    <w:rsid w:val="004C1093"/>
    <w:rsid w:val="004C1522"/>
    <w:rsid w:val="004C1D18"/>
    <w:rsid w:val="004C424F"/>
    <w:rsid w:val="004C426E"/>
    <w:rsid w:val="004C42CC"/>
    <w:rsid w:val="004C441A"/>
    <w:rsid w:val="004C63E8"/>
    <w:rsid w:val="004C696A"/>
    <w:rsid w:val="004C6DE3"/>
    <w:rsid w:val="004C7133"/>
    <w:rsid w:val="004C7C3D"/>
    <w:rsid w:val="004C7F44"/>
    <w:rsid w:val="004C7F4A"/>
    <w:rsid w:val="004D01DB"/>
    <w:rsid w:val="004D124E"/>
    <w:rsid w:val="004D1BC6"/>
    <w:rsid w:val="004D23B9"/>
    <w:rsid w:val="004D23FE"/>
    <w:rsid w:val="004D3419"/>
    <w:rsid w:val="004D382F"/>
    <w:rsid w:val="004D5FB7"/>
    <w:rsid w:val="004D74DB"/>
    <w:rsid w:val="004D7D67"/>
    <w:rsid w:val="004E01FE"/>
    <w:rsid w:val="004E0EDC"/>
    <w:rsid w:val="004E1A75"/>
    <w:rsid w:val="004E24ED"/>
    <w:rsid w:val="004E2D62"/>
    <w:rsid w:val="004E3D0B"/>
    <w:rsid w:val="004E51C8"/>
    <w:rsid w:val="004E58B5"/>
    <w:rsid w:val="004E5A2C"/>
    <w:rsid w:val="004E7772"/>
    <w:rsid w:val="004F1259"/>
    <w:rsid w:val="004F27B7"/>
    <w:rsid w:val="004F29B4"/>
    <w:rsid w:val="004F557C"/>
    <w:rsid w:val="004F579B"/>
    <w:rsid w:val="004F57D9"/>
    <w:rsid w:val="004F5884"/>
    <w:rsid w:val="004F5B41"/>
    <w:rsid w:val="004F655D"/>
    <w:rsid w:val="004F6B37"/>
    <w:rsid w:val="004F74FD"/>
    <w:rsid w:val="005003DC"/>
    <w:rsid w:val="00500879"/>
    <w:rsid w:val="00500989"/>
    <w:rsid w:val="0050142F"/>
    <w:rsid w:val="0050247D"/>
    <w:rsid w:val="005024FC"/>
    <w:rsid w:val="00502513"/>
    <w:rsid w:val="00502B6A"/>
    <w:rsid w:val="00503157"/>
    <w:rsid w:val="00505087"/>
    <w:rsid w:val="00506D70"/>
    <w:rsid w:val="00510530"/>
    <w:rsid w:val="00511EA1"/>
    <w:rsid w:val="00511FAC"/>
    <w:rsid w:val="00512763"/>
    <w:rsid w:val="005127E1"/>
    <w:rsid w:val="00512EBC"/>
    <w:rsid w:val="005145F5"/>
    <w:rsid w:val="00514948"/>
    <w:rsid w:val="00514AEA"/>
    <w:rsid w:val="00515407"/>
    <w:rsid w:val="00516F05"/>
    <w:rsid w:val="0052048C"/>
    <w:rsid w:val="0052132E"/>
    <w:rsid w:val="00521C62"/>
    <w:rsid w:val="00521C69"/>
    <w:rsid w:val="0052246A"/>
    <w:rsid w:val="00522855"/>
    <w:rsid w:val="00522D81"/>
    <w:rsid w:val="00523939"/>
    <w:rsid w:val="00523C8E"/>
    <w:rsid w:val="00523F3A"/>
    <w:rsid w:val="00524311"/>
    <w:rsid w:val="0052594C"/>
    <w:rsid w:val="00525BD0"/>
    <w:rsid w:val="00525F5A"/>
    <w:rsid w:val="00526212"/>
    <w:rsid w:val="00527483"/>
    <w:rsid w:val="00527CE2"/>
    <w:rsid w:val="005305F9"/>
    <w:rsid w:val="005312B8"/>
    <w:rsid w:val="00531D7C"/>
    <w:rsid w:val="00533B34"/>
    <w:rsid w:val="005357A9"/>
    <w:rsid w:val="00535FB1"/>
    <w:rsid w:val="00536087"/>
    <w:rsid w:val="00536C70"/>
    <w:rsid w:val="00537C46"/>
    <w:rsid w:val="00537C88"/>
    <w:rsid w:val="00537F27"/>
    <w:rsid w:val="005400CE"/>
    <w:rsid w:val="00540CE3"/>
    <w:rsid w:val="00540DC9"/>
    <w:rsid w:val="005410A5"/>
    <w:rsid w:val="00541C3D"/>
    <w:rsid w:val="00541D55"/>
    <w:rsid w:val="00541FF8"/>
    <w:rsid w:val="0054305D"/>
    <w:rsid w:val="005454FE"/>
    <w:rsid w:val="0054581A"/>
    <w:rsid w:val="00545B71"/>
    <w:rsid w:val="0054782B"/>
    <w:rsid w:val="005505BC"/>
    <w:rsid w:val="0055071C"/>
    <w:rsid w:val="00550E5F"/>
    <w:rsid w:val="00552005"/>
    <w:rsid w:val="00552984"/>
    <w:rsid w:val="00553305"/>
    <w:rsid w:val="00554E34"/>
    <w:rsid w:val="005550F2"/>
    <w:rsid w:val="0055662A"/>
    <w:rsid w:val="00557E23"/>
    <w:rsid w:val="00560AB8"/>
    <w:rsid w:val="005612F4"/>
    <w:rsid w:val="00562AC5"/>
    <w:rsid w:val="00564153"/>
    <w:rsid w:val="0056449C"/>
    <w:rsid w:val="00564FC2"/>
    <w:rsid w:val="0056502B"/>
    <w:rsid w:val="005667B2"/>
    <w:rsid w:val="00567053"/>
    <w:rsid w:val="0056755E"/>
    <w:rsid w:val="00567723"/>
    <w:rsid w:val="00567BB6"/>
    <w:rsid w:val="00567D06"/>
    <w:rsid w:val="00571F0F"/>
    <w:rsid w:val="0057407D"/>
    <w:rsid w:val="0057422C"/>
    <w:rsid w:val="0057489D"/>
    <w:rsid w:val="00574FCF"/>
    <w:rsid w:val="0057585E"/>
    <w:rsid w:val="00575F9F"/>
    <w:rsid w:val="00576D28"/>
    <w:rsid w:val="005836D6"/>
    <w:rsid w:val="0058432B"/>
    <w:rsid w:val="0058451A"/>
    <w:rsid w:val="00584B77"/>
    <w:rsid w:val="00585AB3"/>
    <w:rsid w:val="005907B9"/>
    <w:rsid w:val="00590A2E"/>
    <w:rsid w:val="00590F34"/>
    <w:rsid w:val="0059255B"/>
    <w:rsid w:val="00593188"/>
    <w:rsid w:val="00594B4C"/>
    <w:rsid w:val="00595561"/>
    <w:rsid w:val="00595DB7"/>
    <w:rsid w:val="00595FD4"/>
    <w:rsid w:val="00596925"/>
    <w:rsid w:val="005A0409"/>
    <w:rsid w:val="005A0E31"/>
    <w:rsid w:val="005A1884"/>
    <w:rsid w:val="005A1C18"/>
    <w:rsid w:val="005A2083"/>
    <w:rsid w:val="005A296F"/>
    <w:rsid w:val="005A2F85"/>
    <w:rsid w:val="005A375C"/>
    <w:rsid w:val="005A39FE"/>
    <w:rsid w:val="005A4D92"/>
    <w:rsid w:val="005A545E"/>
    <w:rsid w:val="005A6A0D"/>
    <w:rsid w:val="005A701D"/>
    <w:rsid w:val="005A70FE"/>
    <w:rsid w:val="005A75F2"/>
    <w:rsid w:val="005B0123"/>
    <w:rsid w:val="005B038B"/>
    <w:rsid w:val="005B14BC"/>
    <w:rsid w:val="005B23BC"/>
    <w:rsid w:val="005B39D6"/>
    <w:rsid w:val="005B3C3B"/>
    <w:rsid w:val="005B4B3C"/>
    <w:rsid w:val="005B60D1"/>
    <w:rsid w:val="005B6940"/>
    <w:rsid w:val="005B755D"/>
    <w:rsid w:val="005B7BEA"/>
    <w:rsid w:val="005C0828"/>
    <w:rsid w:val="005C185E"/>
    <w:rsid w:val="005C2266"/>
    <w:rsid w:val="005C317E"/>
    <w:rsid w:val="005C385B"/>
    <w:rsid w:val="005C385C"/>
    <w:rsid w:val="005C3AC3"/>
    <w:rsid w:val="005C499C"/>
    <w:rsid w:val="005C51C1"/>
    <w:rsid w:val="005C674E"/>
    <w:rsid w:val="005D1616"/>
    <w:rsid w:val="005D4B2B"/>
    <w:rsid w:val="005D5929"/>
    <w:rsid w:val="005D6F43"/>
    <w:rsid w:val="005D6FE2"/>
    <w:rsid w:val="005D724A"/>
    <w:rsid w:val="005E0C53"/>
    <w:rsid w:val="005E0ECF"/>
    <w:rsid w:val="005E268C"/>
    <w:rsid w:val="005E3522"/>
    <w:rsid w:val="005E3B54"/>
    <w:rsid w:val="005E3C44"/>
    <w:rsid w:val="005E4377"/>
    <w:rsid w:val="005E75AA"/>
    <w:rsid w:val="005E7AB1"/>
    <w:rsid w:val="005F15C0"/>
    <w:rsid w:val="005F1AAD"/>
    <w:rsid w:val="005F2DB9"/>
    <w:rsid w:val="005F3062"/>
    <w:rsid w:val="005F33DB"/>
    <w:rsid w:val="005F3B56"/>
    <w:rsid w:val="005F4FDD"/>
    <w:rsid w:val="005F69A2"/>
    <w:rsid w:val="005F6F66"/>
    <w:rsid w:val="005F70DF"/>
    <w:rsid w:val="005F7A17"/>
    <w:rsid w:val="00601AC4"/>
    <w:rsid w:val="006023F0"/>
    <w:rsid w:val="006028D2"/>
    <w:rsid w:val="00603445"/>
    <w:rsid w:val="00603647"/>
    <w:rsid w:val="006038CD"/>
    <w:rsid w:val="00604087"/>
    <w:rsid w:val="006050FC"/>
    <w:rsid w:val="00605C29"/>
    <w:rsid w:val="00605E07"/>
    <w:rsid w:val="006065AA"/>
    <w:rsid w:val="00606996"/>
    <w:rsid w:val="00606BDA"/>
    <w:rsid w:val="00606DC5"/>
    <w:rsid w:val="0060743F"/>
    <w:rsid w:val="00607CFF"/>
    <w:rsid w:val="00611070"/>
    <w:rsid w:val="00612D16"/>
    <w:rsid w:val="006141AF"/>
    <w:rsid w:val="00614A65"/>
    <w:rsid w:val="00614ACC"/>
    <w:rsid w:val="00615A01"/>
    <w:rsid w:val="00616773"/>
    <w:rsid w:val="00616888"/>
    <w:rsid w:val="0061745C"/>
    <w:rsid w:val="00617F98"/>
    <w:rsid w:val="00621349"/>
    <w:rsid w:val="00621A6B"/>
    <w:rsid w:val="00623591"/>
    <w:rsid w:val="00624211"/>
    <w:rsid w:val="0062529D"/>
    <w:rsid w:val="0062547F"/>
    <w:rsid w:val="00626137"/>
    <w:rsid w:val="006262E4"/>
    <w:rsid w:val="006266D0"/>
    <w:rsid w:val="00630D03"/>
    <w:rsid w:val="00631607"/>
    <w:rsid w:val="00632782"/>
    <w:rsid w:val="00632903"/>
    <w:rsid w:val="00632F00"/>
    <w:rsid w:val="00634536"/>
    <w:rsid w:val="00634EF8"/>
    <w:rsid w:val="00640E30"/>
    <w:rsid w:val="0064180D"/>
    <w:rsid w:val="006419EE"/>
    <w:rsid w:val="006421EE"/>
    <w:rsid w:val="00642470"/>
    <w:rsid w:val="0064346B"/>
    <w:rsid w:val="006438CC"/>
    <w:rsid w:val="00644BC2"/>
    <w:rsid w:val="00644FAC"/>
    <w:rsid w:val="006455EB"/>
    <w:rsid w:val="0064618D"/>
    <w:rsid w:val="0064716E"/>
    <w:rsid w:val="00651091"/>
    <w:rsid w:val="0065134F"/>
    <w:rsid w:val="00652C77"/>
    <w:rsid w:val="00653581"/>
    <w:rsid w:val="006535DA"/>
    <w:rsid w:val="00653605"/>
    <w:rsid w:val="00653A6A"/>
    <w:rsid w:val="00653B8B"/>
    <w:rsid w:val="0065438E"/>
    <w:rsid w:val="0065545F"/>
    <w:rsid w:val="0065655D"/>
    <w:rsid w:val="00656C3A"/>
    <w:rsid w:val="00656DF0"/>
    <w:rsid w:val="00657CA1"/>
    <w:rsid w:val="00660D0F"/>
    <w:rsid w:val="00661E00"/>
    <w:rsid w:val="006623B9"/>
    <w:rsid w:val="0066343F"/>
    <w:rsid w:val="00664512"/>
    <w:rsid w:val="00664EDE"/>
    <w:rsid w:val="0066686F"/>
    <w:rsid w:val="00666B25"/>
    <w:rsid w:val="00666DD2"/>
    <w:rsid w:val="00670845"/>
    <w:rsid w:val="006719A2"/>
    <w:rsid w:val="0067204F"/>
    <w:rsid w:val="00672363"/>
    <w:rsid w:val="00672B0A"/>
    <w:rsid w:val="00673D48"/>
    <w:rsid w:val="00674622"/>
    <w:rsid w:val="006755BD"/>
    <w:rsid w:val="00676E8B"/>
    <w:rsid w:val="00680049"/>
    <w:rsid w:val="006805FA"/>
    <w:rsid w:val="0068095D"/>
    <w:rsid w:val="00683A9B"/>
    <w:rsid w:val="006846C2"/>
    <w:rsid w:val="006849C5"/>
    <w:rsid w:val="00686EA9"/>
    <w:rsid w:val="006903F8"/>
    <w:rsid w:val="006906DA"/>
    <w:rsid w:val="00690A9B"/>
    <w:rsid w:val="006910BC"/>
    <w:rsid w:val="00691843"/>
    <w:rsid w:val="006948CE"/>
    <w:rsid w:val="00694923"/>
    <w:rsid w:val="00696035"/>
    <w:rsid w:val="006965CE"/>
    <w:rsid w:val="00697477"/>
    <w:rsid w:val="00697A4C"/>
    <w:rsid w:val="00697DB2"/>
    <w:rsid w:val="006A080D"/>
    <w:rsid w:val="006A0EE7"/>
    <w:rsid w:val="006A1D49"/>
    <w:rsid w:val="006A29D6"/>
    <w:rsid w:val="006A2B27"/>
    <w:rsid w:val="006A4512"/>
    <w:rsid w:val="006A4614"/>
    <w:rsid w:val="006A463A"/>
    <w:rsid w:val="006A5D4A"/>
    <w:rsid w:val="006A5DE4"/>
    <w:rsid w:val="006A69B0"/>
    <w:rsid w:val="006A6AB1"/>
    <w:rsid w:val="006A79E4"/>
    <w:rsid w:val="006B024D"/>
    <w:rsid w:val="006B024E"/>
    <w:rsid w:val="006B05C1"/>
    <w:rsid w:val="006B1C40"/>
    <w:rsid w:val="006B1FB6"/>
    <w:rsid w:val="006B2152"/>
    <w:rsid w:val="006B2328"/>
    <w:rsid w:val="006B33AD"/>
    <w:rsid w:val="006B370D"/>
    <w:rsid w:val="006B3F84"/>
    <w:rsid w:val="006B52CF"/>
    <w:rsid w:val="006B55C4"/>
    <w:rsid w:val="006B581E"/>
    <w:rsid w:val="006B5A0D"/>
    <w:rsid w:val="006B5FB8"/>
    <w:rsid w:val="006B6BC6"/>
    <w:rsid w:val="006B7D3A"/>
    <w:rsid w:val="006C179B"/>
    <w:rsid w:val="006C1F3B"/>
    <w:rsid w:val="006C37BB"/>
    <w:rsid w:val="006C4005"/>
    <w:rsid w:val="006C591C"/>
    <w:rsid w:val="006C7975"/>
    <w:rsid w:val="006D02ED"/>
    <w:rsid w:val="006D179A"/>
    <w:rsid w:val="006D26BD"/>
    <w:rsid w:val="006D398E"/>
    <w:rsid w:val="006D39A6"/>
    <w:rsid w:val="006D427E"/>
    <w:rsid w:val="006D473A"/>
    <w:rsid w:val="006D4E6C"/>
    <w:rsid w:val="006D575C"/>
    <w:rsid w:val="006D6EDF"/>
    <w:rsid w:val="006E02FB"/>
    <w:rsid w:val="006E0CE7"/>
    <w:rsid w:val="006E17B6"/>
    <w:rsid w:val="006E2AE7"/>
    <w:rsid w:val="006E2DF0"/>
    <w:rsid w:val="006E3A16"/>
    <w:rsid w:val="006E3F49"/>
    <w:rsid w:val="006E4872"/>
    <w:rsid w:val="006E562C"/>
    <w:rsid w:val="006E5E6F"/>
    <w:rsid w:val="006E7BB1"/>
    <w:rsid w:val="006F16D0"/>
    <w:rsid w:val="006F2118"/>
    <w:rsid w:val="006F3D6A"/>
    <w:rsid w:val="006F4907"/>
    <w:rsid w:val="006F4B2E"/>
    <w:rsid w:val="006F5C4D"/>
    <w:rsid w:val="006F7118"/>
    <w:rsid w:val="006F720F"/>
    <w:rsid w:val="006F7944"/>
    <w:rsid w:val="00702592"/>
    <w:rsid w:val="00703268"/>
    <w:rsid w:val="0070346B"/>
    <w:rsid w:val="00705667"/>
    <w:rsid w:val="00707F42"/>
    <w:rsid w:val="007105BA"/>
    <w:rsid w:val="00711D2F"/>
    <w:rsid w:val="007122EC"/>
    <w:rsid w:val="0071256A"/>
    <w:rsid w:val="00713DEB"/>
    <w:rsid w:val="00714C8A"/>
    <w:rsid w:val="00715313"/>
    <w:rsid w:val="0071677F"/>
    <w:rsid w:val="00716DDD"/>
    <w:rsid w:val="00721347"/>
    <w:rsid w:val="00721D04"/>
    <w:rsid w:val="00721E90"/>
    <w:rsid w:val="007230E8"/>
    <w:rsid w:val="00723179"/>
    <w:rsid w:val="0072370E"/>
    <w:rsid w:val="0072423E"/>
    <w:rsid w:val="00724C1C"/>
    <w:rsid w:val="007254EF"/>
    <w:rsid w:val="00725B83"/>
    <w:rsid w:val="00726533"/>
    <w:rsid w:val="007277E2"/>
    <w:rsid w:val="0073040D"/>
    <w:rsid w:val="00734671"/>
    <w:rsid w:val="00735769"/>
    <w:rsid w:val="0073722A"/>
    <w:rsid w:val="00737FBB"/>
    <w:rsid w:val="00740D56"/>
    <w:rsid w:val="0074172E"/>
    <w:rsid w:val="00741B3B"/>
    <w:rsid w:val="0074518D"/>
    <w:rsid w:val="0074538C"/>
    <w:rsid w:val="007461CF"/>
    <w:rsid w:val="00746AFC"/>
    <w:rsid w:val="00746EC6"/>
    <w:rsid w:val="007471F5"/>
    <w:rsid w:val="007473A0"/>
    <w:rsid w:val="007473EB"/>
    <w:rsid w:val="00747A1E"/>
    <w:rsid w:val="00750361"/>
    <w:rsid w:val="00751398"/>
    <w:rsid w:val="007516B4"/>
    <w:rsid w:val="00752124"/>
    <w:rsid w:val="00753C59"/>
    <w:rsid w:val="00754AE0"/>
    <w:rsid w:val="007556ED"/>
    <w:rsid w:val="00755CB7"/>
    <w:rsid w:val="00755D55"/>
    <w:rsid w:val="0075738F"/>
    <w:rsid w:val="00757763"/>
    <w:rsid w:val="007577D5"/>
    <w:rsid w:val="00757B0C"/>
    <w:rsid w:val="007609A9"/>
    <w:rsid w:val="00760EAE"/>
    <w:rsid w:val="00762104"/>
    <w:rsid w:val="00762DAF"/>
    <w:rsid w:val="007640FD"/>
    <w:rsid w:val="0076429D"/>
    <w:rsid w:val="00764394"/>
    <w:rsid w:val="00764410"/>
    <w:rsid w:val="00764E86"/>
    <w:rsid w:val="0076572E"/>
    <w:rsid w:val="00765FC6"/>
    <w:rsid w:val="0076655E"/>
    <w:rsid w:val="007667E1"/>
    <w:rsid w:val="007706B3"/>
    <w:rsid w:val="007712F7"/>
    <w:rsid w:val="00772FE6"/>
    <w:rsid w:val="007732E6"/>
    <w:rsid w:val="00773466"/>
    <w:rsid w:val="00773F43"/>
    <w:rsid w:val="007746F8"/>
    <w:rsid w:val="00774DF4"/>
    <w:rsid w:val="007753CF"/>
    <w:rsid w:val="0077693E"/>
    <w:rsid w:val="00776A7E"/>
    <w:rsid w:val="00776D04"/>
    <w:rsid w:val="00777029"/>
    <w:rsid w:val="00780C77"/>
    <w:rsid w:val="007834E8"/>
    <w:rsid w:val="00783F32"/>
    <w:rsid w:val="007844B8"/>
    <w:rsid w:val="00784648"/>
    <w:rsid w:val="00784C90"/>
    <w:rsid w:val="00785C08"/>
    <w:rsid w:val="00785E8C"/>
    <w:rsid w:val="00786085"/>
    <w:rsid w:val="0078695C"/>
    <w:rsid w:val="00787539"/>
    <w:rsid w:val="00791431"/>
    <w:rsid w:val="007936F5"/>
    <w:rsid w:val="00794C53"/>
    <w:rsid w:val="007958A9"/>
    <w:rsid w:val="00797D08"/>
    <w:rsid w:val="007A0ACB"/>
    <w:rsid w:val="007A14C6"/>
    <w:rsid w:val="007A15B2"/>
    <w:rsid w:val="007A24DC"/>
    <w:rsid w:val="007A2670"/>
    <w:rsid w:val="007A33AA"/>
    <w:rsid w:val="007A3E49"/>
    <w:rsid w:val="007A5011"/>
    <w:rsid w:val="007A51BB"/>
    <w:rsid w:val="007A73A8"/>
    <w:rsid w:val="007A73F0"/>
    <w:rsid w:val="007A78A7"/>
    <w:rsid w:val="007B0B22"/>
    <w:rsid w:val="007B103E"/>
    <w:rsid w:val="007B13D8"/>
    <w:rsid w:val="007B4C39"/>
    <w:rsid w:val="007B4C87"/>
    <w:rsid w:val="007B67B1"/>
    <w:rsid w:val="007B6F23"/>
    <w:rsid w:val="007B7D14"/>
    <w:rsid w:val="007C0C2D"/>
    <w:rsid w:val="007C1B2C"/>
    <w:rsid w:val="007C213A"/>
    <w:rsid w:val="007C2E59"/>
    <w:rsid w:val="007C3043"/>
    <w:rsid w:val="007C35F7"/>
    <w:rsid w:val="007C4D1D"/>
    <w:rsid w:val="007C5FE4"/>
    <w:rsid w:val="007C77C3"/>
    <w:rsid w:val="007C7FF8"/>
    <w:rsid w:val="007D1655"/>
    <w:rsid w:val="007D2CAA"/>
    <w:rsid w:val="007D2CB6"/>
    <w:rsid w:val="007D327F"/>
    <w:rsid w:val="007D3D5E"/>
    <w:rsid w:val="007D4235"/>
    <w:rsid w:val="007D491A"/>
    <w:rsid w:val="007D4EB4"/>
    <w:rsid w:val="007D6089"/>
    <w:rsid w:val="007D632A"/>
    <w:rsid w:val="007D63CF"/>
    <w:rsid w:val="007D6AA8"/>
    <w:rsid w:val="007D7989"/>
    <w:rsid w:val="007D7ECD"/>
    <w:rsid w:val="007D7ED4"/>
    <w:rsid w:val="007E231C"/>
    <w:rsid w:val="007E23E4"/>
    <w:rsid w:val="007E3E4C"/>
    <w:rsid w:val="007E47D8"/>
    <w:rsid w:val="007E6E0B"/>
    <w:rsid w:val="007E75D6"/>
    <w:rsid w:val="007F0224"/>
    <w:rsid w:val="007F0F53"/>
    <w:rsid w:val="007F1A08"/>
    <w:rsid w:val="007F27EB"/>
    <w:rsid w:val="007F3074"/>
    <w:rsid w:val="007F42BE"/>
    <w:rsid w:val="007F5B00"/>
    <w:rsid w:val="007F5C3E"/>
    <w:rsid w:val="007F73DA"/>
    <w:rsid w:val="007F773A"/>
    <w:rsid w:val="007F7799"/>
    <w:rsid w:val="007F7B3E"/>
    <w:rsid w:val="00800562"/>
    <w:rsid w:val="008008F3"/>
    <w:rsid w:val="00800EF8"/>
    <w:rsid w:val="00801CF2"/>
    <w:rsid w:val="008032E3"/>
    <w:rsid w:val="00806037"/>
    <w:rsid w:val="00806628"/>
    <w:rsid w:val="00807C00"/>
    <w:rsid w:val="00812F4A"/>
    <w:rsid w:val="00813135"/>
    <w:rsid w:val="008137DE"/>
    <w:rsid w:val="008141AF"/>
    <w:rsid w:val="008142B1"/>
    <w:rsid w:val="00814A0D"/>
    <w:rsid w:val="00815FA2"/>
    <w:rsid w:val="00817EBB"/>
    <w:rsid w:val="0082019D"/>
    <w:rsid w:val="0082053C"/>
    <w:rsid w:val="00820553"/>
    <w:rsid w:val="008210A6"/>
    <w:rsid w:val="00822262"/>
    <w:rsid w:val="008228CE"/>
    <w:rsid w:val="00822D32"/>
    <w:rsid w:val="00822DBE"/>
    <w:rsid w:val="00823936"/>
    <w:rsid w:val="00823B12"/>
    <w:rsid w:val="00823C75"/>
    <w:rsid w:val="00823FB8"/>
    <w:rsid w:val="0082426A"/>
    <w:rsid w:val="00824B4F"/>
    <w:rsid w:val="00825FAA"/>
    <w:rsid w:val="008270F9"/>
    <w:rsid w:val="0082720B"/>
    <w:rsid w:val="008272A7"/>
    <w:rsid w:val="00830655"/>
    <w:rsid w:val="0083114E"/>
    <w:rsid w:val="00831974"/>
    <w:rsid w:val="00831B30"/>
    <w:rsid w:val="008346B6"/>
    <w:rsid w:val="008347FA"/>
    <w:rsid w:val="00834A65"/>
    <w:rsid w:val="008350B8"/>
    <w:rsid w:val="008351F9"/>
    <w:rsid w:val="00835413"/>
    <w:rsid w:val="00835609"/>
    <w:rsid w:val="00836500"/>
    <w:rsid w:val="008367C8"/>
    <w:rsid w:val="00836AF0"/>
    <w:rsid w:val="008404BB"/>
    <w:rsid w:val="008415EF"/>
    <w:rsid w:val="0084497C"/>
    <w:rsid w:val="00844E8B"/>
    <w:rsid w:val="0084578B"/>
    <w:rsid w:val="00845E58"/>
    <w:rsid w:val="00845F32"/>
    <w:rsid w:val="00845FBA"/>
    <w:rsid w:val="008467A1"/>
    <w:rsid w:val="008473B8"/>
    <w:rsid w:val="008504CC"/>
    <w:rsid w:val="0085074A"/>
    <w:rsid w:val="00852608"/>
    <w:rsid w:val="00852BE8"/>
    <w:rsid w:val="008534D0"/>
    <w:rsid w:val="008540B5"/>
    <w:rsid w:val="0085430E"/>
    <w:rsid w:val="00854715"/>
    <w:rsid w:val="0085544A"/>
    <w:rsid w:val="008564A4"/>
    <w:rsid w:val="00856859"/>
    <w:rsid w:val="00860EE7"/>
    <w:rsid w:val="00860FED"/>
    <w:rsid w:val="008613C9"/>
    <w:rsid w:val="00861E24"/>
    <w:rsid w:val="008627FF"/>
    <w:rsid w:val="008639B5"/>
    <w:rsid w:val="00864B12"/>
    <w:rsid w:val="00865634"/>
    <w:rsid w:val="0086719F"/>
    <w:rsid w:val="0086722D"/>
    <w:rsid w:val="00867820"/>
    <w:rsid w:val="00870064"/>
    <w:rsid w:val="0087043E"/>
    <w:rsid w:val="00870F93"/>
    <w:rsid w:val="008713AA"/>
    <w:rsid w:val="008718FC"/>
    <w:rsid w:val="0087209C"/>
    <w:rsid w:val="00872168"/>
    <w:rsid w:val="00872705"/>
    <w:rsid w:val="008732F6"/>
    <w:rsid w:val="008745E4"/>
    <w:rsid w:val="00874846"/>
    <w:rsid w:val="00874B3F"/>
    <w:rsid w:val="00874B4B"/>
    <w:rsid w:val="00874D3B"/>
    <w:rsid w:val="00875626"/>
    <w:rsid w:val="008758CA"/>
    <w:rsid w:val="00875918"/>
    <w:rsid w:val="008763B6"/>
    <w:rsid w:val="00880BD4"/>
    <w:rsid w:val="0088231F"/>
    <w:rsid w:val="00882B6D"/>
    <w:rsid w:val="00883EE5"/>
    <w:rsid w:val="00884299"/>
    <w:rsid w:val="0088449F"/>
    <w:rsid w:val="008845B5"/>
    <w:rsid w:val="00884C66"/>
    <w:rsid w:val="00885200"/>
    <w:rsid w:val="008865A4"/>
    <w:rsid w:val="00886B62"/>
    <w:rsid w:val="00886D30"/>
    <w:rsid w:val="00890057"/>
    <w:rsid w:val="00892087"/>
    <w:rsid w:val="00892A78"/>
    <w:rsid w:val="008933FF"/>
    <w:rsid w:val="008934D1"/>
    <w:rsid w:val="0089434B"/>
    <w:rsid w:val="00894D5C"/>
    <w:rsid w:val="00895A3E"/>
    <w:rsid w:val="0089624F"/>
    <w:rsid w:val="0089644F"/>
    <w:rsid w:val="00896A88"/>
    <w:rsid w:val="00896C7A"/>
    <w:rsid w:val="0089734E"/>
    <w:rsid w:val="008A0233"/>
    <w:rsid w:val="008A03A5"/>
    <w:rsid w:val="008A049D"/>
    <w:rsid w:val="008A0C0B"/>
    <w:rsid w:val="008A2BF3"/>
    <w:rsid w:val="008A2CC6"/>
    <w:rsid w:val="008A300C"/>
    <w:rsid w:val="008A3E37"/>
    <w:rsid w:val="008A5135"/>
    <w:rsid w:val="008A5D61"/>
    <w:rsid w:val="008A5E31"/>
    <w:rsid w:val="008A602E"/>
    <w:rsid w:val="008A6A51"/>
    <w:rsid w:val="008A6C7A"/>
    <w:rsid w:val="008B1B0B"/>
    <w:rsid w:val="008B4501"/>
    <w:rsid w:val="008B46C9"/>
    <w:rsid w:val="008B4EDC"/>
    <w:rsid w:val="008B5672"/>
    <w:rsid w:val="008B5A90"/>
    <w:rsid w:val="008B7B8F"/>
    <w:rsid w:val="008B7DE2"/>
    <w:rsid w:val="008C038A"/>
    <w:rsid w:val="008C063A"/>
    <w:rsid w:val="008C0D89"/>
    <w:rsid w:val="008C186F"/>
    <w:rsid w:val="008C26F3"/>
    <w:rsid w:val="008C2FE9"/>
    <w:rsid w:val="008C4336"/>
    <w:rsid w:val="008C5C96"/>
    <w:rsid w:val="008C5D2F"/>
    <w:rsid w:val="008C6565"/>
    <w:rsid w:val="008C684C"/>
    <w:rsid w:val="008C7E2B"/>
    <w:rsid w:val="008D006E"/>
    <w:rsid w:val="008D0BF3"/>
    <w:rsid w:val="008D1176"/>
    <w:rsid w:val="008D11FF"/>
    <w:rsid w:val="008D24D4"/>
    <w:rsid w:val="008D3732"/>
    <w:rsid w:val="008D4FC6"/>
    <w:rsid w:val="008D5615"/>
    <w:rsid w:val="008D571E"/>
    <w:rsid w:val="008D590E"/>
    <w:rsid w:val="008D653D"/>
    <w:rsid w:val="008D6A73"/>
    <w:rsid w:val="008D7656"/>
    <w:rsid w:val="008E01B2"/>
    <w:rsid w:val="008E024E"/>
    <w:rsid w:val="008E045B"/>
    <w:rsid w:val="008E08F6"/>
    <w:rsid w:val="008E14A3"/>
    <w:rsid w:val="008E2097"/>
    <w:rsid w:val="008E3671"/>
    <w:rsid w:val="008E3ECE"/>
    <w:rsid w:val="008E414E"/>
    <w:rsid w:val="008E6AFE"/>
    <w:rsid w:val="008E7BD5"/>
    <w:rsid w:val="008F020C"/>
    <w:rsid w:val="008F06F3"/>
    <w:rsid w:val="008F1990"/>
    <w:rsid w:val="008F1FD2"/>
    <w:rsid w:val="008F328C"/>
    <w:rsid w:val="008F3677"/>
    <w:rsid w:val="008F37CB"/>
    <w:rsid w:val="008F3FC5"/>
    <w:rsid w:val="008F4F95"/>
    <w:rsid w:val="008F5D6D"/>
    <w:rsid w:val="008F5FCA"/>
    <w:rsid w:val="008F7046"/>
    <w:rsid w:val="0090068E"/>
    <w:rsid w:val="009010D7"/>
    <w:rsid w:val="0090251C"/>
    <w:rsid w:val="00903323"/>
    <w:rsid w:val="00904450"/>
    <w:rsid w:val="0090459C"/>
    <w:rsid w:val="0090460B"/>
    <w:rsid w:val="00904864"/>
    <w:rsid w:val="009048C2"/>
    <w:rsid w:val="009051A1"/>
    <w:rsid w:val="00906013"/>
    <w:rsid w:val="0090613E"/>
    <w:rsid w:val="009062EA"/>
    <w:rsid w:val="00910309"/>
    <w:rsid w:val="00910B8A"/>
    <w:rsid w:val="00910ECA"/>
    <w:rsid w:val="0091167E"/>
    <w:rsid w:val="00911C67"/>
    <w:rsid w:val="00912825"/>
    <w:rsid w:val="0091381C"/>
    <w:rsid w:val="0091419C"/>
    <w:rsid w:val="00914A6C"/>
    <w:rsid w:val="00915111"/>
    <w:rsid w:val="009151D3"/>
    <w:rsid w:val="00915FB4"/>
    <w:rsid w:val="00917BF8"/>
    <w:rsid w:val="00920919"/>
    <w:rsid w:val="00920F0F"/>
    <w:rsid w:val="00921D4C"/>
    <w:rsid w:val="009225C6"/>
    <w:rsid w:val="00922AC5"/>
    <w:rsid w:val="009234E0"/>
    <w:rsid w:val="00925293"/>
    <w:rsid w:val="00925925"/>
    <w:rsid w:val="00926707"/>
    <w:rsid w:val="00926F19"/>
    <w:rsid w:val="00927868"/>
    <w:rsid w:val="00927B00"/>
    <w:rsid w:val="00930BEF"/>
    <w:rsid w:val="00931737"/>
    <w:rsid w:val="009317D1"/>
    <w:rsid w:val="00931FF8"/>
    <w:rsid w:val="009330B4"/>
    <w:rsid w:val="009332A2"/>
    <w:rsid w:val="009337CA"/>
    <w:rsid w:val="00933FC1"/>
    <w:rsid w:val="00934126"/>
    <w:rsid w:val="009353E2"/>
    <w:rsid w:val="00935A31"/>
    <w:rsid w:val="00936242"/>
    <w:rsid w:val="00936903"/>
    <w:rsid w:val="00940BCB"/>
    <w:rsid w:val="00940F10"/>
    <w:rsid w:val="00941133"/>
    <w:rsid w:val="009423B4"/>
    <w:rsid w:val="009434E3"/>
    <w:rsid w:val="00943B3D"/>
    <w:rsid w:val="00944A06"/>
    <w:rsid w:val="00944E7A"/>
    <w:rsid w:val="00945665"/>
    <w:rsid w:val="0094595A"/>
    <w:rsid w:val="00945D7B"/>
    <w:rsid w:val="009460F3"/>
    <w:rsid w:val="00946E60"/>
    <w:rsid w:val="00946EC3"/>
    <w:rsid w:val="0094774C"/>
    <w:rsid w:val="00947BC1"/>
    <w:rsid w:val="0095579F"/>
    <w:rsid w:val="00956EE5"/>
    <w:rsid w:val="00956EEC"/>
    <w:rsid w:val="0095762A"/>
    <w:rsid w:val="0096116B"/>
    <w:rsid w:val="009624D1"/>
    <w:rsid w:val="00962A32"/>
    <w:rsid w:val="00963262"/>
    <w:rsid w:val="009635D5"/>
    <w:rsid w:val="0096389B"/>
    <w:rsid w:val="00964358"/>
    <w:rsid w:val="00964B4D"/>
    <w:rsid w:val="009652B7"/>
    <w:rsid w:val="009659D4"/>
    <w:rsid w:val="00965B3E"/>
    <w:rsid w:val="009660A0"/>
    <w:rsid w:val="00966C54"/>
    <w:rsid w:val="0096740A"/>
    <w:rsid w:val="00967F34"/>
    <w:rsid w:val="00967FE2"/>
    <w:rsid w:val="00970619"/>
    <w:rsid w:val="00971570"/>
    <w:rsid w:val="00972A3C"/>
    <w:rsid w:val="00972F80"/>
    <w:rsid w:val="009739D2"/>
    <w:rsid w:val="00973B6F"/>
    <w:rsid w:val="009755D4"/>
    <w:rsid w:val="00975F29"/>
    <w:rsid w:val="00977303"/>
    <w:rsid w:val="009778E0"/>
    <w:rsid w:val="00980152"/>
    <w:rsid w:val="0098030C"/>
    <w:rsid w:val="00980473"/>
    <w:rsid w:val="009815D6"/>
    <w:rsid w:val="0098392E"/>
    <w:rsid w:val="00984293"/>
    <w:rsid w:val="00985080"/>
    <w:rsid w:val="00985248"/>
    <w:rsid w:val="00985BF8"/>
    <w:rsid w:val="009865AE"/>
    <w:rsid w:val="00987C10"/>
    <w:rsid w:val="009915F3"/>
    <w:rsid w:val="00991C48"/>
    <w:rsid w:val="00992C20"/>
    <w:rsid w:val="009936C6"/>
    <w:rsid w:val="00993BEE"/>
    <w:rsid w:val="00993D96"/>
    <w:rsid w:val="00994FE8"/>
    <w:rsid w:val="009950F5"/>
    <w:rsid w:val="0099512D"/>
    <w:rsid w:val="009953C7"/>
    <w:rsid w:val="00995A3D"/>
    <w:rsid w:val="009A01D6"/>
    <w:rsid w:val="009A213F"/>
    <w:rsid w:val="009A315A"/>
    <w:rsid w:val="009A4456"/>
    <w:rsid w:val="009A4B5A"/>
    <w:rsid w:val="009A4DB0"/>
    <w:rsid w:val="009A5A97"/>
    <w:rsid w:val="009A6DB2"/>
    <w:rsid w:val="009A73BA"/>
    <w:rsid w:val="009A7F91"/>
    <w:rsid w:val="009B0809"/>
    <w:rsid w:val="009B0F89"/>
    <w:rsid w:val="009B1293"/>
    <w:rsid w:val="009B2772"/>
    <w:rsid w:val="009B49F1"/>
    <w:rsid w:val="009B51F0"/>
    <w:rsid w:val="009B5791"/>
    <w:rsid w:val="009B5BDD"/>
    <w:rsid w:val="009B624C"/>
    <w:rsid w:val="009B6598"/>
    <w:rsid w:val="009B6BE4"/>
    <w:rsid w:val="009B6D66"/>
    <w:rsid w:val="009B71CF"/>
    <w:rsid w:val="009B7612"/>
    <w:rsid w:val="009C0808"/>
    <w:rsid w:val="009C21C8"/>
    <w:rsid w:val="009C38EB"/>
    <w:rsid w:val="009C5CE8"/>
    <w:rsid w:val="009C66EF"/>
    <w:rsid w:val="009C72B3"/>
    <w:rsid w:val="009C7414"/>
    <w:rsid w:val="009C7C68"/>
    <w:rsid w:val="009D4E34"/>
    <w:rsid w:val="009D55F5"/>
    <w:rsid w:val="009D599D"/>
    <w:rsid w:val="009E03E4"/>
    <w:rsid w:val="009E09A6"/>
    <w:rsid w:val="009E0A4C"/>
    <w:rsid w:val="009E12FD"/>
    <w:rsid w:val="009E1452"/>
    <w:rsid w:val="009E1A19"/>
    <w:rsid w:val="009E2A4A"/>
    <w:rsid w:val="009E2D21"/>
    <w:rsid w:val="009E308A"/>
    <w:rsid w:val="009E3C61"/>
    <w:rsid w:val="009E493B"/>
    <w:rsid w:val="009E551F"/>
    <w:rsid w:val="009E5C4F"/>
    <w:rsid w:val="009E6183"/>
    <w:rsid w:val="009E6A44"/>
    <w:rsid w:val="009E6AC3"/>
    <w:rsid w:val="009E76E3"/>
    <w:rsid w:val="009E7EAE"/>
    <w:rsid w:val="009E7F61"/>
    <w:rsid w:val="009F00A4"/>
    <w:rsid w:val="009F089C"/>
    <w:rsid w:val="009F1C11"/>
    <w:rsid w:val="009F2859"/>
    <w:rsid w:val="009F3A69"/>
    <w:rsid w:val="009F58A4"/>
    <w:rsid w:val="009F631B"/>
    <w:rsid w:val="009F778B"/>
    <w:rsid w:val="00A0070E"/>
    <w:rsid w:val="00A00A4F"/>
    <w:rsid w:val="00A01DF0"/>
    <w:rsid w:val="00A02E4C"/>
    <w:rsid w:val="00A03E9A"/>
    <w:rsid w:val="00A0429F"/>
    <w:rsid w:val="00A05692"/>
    <w:rsid w:val="00A06046"/>
    <w:rsid w:val="00A079C4"/>
    <w:rsid w:val="00A11492"/>
    <w:rsid w:val="00A115BB"/>
    <w:rsid w:val="00A117DF"/>
    <w:rsid w:val="00A12721"/>
    <w:rsid w:val="00A1304E"/>
    <w:rsid w:val="00A1318B"/>
    <w:rsid w:val="00A14DAC"/>
    <w:rsid w:val="00A15762"/>
    <w:rsid w:val="00A15788"/>
    <w:rsid w:val="00A1626C"/>
    <w:rsid w:val="00A178B7"/>
    <w:rsid w:val="00A17C3B"/>
    <w:rsid w:val="00A20F57"/>
    <w:rsid w:val="00A22A78"/>
    <w:rsid w:val="00A22CE5"/>
    <w:rsid w:val="00A23522"/>
    <w:rsid w:val="00A25383"/>
    <w:rsid w:val="00A25671"/>
    <w:rsid w:val="00A25EAB"/>
    <w:rsid w:val="00A26198"/>
    <w:rsid w:val="00A261DF"/>
    <w:rsid w:val="00A26514"/>
    <w:rsid w:val="00A3161A"/>
    <w:rsid w:val="00A33226"/>
    <w:rsid w:val="00A3430E"/>
    <w:rsid w:val="00A3444F"/>
    <w:rsid w:val="00A3497A"/>
    <w:rsid w:val="00A351F5"/>
    <w:rsid w:val="00A35BB5"/>
    <w:rsid w:val="00A360B0"/>
    <w:rsid w:val="00A3796E"/>
    <w:rsid w:val="00A4058D"/>
    <w:rsid w:val="00A40984"/>
    <w:rsid w:val="00A43599"/>
    <w:rsid w:val="00A43C2C"/>
    <w:rsid w:val="00A43E5E"/>
    <w:rsid w:val="00A44C08"/>
    <w:rsid w:val="00A4501E"/>
    <w:rsid w:val="00A4559A"/>
    <w:rsid w:val="00A477C0"/>
    <w:rsid w:val="00A47D5F"/>
    <w:rsid w:val="00A47D8A"/>
    <w:rsid w:val="00A50176"/>
    <w:rsid w:val="00A52171"/>
    <w:rsid w:val="00A531B2"/>
    <w:rsid w:val="00A5328E"/>
    <w:rsid w:val="00A5370E"/>
    <w:rsid w:val="00A53AE8"/>
    <w:rsid w:val="00A546DC"/>
    <w:rsid w:val="00A54912"/>
    <w:rsid w:val="00A54BAB"/>
    <w:rsid w:val="00A5522B"/>
    <w:rsid w:val="00A55286"/>
    <w:rsid w:val="00A5569A"/>
    <w:rsid w:val="00A55D05"/>
    <w:rsid w:val="00A56682"/>
    <w:rsid w:val="00A57097"/>
    <w:rsid w:val="00A575AF"/>
    <w:rsid w:val="00A57664"/>
    <w:rsid w:val="00A57763"/>
    <w:rsid w:val="00A600A5"/>
    <w:rsid w:val="00A6082F"/>
    <w:rsid w:val="00A60A45"/>
    <w:rsid w:val="00A61190"/>
    <w:rsid w:val="00A61A2E"/>
    <w:rsid w:val="00A62024"/>
    <w:rsid w:val="00A62EA9"/>
    <w:rsid w:val="00A6353C"/>
    <w:rsid w:val="00A63C04"/>
    <w:rsid w:val="00A63C67"/>
    <w:rsid w:val="00A63CDB"/>
    <w:rsid w:val="00A64765"/>
    <w:rsid w:val="00A64C47"/>
    <w:rsid w:val="00A64E42"/>
    <w:rsid w:val="00A65C07"/>
    <w:rsid w:val="00A65DAA"/>
    <w:rsid w:val="00A66B7C"/>
    <w:rsid w:val="00A672AE"/>
    <w:rsid w:val="00A673A7"/>
    <w:rsid w:val="00A7226F"/>
    <w:rsid w:val="00A73227"/>
    <w:rsid w:val="00A757C2"/>
    <w:rsid w:val="00A76EBB"/>
    <w:rsid w:val="00A77BCB"/>
    <w:rsid w:val="00A77C43"/>
    <w:rsid w:val="00A80D14"/>
    <w:rsid w:val="00A8481F"/>
    <w:rsid w:val="00A84F9E"/>
    <w:rsid w:val="00A8547C"/>
    <w:rsid w:val="00A86242"/>
    <w:rsid w:val="00A86645"/>
    <w:rsid w:val="00A91640"/>
    <w:rsid w:val="00A9332F"/>
    <w:rsid w:val="00A933BB"/>
    <w:rsid w:val="00A94F5F"/>
    <w:rsid w:val="00A952B1"/>
    <w:rsid w:val="00A96E65"/>
    <w:rsid w:val="00AA0279"/>
    <w:rsid w:val="00AA06D0"/>
    <w:rsid w:val="00AA0E0B"/>
    <w:rsid w:val="00AA1105"/>
    <w:rsid w:val="00AA15E2"/>
    <w:rsid w:val="00AA1A8C"/>
    <w:rsid w:val="00AA2A33"/>
    <w:rsid w:val="00AA37DF"/>
    <w:rsid w:val="00AA4A5C"/>
    <w:rsid w:val="00AA4F58"/>
    <w:rsid w:val="00AA5397"/>
    <w:rsid w:val="00AA72A0"/>
    <w:rsid w:val="00AA75B9"/>
    <w:rsid w:val="00AA7B9B"/>
    <w:rsid w:val="00AB01FD"/>
    <w:rsid w:val="00AB039F"/>
    <w:rsid w:val="00AB04D0"/>
    <w:rsid w:val="00AB0696"/>
    <w:rsid w:val="00AB0CB6"/>
    <w:rsid w:val="00AB2530"/>
    <w:rsid w:val="00AB2543"/>
    <w:rsid w:val="00AB286E"/>
    <w:rsid w:val="00AB2964"/>
    <w:rsid w:val="00AB3976"/>
    <w:rsid w:val="00AB39FA"/>
    <w:rsid w:val="00AB4916"/>
    <w:rsid w:val="00AB668A"/>
    <w:rsid w:val="00AB7F5D"/>
    <w:rsid w:val="00AC118A"/>
    <w:rsid w:val="00AC1650"/>
    <w:rsid w:val="00AC2839"/>
    <w:rsid w:val="00AC3D7C"/>
    <w:rsid w:val="00AC50F2"/>
    <w:rsid w:val="00AC5547"/>
    <w:rsid w:val="00AD266F"/>
    <w:rsid w:val="00AD28C3"/>
    <w:rsid w:val="00AD3118"/>
    <w:rsid w:val="00AD34B0"/>
    <w:rsid w:val="00AD509A"/>
    <w:rsid w:val="00AD66EB"/>
    <w:rsid w:val="00AD6769"/>
    <w:rsid w:val="00AD6DA4"/>
    <w:rsid w:val="00AD70C6"/>
    <w:rsid w:val="00AD788B"/>
    <w:rsid w:val="00AD7E6A"/>
    <w:rsid w:val="00AE0842"/>
    <w:rsid w:val="00AE0D97"/>
    <w:rsid w:val="00AE1A07"/>
    <w:rsid w:val="00AE1CDE"/>
    <w:rsid w:val="00AE3D7F"/>
    <w:rsid w:val="00AE5406"/>
    <w:rsid w:val="00AE5C3D"/>
    <w:rsid w:val="00AE6652"/>
    <w:rsid w:val="00AE6807"/>
    <w:rsid w:val="00AE69E9"/>
    <w:rsid w:val="00AE6E29"/>
    <w:rsid w:val="00AE71F9"/>
    <w:rsid w:val="00AF039C"/>
    <w:rsid w:val="00AF0528"/>
    <w:rsid w:val="00AF103C"/>
    <w:rsid w:val="00AF12BD"/>
    <w:rsid w:val="00AF1980"/>
    <w:rsid w:val="00AF1E13"/>
    <w:rsid w:val="00AF2073"/>
    <w:rsid w:val="00AF2176"/>
    <w:rsid w:val="00AF3E5B"/>
    <w:rsid w:val="00AF4766"/>
    <w:rsid w:val="00AF479F"/>
    <w:rsid w:val="00AF5F26"/>
    <w:rsid w:val="00AF714E"/>
    <w:rsid w:val="00AF7826"/>
    <w:rsid w:val="00AF7CCE"/>
    <w:rsid w:val="00B00711"/>
    <w:rsid w:val="00B007B5"/>
    <w:rsid w:val="00B00EEB"/>
    <w:rsid w:val="00B01427"/>
    <w:rsid w:val="00B017C3"/>
    <w:rsid w:val="00B0370C"/>
    <w:rsid w:val="00B03710"/>
    <w:rsid w:val="00B03F26"/>
    <w:rsid w:val="00B042F8"/>
    <w:rsid w:val="00B044D4"/>
    <w:rsid w:val="00B047AB"/>
    <w:rsid w:val="00B05023"/>
    <w:rsid w:val="00B05BC3"/>
    <w:rsid w:val="00B05DF8"/>
    <w:rsid w:val="00B05E37"/>
    <w:rsid w:val="00B06003"/>
    <w:rsid w:val="00B062F1"/>
    <w:rsid w:val="00B064C1"/>
    <w:rsid w:val="00B06B19"/>
    <w:rsid w:val="00B06D68"/>
    <w:rsid w:val="00B07DF1"/>
    <w:rsid w:val="00B1246D"/>
    <w:rsid w:val="00B142EC"/>
    <w:rsid w:val="00B147DB"/>
    <w:rsid w:val="00B1507C"/>
    <w:rsid w:val="00B158D9"/>
    <w:rsid w:val="00B15AE3"/>
    <w:rsid w:val="00B15F11"/>
    <w:rsid w:val="00B16798"/>
    <w:rsid w:val="00B16C3F"/>
    <w:rsid w:val="00B16FE7"/>
    <w:rsid w:val="00B17D41"/>
    <w:rsid w:val="00B17E3A"/>
    <w:rsid w:val="00B17FF8"/>
    <w:rsid w:val="00B208B5"/>
    <w:rsid w:val="00B20ADB"/>
    <w:rsid w:val="00B20C5B"/>
    <w:rsid w:val="00B21B2F"/>
    <w:rsid w:val="00B21FB2"/>
    <w:rsid w:val="00B22A84"/>
    <w:rsid w:val="00B23D61"/>
    <w:rsid w:val="00B2555D"/>
    <w:rsid w:val="00B2582B"/>
    <w:rsid w:val="00B25D92"/>
    <w:rsid w:val="00B27D8E"/>
    <w:rsid w:val="00B31232"/>
    <w:rsid w:val="00B31448"/>
    <w:rsid w:val="00B31F1D"/>
    <w:rsid w:val="00B3246A"/>
    <w:rsid w:val="00B32845"/>
    <w:rsid w:val="00B33194"/>
    <w:rsid w:val="00B358BA"/>
    <w:rsid w:val="00B36057"/>
    <w:rsid w:val="00B3763C"/>
    <w:rsid w:val="00B37733"/>
    <w:rsid w:val="00B411A4"/>
    <w:rsid w:val="00B414DF"/>
    <w:rsid w:val="00B42B94"/>
    <w:rsid w:val="00B442C9"/>
    <w:rsid w:val="00B44909"/>
    <w:rsid w:val="00B4569A"/>
    <w:rsid w:val="00B45A9C"/>
    <w:rsid w:val="00B45E82"/>
    <w:rsid w:val="00B46FA2"/>
    <w:rsid w:val="00B47A16"/>
    <w:rsid w:val="00B502B1"/>
    <w:rsid w:val="00B517BC"/>
    <w:rsid w:val="00B5478F"/>
    <w:rsid w:val="00B54A8F"/>
    <w:rsid w:val="00B57607"/>
    <w:rsid w:val="00B57A59"/>
    <w:rsid w:val="00B6229E"/>
    <w:rsid w:val="00B62CE1"/>
    <w:rsid w:val="00B62E95"/>
    <w:rsid w:val="00B62FF6"/>
    <w:rsid w:val="00B631B2"/>
    <w:rsid w:val="00B64086"/>
    <w:rsid w:val="00B64C73"/>
    <w:rsid w:val="00B651E8"/>
    <w:rsid w:val="00B6551E"/>
    <w:rsid w:val="00B65808"/>
    <w:rsid w:val="00B65B72"/>
    <w:rsid w:val="00B6612F"/>
    <w:rsid w:val="00B66297"/>
    <w:rsid w:val="00B66956"/>
    <w:rsid w:val="00B67F24"/>
    <w:rsid w:val="00B71860"/>
    <w:rsid w:val="00B71FC4"/>
    <w:rsid w:val="00B7446F"/>
    <w:rsid w:val="00B74D6A"/>
    <w:rsid w:val="00B74DEC"/>
    <w:rsid w:val="00B756F2"/>
    <w:rsid w:val="00B75C08"/>
    <w:rsid w:val="00B760F2"/>
    <w:rsid w:val="00B7636F"/>
    <w:rsid w:val="00B7638E"/>
    <w:rsid w:val="00B76AA6"/>
    <w:rsid w:val="00B77A82"/>
    <w:rsid w:val="00B77D1C"/>
    <w:rsid w:val="00B77EA0"/>
    <w:rsid w:val="00B80D47"/>
    <w:rsid w:val="00B8237D"/>
    <w:rsid w:val="00B834BC"/>
    <w:rsid w:val="00B83EE5"/>
    <w:rsid w:val="00B8405C"/>
    <w:rsid w:val="00B87482"/>
    <w:rsid w:val="00B87B96"/>
    <w:rsid w:val="00B87E52"/>
    <w:rsid w:val="00B9242E"/>
    <w:rsid w:val="00B92A25"/>
    <w:rsid w:val="00B934A7"/>
    <w:rsid w:val="00B958D9"/>
    <w:rsid w:val="00B95A95"/>
    <w:rsid w:val="00B969E8"/>
    <w:rsid w:val="00B9705C"/>
    <w:rsid w:val="00B97BF6"/>
    <w:rsid w:val="00B97EF3"/>
    <w:rsid w:val="00BA147E"/>
    <w:rsid w:val="00BA1D84"/>
    <w:rsid w:val="00BA2A15"/>
    <w:rsid w:val="00BA34CD"/>
    <w:rsid w:val="00BA44E3"/>
    <w:rsid w:val="00BA4EAC"/>
    <w:rsid w:val="00BA50F9"/>
    <w:rsid w:val="00BB1713"/>
    <w:rsid w:val="00BB18C1"/>
    <w:rsid w:val="00BB5C29"/>
    <w:rsid w:val="00BB78DD"/>
    <w:rsid w:val="00BC1515"/>
    <w:rsid w:val="00BC1B6A"/>
    <w:rsid w:val="00BC3184"/>
    <w:rsid w:val="00BC3D62"/>
    <w:rsid w:val="00BC477A"/>
    <w:rsid w:val="00BC548D"/>
    <w:rsid w:val="00BC6202"/>
    <w:rsid w:val="00BC6486"/>
    <w:rsid w:val="00BC6A80"/>
    <w:rsid w:val="00BC7AE7"/>
    <w:rsid w:val="00BD1F86"/>
    <w:rsid w:val="00BD34FE"/>
    <w:rsid w:val="00BD5636"/>
    <w:rsid w:val="00BD7283"/>
    <w:rsid w:val="00BE032B"/>
    <w:rsid w:val="00BE038D"/>
    <w:rsid w:val="00BE0720"/>
    <w:rsid w:val="00BE0AE9"/>
    <w:rsid w:val="00BE1260"/>
    <w:rsid w:val="00BE1AE9"/>
    <w:rsid w:val="00BE265A"/>
    <w:rsid w:val="00BE31C5"/>
    <w:rsid w:val="00BE35C1"/>
    <w:rsid w:val="00BE3A40"/>
    <w:rsid w:val="00BE4399"/>
    <w:rsid w:val="00BE4403"/>
    <w:rsid w:val="00BE521B"/>
    <w:rsid w:val="00BE5CEE"/>
    <w:rsid w:val="00BE60BA"/>
    <w:rsid w:val="00BE62C5"/>
    <w:rsid w:val="00BE765F"/>
    <w:rsid w:val="00BE7907"/>
    <w:rsid w:val="00BE7949"/>
    <w:rsid w:val="00BE7EF3"/>
    <w:rsid w:val="00BF0F2D"/>
    <w:rsid w:val="00BF174B"/>
    <w:rsid w:val="00BF2ABC"/>
    <w:rsid w:val="00BF3120"/>
    <w:rsid w:val="00BF3DDB"/>
    <w:rsid w:val="00BF4508"/>
    <w:rsid w:val="00BF4C74"/>
    <w:rsid w:val="00BF4DA8"/>
    <w:rsid w:val="00BF555D"/>
    <w:rsid w:val="00BF5F8F"/>
    <w:rsid w:val="00BF620A"/>
    <w:rsid w:val="00BF62E5"/>
    <w:rsid w:val="00BF6A4B"/>
    <w:rsid w:val="00C02C1C"/>
    <w:rsid w:val="00C031CF"/>
    <w:rsid w:val="00C0331A"/>
    <w:rsid w:val="00C03873"/>
    <w:rsid w:val="00C03B1D"/>
    <w:rsid w:val="00C03DF0"/>
    <w:rsid w:val="00C03F64"/>
    <w:rsid w:val="00C044F8"/>
    <w:rsid w:val="00C046D4"/>
    <w:rsid w:val="00C04BBD"/>
    <w:rsid w:val="00C04FEE"/>
    <w:rsid w:val="00C05F65"/>
    <w:rsid w:val="00C06B8C"/>
    <w:rsid w:val="00C0728F"/>
    <w:rsid w:val="00C07E31"/>
    <w:rsid w:val="00C07EA8"/>
    <w:rsid w:val="00C10579"/>
    <w:rsid w:val="00C10AD4"/>
    <w:rsid w:val="00C10DF9"/>
    <w:rsid w:val="00C11738"/>
    <w:rsid w:val="00C125AC"/>
    <w:rsid w:val="00C12974"/>
    <w:rsid w:val="00C12D31"/>
    <w:rsid w:val="00C13017"/>
    <w:rsid w:val="00C137BF"/>
    <w:rsid w:val="00C146A5"/>
    <w:rsid w:val="00C1485A"/>
    <w:rsid w:val="00C14DB5"/>
    <w:rsid w:val="00C169B1"/>
    <w:rsid w:val="00C174EA"/>
    <w:rsid w:val="00C17507"/>
    <w:rsid w:val="00C2081F"/>
    <w:rsid w:val="00C20A89"/>
    <w:rsid w:val="00C22276"/>
    <w:rsid w:val="00C22921"/>
    <w:rsid w:val="00C23C83"/>
    <w:rsid w:val="00C248CC"/>
    <w:rsid w:val="00C252D9"/>
    <w:rsid w:val="00C25F0E"/>
    <w:rsid w:val="00C260AC"/>
    <w:rsid w:val="00C26373"/>
    <w:rsid w:val="00C26BF2"/>
    <w:rsid w:val="00C26D8B"/>
    <w:rsid w:val="00C270B2"/>
    <w:rsid w:val="00C277CA"/>
    <w:rsid w:val="00C27C1C"/>
    <w:rsid w:val="00C3094B"/>
    <w:rsid w:val="00C30CD0"/>
    <w:rsid w:val="00C329F9"/>
    <w:rsid w:val="00C334EF"/>
    <w:rsid w:val="00C338E7"/>
    <w:rsid w:val="00C339B8"/>
    <w:rsid w:val="00C339DA"/>
    <w:rsid w:val="00C33A2C"/>
    <w:rsid w:val="00C34C68"/>
    <w:rsid w:val="00C35B63"/>
    <w:rsid w:val="00C35DC3"/>
    <w:rsid w:val="00C36970"/>
    <w:rsid w:val="00C3722A"/>
    <w:rsid w:val="00C373FD"/>
    <w:rsid w:val="00C40565"/>
    <w:rsid w:val="00C4066A"/>
    <w:rsid w:val="00C40D96"/>
    <w:rsid w:val="00C40DB6"/>
    <w:rsid w:val="00C426F9"/>
    <w:rsid w:val="00C429FF"/>
    <w:rsid w:val="00C43708"/>
    <w:rsid w:val="00C44BFF"/>
    <w:rsid w:val="00C45EB6"/>
    <w:rsid w:val="00C460E5"/>
    <w:rsid w:val="00C4645E"/>
    <w:rsid w:val="00C46FFD"/>
    <w:rsid w:val="00C472A8"/>
    <w:rsid w:val="00C47FD8"/>
    <w:rsid w:val="00C509EB"/>
    <w:rsid w:val="00C50D42"/>
    <w:rsid w:val="00C51C91"/>
    <w:rsid w:val="00C52AFC"/>
    <w:rsid w:val="00C52B43"/>
    <w:rsid w:val="00C544CD"/>
    <w:rsid w:val="00C54CD8"/>
    <w:rsid w:val="00C55BB6"/>
    <w:rsid w:val="00C5696F"/>
    <w:rsid w:val="00C56F6C"/>
    <w:rsid w:val="00C56FE6"/>
    <w:rsid w:val="00C57D41"/>
    <w:rsid w:val="00C618AC"/>
    <w:rsid w:val="00C639B8"/>
    <w:rsid w:val="00C64D20"/>
    <w:rsid w:val="00C65F36"/>
    <w:rsid w:val="00C705B9"/>
    <w:rsid w:val="00C71F9E"/>
    <w:rsid w:val="00C74193"/>
    <w:rsid w:val="00C742BC"/>
    <w:rsid w:val="00C7530B"/>
    <w:rsid w:val="00C75BA2"/>
    <w:rsid w:val="00C76D4E"/>
    <w:rsid w:val="00C77190"/>
    <w:rsid w:val="00C779A3"/>
    <w:rsid w:val="00C8007E"/>
    <w:rsid w:val="00C803B1"/>
    <w:rsid w:val="00C803B5"/>
    <w:rsid w:val="00C83132"/>
    <w:rsid w:val="00C831B6"/>
    <w:rsid w:val="00C831F0"/>
    <w:rsid w:val="00C838E5"/>
    <w:rsid w:val="00C84D75"/>
    <w:rsid w:val="00C84EE0"/>
    <w:rsid w:val="00C852A9"/>
    <w:rsid w:val="00C85523"/>
    <w:rsid w:val="00C85682"/>
    <w:rsid w:val="00C86B0D"/>
    <w:rsid w:val="00C87C4A"/>
    <w:rsid w:val="00C91168"/>
    <w:rsid w:val="00C914BF"/>
    <w:rsid w:val="00C91C84"/>
    <w:rsid w:val="00C91D87"/>
    <w:rsid w:val="00C931A8"/>
    <w:rsid w:val="00C931F6"/>
    <w:rsid w:val="00C9352D"/>
    <w:rsid w:val="00C963C9"/>
    <w:rsid w:val="00CA03E4"/>
    <w:rsid w:val="00CA0F86"/>
    <w:rsid w:val="00CA13B5"/>
    <w:rsid w:val="00CA1519"/>
    <w:rsid w:val="00CA162D"/>
    <w:rsid w:val="00CA1EE0"/>
    <w:rsid w:val="00CA34D5"/>
    <w:rsid w:val="00CA39B7"/>
    <w:rsid w:val="00CA3D15"/>
    <w:rsid w:val="00CA49DA"/>
    <w:rsid w:val="00CA5598"/>
    <w:rsid w:val="00CA57B7"/>
    <w:rsid w:val="00CA642B"/>
    <w:rsid w:val="00CA6737"/>
    <w:rsid w:val="00CA67EC"/>
    <w:rsid w:val="00CA6C4C"/>
    <w:rsid w:val="00CB07F9"/>
    <w:rsid w:val="00CB07FF"/>
    <w:rsid w:val="00CB0F3E"/>
    <w:rsid w:val="00CB2F3C"/>
    <w:rsid w:val="00CB34B7"/>
    <w:rsid w:val="00CB495D"/>
    <w:rsid w:val="00CB5122"/>
    <w:rsid w:val="00CB52A5"/>
    <w:rsid w:val="00CB727D"/>
    <w:rsid w:val="00CB7FC9"/>
    <w:rsid w:val="00CC0B6B"/>
    <w:rsid w:val="00CC1565"/>
    <w:rsid w:val="00CC1B88"/>
    <w:rsid w:val="00CC213A"/>
    <w:rsid w:val="00CC3F9E"/>
    <w:rsid w:val="00CC40D7"/>
    <w:rsid w:val="00CC5006"/>
    <w:rsid w:val="00CC5DFA"/>
    <w:rsid w:val="00CC7A26"/>
    <w:rsid w:val="00CC7A7F"/>
    <w:rsid w:val="00CC7BE8"/>
    <w:rsid w:val="00CC7D4F"/>
    <w:rsid w:val="00CC7FD4"/>
    <w:rsid w:val="00CD07A9"/>
    <w:rsid w:val="00CD2AC9"/>
    <w:rsid w:val="00CD35A2"/>
    <w:rsid w:val="00CD3C6A"/>
    <w:rsid w:val="00CD3CE2"/>
    <w:rsid w:val="00CD470E"/>
    <w:rsid w:val="00CD4B23"/>
    <w:rsid w:val="00CD502B"/>
    <w:rsid w:val="00CD545C"/>
    <w:rsid w:val="00CD5A87"/>
    <w:rsid w:val="00CD6066"/>
    <w:rsid w:val="00CD685D"/>
    <w:rsid w:val="00CD71DA"/>
    <w:rsid w:val="00CD751C"/>
    <w:rsid w:val="00CE0158"/>
    <w:rsid w:val="00CE0C2E"/>
    <w:rsid w:val="00CE0F49"/>
    <w:rsid w:val="00CE26D9"/>
    <w:rsid w:val="00CE2A99"/>
    <w:rsid w:val="00CE2F2D"/>
    <w:rsid w:val="00CE3608"/>
    <w:rsid w:val="00CE38D7"/>
    <w:rsid w:val="00CE5084"/>
    <w:rsid w:val="00CE51AB"/>
    <w:rsid w:val="00CE6722"/>
    <w:rsid w:val="00CE6971"/>
    <w:rsid w:val="00CE6EC3"/>
    <w:rsid w:val="00CE7DFD"/>
    <w:rsid w:val="00CE7FDE"/>
    <w:rsid w:val="00CF0053"/>
    <w:rsid w:val="00CF1BC2"/>
    <w:rsid w:val="00CF2E0E"/>
    <w:rsid w:val="00CF40D1"/>
    <w:rsid w:val="00CF4B41"/>
    <w:rsid w:val="00CF5A40"/>
    <w:rsid w:val="00CF633E"/>
    <w:rsid w:val="00CF6340"/>
    <w:rsid w:val="00CF778F"/>
    <w:rsid w:val="00D01411"/>
    <w:rsid w:val="00D0225D"/>
    <w:rsid w:val="00D04527"/>
    <w:rsid w:val="00D04F59"/>
    <w:rsid w:val="00D065BA"/>
    <w:rsid w:val="00D06938"/>
    <w:rsid w:val="00D06DCE"/>
    <w:rsid w:val="00D076DF"/>
    <w:rsid w:val="00D07B3C"/>
    <w:rsid w:val="00D07DC0"/>
    <w:rsid w:val="00D07DE3"/>
    <w:rsid w:val="00D10031"/>
    <w:rsid w:val="00D103F2"/>
    <w:rsid w:val="00D10892"/>
    <w:rsid w:val="00D1118D"/>
    <w:rsid w:val="00D11832"/>
    <w:rsid w:val="00D1378F"/>
    <w:rsid w:val="00D1382C"/>
    <w:rsid w:val="00D140B9"/>
    <w:rsid w:val="00D14B1D"/>
    <w:rsid w:val="00D14B84"/>
    <w:rsid w:val="00D15942"/>
    <w:rsid w:val="00D15C02"/>
    <w:rsid w:val="00D15E05"/>
    <w:rsid w:val="00D1624E"/>
    <w:rsid w:val="00D175B6"/>
    <w:rsid w:val="00D208BC"/>
    <w:rsid w:val="00D2167F"/>
    <w:rsid w:val="00D2176D"/>
    <w:rsid w:val="00D21E5C"/>
    <w:rsid w:val="00D22008"/>
    <w:rsid w:val="00D22484"/>
    <w:rsid w:val="00D22C98"/>
    <w:rsid w:val="00D22F9A"/>
    <w:rsid w:val="00D231AD"/>
    <w:rsid w:val="00D23C95"/>
    <w:rsid w:val="00D25C77"/>
    <w:rsid w:val="00D25F82"/>
    <w:rsid w:val="00D26693"/>
    <w:rsid w:val="00D27963"/>
    <w:rsid w:val="00D30A2D"/>
    <w:rsid w:val="00D30DFE"/>
    <w:rsid w:val="00D32A9A"/>
    <w:rsid w:val="00D3331C"/>
    <w:rsid w:val="00D3331D"/>
    <w:rsid w:val="00D348AE"/>
    <w:rsid w:val="00D34968"/>
    <w:rsid w:val="00D3501D"/>
    <w:rsid w:val="00D35FA2"/>
    <w:rsid w:val="00D36BD3"/>
    <w:rsid w:val="00D3781F"/>
    <w:rsid w:val="00D4055A"/>
    <w:rsid w:val="00D40893"/>
    <w:rsid w:val="00D408CA"/>
    <w:rsid w:val="00D41099"/>
    <w:rsid w:val="00D421A2"/>
    <w:rsid w:val="00D42A17"/>
    <w:rsid w:val="00D42EE7"/>
    <w:rsid w:val="00D431A2"/>
    <w:rsid w:val="00D43EED"/>
    <w:rsid w:val="00D447DA"/>
    <w:rsid w:val="00D456A0"/>
    <w:rsid w:val="00D45A91"/>
    <w:rsid w:val="00D45D9A"/>
    <w:rsid w:val="00D461B6"/>
    <w:rsid w:val="00D46C80"/>
    <w:rsid w:val="00D477F5"/>
    <w:rsid w:val="00D5026C"/>
    <w:rsid w:val="00D5110C"/>
    <w:rsid w:val="00D528F1"/>
    <w:rsid w:val="00D547DE"/>
    <w:rsid w:val="00D556BF"/>
    <w:rsid w:val="00D56482"/>
    <w:rsid w:val="00D56A22"/>
    <w:rsid w:val="00D57A6D"/>
    <w:rsid w:val="00D6065F"/>
    <w:rsid w:val="00D608FB"/>
    <w:rsid w:val="00D60EDF"/>
    <w:rsid w:val="00D610C4"/>
    <w:rsid w:val="00D62E28"/>
    <w:rsid w:val="00D647BC"/>
    <w:rsid w:val="00D656E5"/>
    <w:rsid w:val="00D71F7E"/>
    <w:rsid w:val="00D72776"/>
    <w:rsid w:val="00D72878"/>
    <w:rsid w:val="00D732D3"/>
    <w:rsid w:val="00D760B1"/>
    <w:rsid w:val="00D7703C"/>
    <w:rsid w:val="00D776D3"/>
    <w:rsid w:val="00D779AF"/>
    <w:rsid w:val="00D81F2C"/>
    <w:rsid w:val="00D82A98"/>
    <w:rsid w:val="00D83027"/>
    <w:rsid w:val="00D8326F"/>
    <w:rsid w:val="00D83352"/>
    <w:rsid w:val="00D83795"/>
    <w:rsid w:val="00D83833"/>
    <w:rsid w:val="00D8445F"/>
    <w:rsid w:val="00D871E3"/>
    <w:rsid w:val="00D87A00"/>
    <w:rsid w:val="00D90EEB"/>
    <w:rsid w:val="00D916EA"/>
    <w:rsid w:val="00D91FFC"/>
    <w:rsid w:val="00D92D6D"/>
    <w:rsid w:val="00D93569"/>
    <w:rsid w:val="00D93B2C"/>
    <w:rsid w:val="00D93E5E"/>
    <w:rsid w:val="00D942CE"/>
    <w:rsid w:val="00D9649E"/>
    <w:rsid w:val="00DA0012"/>
    <w:rsid w:val="00DA13A5"/>
    <w:rsid w:val="00DA1E89"/>
    <w:rsid w:val="00DA1F3C"/>
    <w:rsid w:val="00DA24B3"/>
    <w:rsid w:val="00DA2EBE"/>
    <w:rsid w:val="00DA33D0"/>
    <w:rsid w:val="00DA3706"/>
    <w:rsid w:val="00DA419B"/>
    <w:rsid w:val="00DA54D4"/>
    <w:rsid w:val="00DA6CD6"/>
    <w:rsid w:val="00DA7947"/>
    <w:rsid w:val="00DA7DB9"/>
    <w:rsid w:val="00DA7E33"/>
    <w:rsid w:val="00DB3083"/>
    <w:rsid w:val="00DB312E"/>
    <w:rsid w:val="00DB3A4F"/>
    <w:rsid w:val="00DB4C66"/>
    <w:rsid w:val="00DB5383"/>
    <w:rsid w:val="00DB5C96"/>
    <w:rsid w:val="00DB5EEA"/>
    <w:rsid w:val="00DB651D"/>
    <w:rsid w:val="00DB69CA"/>
    <w:rsid w:val="00DB75CE"/>
    <w:rsid w:val="00DC0286"/>
    <w:rsid w:val="00DC09A9"/>
    <w:rsid w:val="00DC0ECF"/>
    <w:rsid w:val="00DC300D"/>
    <w:rsid w:val="00DC3ACD"/>
    <w:rsid w:val="00DC4493"/>
    <w:rsid w:val="00DC5927"/>
    <w:rsid w:val="00DC5A2E"/>
    <w:rsid w:val="00DC6A6E"/>
    <w:rsid w:val="00DC7192"/>
    <w:rsid w:val="00DD08F2"/>
    <w:rsid w:val="00DD0AB4"/>
    <w:rsid w:val="00DD16A7"/>
    <w:rsid w:val="00DD29CB"/>
    <w:rsid w:val="00DD3313"/>
    <w:rsid w:val="00DD3ED5"/>
    <w:rsid w:val="00DD4372"/>
    <w:rsid w:val="00DD4856"/>
    <w:rsid w:val="00DD5370"/>
    <w:rsid w:val="00DD6429"/>
    <w:rsid w:val="00DD7844"/>
    <w:rsid w:val="00DE024A"/>
    <w:rsid w:val="00DE1C1D"/>
    <w:rsid w:val="00DE3761"/>
    <w:rsid w:val="00DE3E2F"/>
    <w:rsid w:val="00DE3F4E"/>
    <w:rsid w:val="00DE5AC1"/>
    <w:rsid w:val="00DE62D5"/>
    <w:rsid w:val="00DE765C"/>
    <w:rsid w:val="00DE7E79"/>
    <w:rsid w:val="00DF0FA7"/>
    <w:rsid w:val="00DF10A7"/>
    <w:rsid w:val="00DF21B9"/>
    <w:rsid w:val="00DF29B9"/>
    <w:rsid w:val="00DF2B49"/>
    <w:rsid w:val="00DF2E45"/>
    <w:rsid w:val="00DF452A"/>
    <w:rsid w:val="00DF57DB"/>
    <w:rsid w:val="00DF69E5"/>
    <w:rsid w:val="00DF7040"/>
    <w:rsid w:val="00E0095F"/>
    <w:rsid w:val="00E01F43"/>
    <w:rsid w:val="00E01FE9"/>
    <w:rsid w:val="00E025C4"/>
    <w:rsid w:val="00E029A9"/>
    <w:rsid w:val="00E05D41"/>
    <w:rsid w:val="00E0630D"/>
    <w:rsid w:val="00E06BCD"/>
    <w:rsid w:val="00E06FCC"/>
    <w:rsid w:val="00E07181"/>
    <w:rsid w:val="00E07873"/>
    <w:rsid w:val="00E07BE0"/>
    <w:rsid w:val="00E10023"/>
    <w:rsid w:val="00E1100F"/>
    <w:rsid w:val="00E11B3E"/>
    <w:rsid w:val="00E11D07"/>
    <w:rsid w:val="00E12B49"/>
    <w:rsid w:val="00E12C80"/>
    <w:rsid w:val="00E134FC"/>
    <w:rsid w:val="00E13539"/>
    <w:rsid w:val="00E1411B"/>
    <w:rsid w:val="00E1592A"/>
    <w:rsid w:val="00E15BE2"/>
    <w:rsid w:val="00E201ED"/>
    <w:rsid w:val="00E21225"/>
    <w:rsid w:val="00E21C74"/>
    <w:rsid w:val="00E21F7B"/>
    <w:rsid w:val="00E2480D"/>
    <w:rsid w:val="00E24B19"/>
    <w:rsid w:val="00E254E4"/>
    <w:rsid w:val="00E25D1E"/>
    <w:rsid w:val="00E26BF6"/>
    <w:rsid w:val="00E31888"/>
    <w:rsid w:val="00E344ED"/>
    <w:rsid w:val="00E345E8"/>
    <w:rsid w:val="00E349DA"/>
    <w:rsid w:val="00E35C7A"/>
    <w:rsid w:val="00E36CC4"/>
    <w:rsid w:val="00E37109"/>
    <w:rsid w:val="00E404DA"/>
    <w:rsid w:val="00E40E3D"/>
    <w:rsid w:val="00E4112E"/>
    <w:rsid w:val="00E4174D"/>
    <w:rsid w:val="00E4210E"/>
    <w:rsid w:val="00E42A74"/>
    <w:rsid w:val="00E42EEE"/>
    <w:rsid w:val="00E43027"/>
    <w:rsid w:val="00E432F2"/>
    <w:rsid w:val="00E44E22"/>
    <w:rsid w:val="00E44E3C"/>
    <w:rsid w:val="00E45580"/>
    <w:rsid w:val="00E46304"/>
    <w:rsid w:val="00E46499"/>
    <w:rsid w:val="00E46559"/>
    <w:rsid w:val="00E466DD"/>
    <w:rsid w:val="00E47DF5"/>
    <w:rsid w:val="00E47EB0"/>
    <w:rsid w:val="00E510E7"/>
    <w:rsid w:val="00E51402"/>
    <w:rsid w:val="00E53959"/>
    <w:rsid w:val="00E55CFE"/>
    <w:rsid w:val="00E56CC6"/>
    <w:rsid w:val="00E56CDB"/>
    <w:rsid w:val="00E57AFF"/>
    <w:rsid w:val="00E6063A"/>
    <w:rsid w:val="00E60D8B"/>
    <w:rsid w:val="00E61ECC"/>
    <w:rsid w:val="00E623F2"/>
    <w:rsid w:val="00E6246D"/>
    <w:rsid w:val="00E62CDB"/>
    <w:rsid w:val="00E633FE"/>
    <w:rsid w:val="00E63B8A"/>
    <w:rsid w:val="00E640D7"/>
    <w:rsid w:val="00E641E8"/>
    <w:rsid w:val="00E6779A"/>
    <w:rsid w:val="00E67916"/>
    <w:rsid w:val="00E67FF2"/>
    <w:rsid w:val="00E71229"/>
    <w:rsid w:val="00E7167E"/>
    <w:rsid w:val="00E7287C"/>
    <w:rsid w:val="00E73344"/>
    <w:rsid w:val="00E756C3"/>
    <w:rsid w:val="00E756CB"/>
    <w:rsid w:val="00E77920"/>
    <w:rsid w:val="00E80384"/>
    <w:rsid w:val="00E807A2"/>
    <w:rsid w:val="00E80E13"/>
    <w:rsid w:val="00E811CF"/>
    <w:rsid w:val="00E81290"/>
    <w:rsid w:val="00E8139C"/>
    <w:rsid w:val="00E813FA"/>
    <w:rsid w:val="00E8185C"/>
    <w:rsid w:val="00E81C9C"/>
    <w:rsid w:val="00E82016"/>
    <w:rsid w:val="00E821C1"/>
    <w:rsid w:val="00E8383F"/>
    <w:rsid w:val="00E84BE9"/>
    <w:rsid w:val="00E85557"/>
    <w:rsid w:val="00E85959"/>
    <w:rsid w:val="00E85F91"/>
    <w:rsid w:val="00E86AF8"/>
    <w:rsid w:val="00E872AE"/>
    <w:rsid w:val="00E87354"/>
    <w:rsid w:val="00E87B06"/>
    <w:rsid w:val="00E87B48"/>
    <w:rsid w:val="00E9015C"/>
    <w:rsid w:val="00E9024C"/>
    <w:rsid w:val="00E90903"/>
    <w:rsid w:val="00E9098E"/>
    <w:rsid w:val="00E914AE"/>
    <w:rsid w:val="00E92981"/>
    <w:rsid w:val="00E93223"/>
    <w:rsid w:val="00E96D68"/>
    <w:rsid w:val="00E96D86"/>
    <w:rsid w:val="00E97318"/>
    <w:rsid w:val="00E97CE8"/>
    <w:rsid w:val="00EA0383"/>
    <w:rsid w:val="00EA05E4"/>
    <w:rsid w:val="00EA1DAE"/>
    <w:rsid w:val="00EA24D3"/>
    <w:rsid w:val="00EA2A37"/>
    <w:rsid w:val="00EA2C94"/>
    <w:rsid w:val="00EA2EFE"/>
    <w:rsid w:val="00EA4292"/>
    <w:rsid w:val="00EA5F5D"/>
    <w:rsid w:val="00EA60C8"/>
    <w:rsid w:val="00EA6104"/>
    <w:rsid w:val="00EB0038"/>
    <w:rsid w:val="00EB25FC"/>
    <w:rsid w:val="00EB2F77"/>
    <w:rsid w:val="00EB35E3"/>
    <w:rsid w:val="00EB3B6C"/>
    <w:rsid w:val="00EB41AE"/>
    <w:rsid w:val="00EB449D"/>
    <w:rsid w:val="00EC14EC"/>
    <w:rsid w:val="00EC2358"/>
    <w:rsid w:val="00EC27AB"/>
    <w:rsid w:val="00EC45A7"/>
    <w:rsid w:val="00EC4BA6"/>
    <w:rsid w:val="00EC5A63"/>
    <w:rsid w:val="00EC69C5"/>
    <w:rsid w:val="00EC6F67"/>
    <w:rsid w:val="00EC71A3"/>
    <w:rsid w:val="00EC7E08"/>
    <w:rsid w:val="00ED09BA"/>
    <w:rsid w:val="00ED1497"/>
    <w:rsid w:val="00ED241B"/>
    <w:rsid w:val="00ED2686"/>
    <w:rsid w:val="00ED283E"/>
    <w:rsid w:val="00ED3080"/>
    <w:rsid w:val="00ED4CB8"/>
    <w:rsid w:val="00ED578A"/>
    <w:rsid w:val="00EE186E"/>
    <w:rsid w:val="00EE18D9"/>
    <w:rsid w:val="00EE2605"/>
    <w:rsid w:val="00EE349D"/>
    <w:rsid w:val="00EE36C4"/>
    <w:rsid w:val="00EE42F3"/>
    <w:rsid w:val="00EE61DA"/>
    <w:rsid w:val="00EE6897"/>
    <w:rsid w:val="00EF1C88"/>
    <w:rsid w:val="00EF29BB"/>
    <w:rsid w:val="00EF42E7"/>
    <w:rsid w:val="00EF4FB3"/>
    <w:rsid w:val="00EF65BD"/>
    <w:rsid w:val="00EF6FAE"/>
    <w:rsid w:val="00EF7A4A"/>
    <w:rsid w:val="00F00650"/>
    <w:rsid w:val="00F00935"/>
    <w:rsid w:val="00F00E20"/>
    <w:rsid w:val="00F00E46"/>
    <w:rsid w:val="00F0174A"/>
    <w:rsid w:val="00F01811"/>
    <w:rsid w:val="00F01C1D"/>
    <w:rsid w:val="00F02268"/>
    <w:rsid w:val="00F03406"/>
    <w:rsid w:val="00F06280"/>
    <w:rsid w:val="00F10186"/>
    <w:rsid w:val="00F1332B"/>
    <w:rsid w:val="00F13501"/>
    <w:rsid w:val="00F14E4B"/>
    <w:rsid w:val="00F14F19"/>
    <w:rsid w:val="00F155B6"/>
    <w:rsid w:val="00F16083"/>
    <w:rsid w:val="00F16FEB"/>
    <w:rsid w:val="00F17123"/>
    <w:rsid w:val="00F2075A"/>
    <w:rsid w:val="00F20AF7"/>
    <w:rsid w:val="00F21100"/>
    <w:rsid w:val="00F22855"/>
    <w:rsid w:val="00F237A6"/>
    <w:rsid w:val="00F248EB"/>
    <w:rsid w:val="00F24CFA"/>
    <w:rsid w:val="00F2577B"/>
    <w:rsid w:val="00F274FD"/>
    <w:rsid w:val="00F27834"/>
    <w:rsid w:val="00F30555"/>
    <w:rsid w:val="00F3065C"/>
    <w:rsid w:val="00F31578"/>
    <w:rsid w:val="00F32240"/>
    <w:rsid w:val="00F32881"/>
    <w:rsid w:val="00F3565B"/>
    <w:rsid w:val="00F365EF"/>
    <w:rsid w:val="00F36EE4"/>
    <w:rsid w:val="00F375B2"/>
    <w:rsid w:val="00F37B8F"/>
    <w:rsid w:val="00F41041"/>
    <w:rsid w:val="00F41748"/>
    <w:rsid w:val="00F41948"/>
    <w:rsid w:val="00F41AD9"/>
    <w:rsid w:val="00F41E3D"/>
    <w:rsid w:val="00F43B48"/>
    <w:rsid w:val="00F43C79"/>
    <w:rsid w:val="00F43E34"/>
    <w:rsid w:val="00F45A5D"/>
    <w:rsid w:val="00F465BD"/>
    <w:rsid w:val="00F4695A"/>
    <w:rsid w:val="00F469F6"/>
    <w:rsid w:val="00F46C71"/>
    <w:rsid w:val="00F503AA"/>
    <w:rsid w:val="00F50482"/>
    <w:rsid w:val="00F50E10"/>
    <w:rsid w:val="00F516C2"/>
    <w:rsid w:val="00F51B8A"/>
    <w:rsid w:val="00F5365F"/>
    <w:rsid w:val="00F54332"/>
    <w:rsid w:val="00F54AD2"/>
    <w:rsid w:val="00F56B79"/>
    <w:rsid w:val="00F60BA5"/>
    <w:rsid w:val="00F616CE"/>
    <w:rsid w:val="00F622CF"/>
    <w:rsid w:val="00F63489"/>
    <w:rsid w:val="00F635CB"/>
    <w:rsid w:val="00F63B74"/>
    <w:rsid w:val="00F65F1E"/>
    <w:rsid w:val="00F6629B"/>
    <w:rsid w:val="00F66F1E"/>
    <w:rsid w:val="00F67022"/>
    <w:rsid w:val="00F67220"/>
    <w:rsid w:val="00F67558"/>
    <w:rsid w:val="00F67B34"/>
    <w:rsid w:val="00F7028A"/>
    <w:rsid w:val="00F715C3"/>
    <w:rsid w:val="00F72822"/>
    <w:rsid w:val="00F728C1"/>
    <w:rsid w:val="00F7433B"/>
    <w:rsid w:val="00F744A6"/>
    <w:rsid w:val="00F74B2E"/>
    <w:rsid w:val="00F75BD4"/>
    <w:rsid w:val="00F77DF4"/>
    <w:rsid w:val="00F80118"/>
    <w:rsid w:val="00F8076E"/>
    <w:rsid w:val="00F81514"/>
    <w:rsid w:val="00F8181A"/>
    <w:rsid w:val="00F82D6E"/>
    <w:rsid w:val="00F82E49"/>
    <w:rsid w:val="00F82F21"/>
    <w:rsid w:val="00F83700"/>
    <w:rsid w:val="00F83C45"/>
    <w:rsid w:val="00F85601"/>
    <w:rsid w:val="00F85F36"/>
    <w:rsid w:val="00F865AE"/>
    <w:rsid w:val="00F8678F"/>
    <w:rsid w:val="00F86860"/>
    <w:rsid w:val="00F86CD2"/>
    <w:rsid w:val="00F901A0"/>
    <w:rsid w:val="00F9132F"/>
    <w:rsid w:val="00F91390"/>
    <w:rsid w:val="00F918C9"/>
    <w:rsid w:val="00F9216D"/>
    <w:rsid w:val="00F940DF"/>
    <w:rsid w:val="00F96226"/>
    <w:rsid w:val="00F972ED"/>
    <w:rsid w:val="00FA0BBB"/>
    <w:rsid w:val="00FA2878"/>
    <w:rsid w:val="00FA2942"/>
    <w:rsid w:val="00FA2A40"/>
    <w:rsid w:val="00FA2A92"/>
    <w:rsid w:val="00FA41B8"/>
    <w:rsid w:val="00FA4C4A"/>
    <w:rsid w:val="00FA5184"/>
    <w:rsid w:val="00FA5BD2"/>
    <w:rsid w:val="00FA6884"/>
    <w:rsid w:val="00FA6905"/>
    <w:rsid w:val="00FA7000"/>
    <w:rsid w:val="00FA72CC"/>
    <w:rsid w:val="00FA7994"/>
    <w:rsid w:val="00FB056A"/>
    <w:rsid w:val="00FB0DE5"/>
    <w:rsid w:val="00FB1318"/>
    <w:rsid w:val="00FB13B4"/>
    <w:rsid w:val="00FB2950"/>
    <w:rsid w:val="00FB2BCD"/>
    <w:rsid w:val="00FB380D"/>
    <w:rsid w:val="00FB4DD5"/>
    <w:rsid w:val="00FB6D1D"/>
    <w:rsid w:val="00FB6E11"/>
    <w:rsid w:val="00FB6EA5"/>
    <w:rsid w:val="00FB72AE"/>
    <w:rsid w:val="00FB73AB"/>
    <w:rsid w:val="00FB770A"/>
    <w:rsid w:val="00FC16CA"/>
    <w:rsid w:val="00FC23E9"/>
    <w:rsid w:val="00FC328D"/>
    <w:rsid w:val="00FC4E2A"/>
    <w:rsid w:val="00FC50AF"/>
    <w:rsid w:val="00FC7607"/>
    <w:rsid w:val="00FD0B77"/>
    <w:rsid w:val="00FD1ABC"/>
    <w:rsid w:val="00FD2747"/>
    <w:rsid w:val="00FD2F36"/>
    <w:rsid w:val="00FD49CE"/>
    <w:rsid w:val="00FD5542"/>
    <w:rsid w:val="00FD5599"/>
    <w:rsid w:val="00FD5BEF"/>
    <w:rsid w:val="00FD6165"/>
    <w:rsid w:val="00FD691D"/>
    <w:rsid w:val="00FD6B20"/>
    <w:rsid w:val="00FD71DC"/>
    <w:rsid w:val="00FD78F1"/>
    <w:rsid w:val="00FD7AF9"/>
    <w:rsid w:val="00FE0F6B"/>
    <w:rsid w:val="00FE161B"/>
    <w:rsid w:val="00FE1B78"/>
    <w:rsid w:val="00FE2F7E"/>
    <w:rsid w:val="00FE3303"/>
    <w:rsid w:val="00FE3E8E"/>
    <w:rsid w:val="00FE4B6E"/>
    <w:rsid w:val="00FE4D30"/>
    <w:rsid w:val="00FE57BF"/>
    <w:rsid w:val="00FE6712"/>
    <w:rsid w:val="00FE67DF"/>
    <w:rsid w:val="00FE6FEA"/>
    <w:rsid w:val="00FE7503"/>
    <w:rsid w:val="00FF006F"/>
    <w:rsid w:val="00FF0409"/>
    <w:rsid w:val="00FF0CE6"/>
    <w:rsid w:val="00FF12D0"/>
    <w:rsid w:val="00FF18F4"/>
    <w:rsid w:val="00FF20CA"/>
    <w:rsid w:val="00FF481D"/>
    <w:rsid w:val="00FF693A"/>
    <w:rsid w:val="00FF76FE"/>
    <w:rsid w:val="00FF7B1E"/>
    <w:rsid w:val="724D23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259FE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Default Paragraph Font" w:uiPriority="1"/>
    <w:lsdException w:name="Subtitle" w:qFormat="1"/>
    <w:lsdException w:name="Strong" w:qFormat="1"/>
    <w:lsdException w:name="Emphasis" w:qFormat="1"/>
    <w:lsdException w:name="HTML Typewriter" w:semiHidden="1" w:unhideWhenUsed="1"/>
    <w:lsdException w:name="Normal Table" w:semiHidden="1" w:unhideWhenUsed="1"/>
    <w:lsdException w:name="No List" w:uiPriority="99"/>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E36E1"/>
    <w:pPr>
      <w:spacing w:after="240"/>
      <w:jc w:val="both"/>
    </w:pPr>
    <w:rPr>
      <w:sz w:val="22"/>
      <w:szCs w:val="24"/>
    </w:rPr>
  </w:style>
  <w:style w:type="paragraph" w:styleId="Heading1">
    <w:name w:val="heading 1"/>
    <w:basedOn w:val="Normal"/>
    <w:next w:val="Normal"/>
    <w:link w:val="Heading1Char"/>
    <w:qFormat/>
    <w:rsid w:val="00F635CB"/>
    <w:pPr>
      <w:keepNext/>
      <w:numPr>
        <w:numId w:val="12"/>
      </w:numPr>
      <w:ind w:left="0"/>
      <w:jc w:val="center"/>
      <w:outlineLvl w:val="0"/>
    </w:pPr>
    <w:rPr>
      <w:rFonts w:ascii="Times New Roman Bold" w:hAnsi="Times New Roman Bold"/>
      <w:b/>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FirstIndentChar">
    <w:name w:val="Body Text First Indent Char"/>
    <w:link w:val="BodyTextFirstIndent"/>
    <w:rsid w:val="001E36E1"/>
  </w:style>
  <w:style w:type="paragraph" w:customStyle="1" w:styleId="AgreementL1">
    <w:name w:val="Agreement L1"/>
    <w:basedOn w:val="Normal"/>
    <w:rsid w:val="001E36E1"/>
    <w:pPr>
      <w:numPr>
        <w:numId w:val="2"/>
      </w:numPr>
    </w:pPr>
  </w:style>
  <w:style w:type="character" w:customStyle="1" w:styleId="BodyTextIndentChar">
    <w:name w:val="Body Text Indent Char"/>
    <w:link w:val="BodyTextIndent"/>
    <w:rsid w:val="001E36E1"/>
    <w:rPr>
      <w:sz w:val="22"/>
      <w:szCs w:val="24"/>
    </w:rPr>
  </w:style>
  <w:style w:type="paragraph" w:styleId="BodyTextFirstIndent2">
    <w:name w:val="Body Text First Indent 2"/>
    <w:basedOn w:val="BodyText"/>
    <w:link w:val="BodyTextFirstIndent2Char"/>
    <w:rsid w:val="001E36E1"/>
    <w:pPr>
      <w:ind w:firstLine="1440"/>
    </w:pPr>
  </w:style>
  <w:style w:type="paragraph" w:customStyle="1" w:styleId="DefaultText">
    <w:name w:val="Default Text"/>
    <w:basedOn w:val="Normal"/>
    <w:uiPriority w:val="99"/>
    <w:rsid w:val="001E36E1"/>
    <w:rPr>
      <w:szCs w:val="20"/>
    </w:rPr>
  </w:style>
  <w:style w:type="paragraph" w:customStyle="1" w:styleId="AgreementL4">
    <w:name w:val="Agreement L4"/>
    <w:basedOn w:val="AgreementL3"/>
    <w:rsid w:val="001E36E1"/>
    <w:pPr>
      <w:numPr>
        <w:ilvl w:val="3"/>
      </w:numPr>
    </w:pPr>
  </w:style>
  <w:style w:type="paragraph" w:styleId="Footer">
    <w:name w:val="footer"/>
    <w:basedOn w:val="Normal"/>
    <w:link w:val="FooterChar"/>
    <w:uiPriority w:val="99"/>
    <w:rsid w:val="001E36E1"/>
    <w:pPr>
      <w:tabs>
        <w:tab w:val="center" w:pos="4320"/>
        <w:tab w:val="right" w:pos="8640"/>
      </w:tabs>
    </w:pPr>
    <w:rPr>
      <w:lang w:val="x-none" w:eastAsia="x-none"/>
    </w:rPr>
  </w:style>
  <w:style w:type="paragraph" w:styleId="BodyText2">
    <w:name w:val="Body Text 2"/>
    <w:basedOn w:val="BodyText"/>
    <w:link w:val="BodyText2Char"/>
    <w:rsid w:val="001E36E1"/>
    <w:pPr>
      <w:ind w:left="720"/>
    </w:pPr>
  </w:style>
  <w:style w:type="paragraph" w:styleId="Header">
    <w:name w:val="header"/>
    <w:basedOn w:val="Normal"/>
    <w:link w:val="HeaderChar"/>
    <w:rsid w:val="001E36E1"/>
    <w:pPr>
      <w:tabs>
        <w:tab w:val="center" w:pos="4320"/>
        <w:tab w:val="right" w:pos="8640"/>
      </w:tabs>
    </w:pPr>
    <w:rPr>
      <w:lang w:val="x-none" w:eastAsia="x-none"/>
    </w:rPr>
  </w:style>
  <w:style w:type="character" w:customStyle="1" w:styleId="TitleChar">
    <w:name w:val="Title Char"/>
    <w:link w:val="Title"/>
    <w:rsid w:val="001E36E1"/>
    <w:rPr>
      <w:rFonts w:ascii="Times New Roman Bold" w:hAnsi="Times New Roman Bold" w:cs="Arial"/>
      <w:b/>
      <w:bCs/>
      <w:sz w:val="22"/>
      <w:szCs w:val="32"/>
    </w:rPr>
  </w:style>
  <w:style w:type="paragraph" w:customStyle="1" w:styleId="Title0">
    <w:name w:val="!Title"/>
    <w:basedOn w:val="Normal"/>
    <w:qFormat/>
    <w:rsid w:val="00087A5D"/>
    <w:pPr>
      <w:jc w:val="center"/>
    </w:pPr>
    <w:rPr>
      <w:b/>
      <w:szCs w:val="22"/>
    </w:rPr>
  </w:style>
  <w:style w:type="character" w:styleId="PageNumber">
    <w:name w:val="page number"/>
    <w:basedOn w:val="DefaultParagraphFont"/>
    <w:rsid w:val="00AF1E13"/>
  </w:style>
  <w:style w:type="paragraph" w:styleId="BodyTextIndent3">
    <w:name w:val="Body Text Indent 3"/>
    <w:basedOn w:val="BodyText"/>
    <w:link w:val="BodyTextIndent3Char"/>
    <w:rsid w:val="001E36E1"/>
    <w:pPr>
      <w:ind w:left="2160" w:firstLine="720"/>
    </w:pPr>
    <w:rPr>
      <w:szCs w:val="16"/>
    </w:rPr>
  </w:style>
  <w:style w:type="paragraph" w:styleId="List">
    <w:name w:val="List"/>
    <w:basedOn w:val="Normal"/>
    <w:rsid w:val="001E36E1"/>
    <w:pPr>
      <w:ind w:left="720" w:hanging="720"/>
    </w:pPr>
  </w:style>
  <w:style w:type="paragraph" w:styleId="List2">
    <w:name w:val="List 2"/>
    <w:basedOn w:val="Normal"/>
    <w:rsid w:val="001E36E1"/>
    <w:pPr>
      <w:ind w:left="1440" w:hanging="720"/>
    </w:pPr>
  </w:style>
  <w:style w:type="paragraph" w:styleId="List3">
    <w:name w:val="List 3"/>
    <w:basedOn w:val="Normal"/>
    <w:rsid w:val="001E36E1"/>
    <w:pPr>
      <w:ind w:left="2160" w:hanging="720"/>
    </w:pPr>
  </w:style>
  <w:style w:type="paragraph" w:styleId="ListContinue">
    <w:name w:val="List Continue"/>
    <w:basedOn w:val="Normal"/>
    <w:rsid w:val="001E36E1"/>
    <w:pPr>
      <w:spacing w:after="120"/>
      <w:ind w:left="360"/>
    </w:pPr>
  </w:style>
  <w:style w:type="paragraph" w:styleId="Title">
    <w:name w:val="Title"/>
    <w:basedOn w:val="Normal"/>
    <w:link w:val="TitleChar"/>
    <w:qFormat/>
    <w:rsid w:val="001E36E1"/>
    <w:pPr>
      <w:keepNext/>
      <w:jc w:val="center"/>
      <w:outlineLvl w:val="0"/>
    </w:pPr>
    <w:rPr>
      <w:rFonts w:ascii="Times New Roman Bold" w:hAnsi="Times New Roman Bold"/>
      <w:b/>
      <w:bCs/>
      <w:szCs w:val="32"/>
      <w:lang w:val="x-none" w:eastAsia="x-none"/>
    </w:rPr>
  </w:style>
  <w:style w:type="character" w:customStyle="1" w:styleId="BalloonTextChar">
    <w:name w:val="Balloon Text Char"/>
    <w:link w:val="BalloonText"/>
    <w:semiHidden/>
    <w:rsid w:val="001E36E1"/>
    <w:rPr>
      <w:rFonts w:ascii="Tahoma" w:hAnsi="Tahoma" w:cs="Tahoma"/>
      <w:sz w:val="16"/>
      <w:szCs w:val="16"/>
    </w:rPr>
  </w:style>
  <w:style w:type="paragraph" w:customStyle="1" w:styleId="AgreementL2">
    <w:name w:val="Agreement L2"/>
    <w:basedOn w:val="AgreementL1"/>
    <w:rsid w:val="001E36E1"/>
    <w:pPr>
      <w:numPr>
        <w:ilvl w:val="1"/>
      </w:numPr>
    </w:pPr>
  </w:style>
  <w:style w:type="paragraph" w:styleId="BalloonText">
    <w:name w:val="Balloon Text"/>
    <w:basedOn w:val="Normal"/>
    <w:link w:val="BalloonTextChar"/>
    <w:semiHidden/>
    <w:rsid w:val="001E36E1"/>
    <w:rPr>
      <w:rFonts w:ascii="Tahoma" w:hAnsi="Tahoma"/>
      <w:sz w:val="16"/>
      <w:szCs w:val="16"/>
      <w:lang w:val="x-none" w:eastAsia="x-none"/>
    </w:rPr>
  </w:style>
  <w:style w:type="paragraph" w:customStyle="1" w:styleId="AgreementL7">
    <w:name w:val="Agreement L7"/>
    <w:basedOn w:val="AgreementL6"/>
    <w:rsid w:val="002C3883"/>
    <w:pPr>
      <w:ind w:left="4320"/>
    </w:pPr>
  </w:style>
  <w:style w:type="paragraph" w:styleId="BodyText">
    <w:name w:val="Body Text"/>
    <w:basedOn w:val="Normal"/>
    <w:link w:val="BodyTextChar"/>
    <w:rsid w:val="001E36E1"/>
    <w:rPr>
      <w:lang w:val="x-none" w:eastAsia="x-none"/>
    </w:rPr>
  </w:style>
  <w:style w:type="character" w:customStyle="1" w:styleId="BodyTextChar">
    <w:name w:val="Body Text Char"/>
    <w:link w:val="BodyText"/>
    <w:rsid w:val="001E36E1"/>
    <w:rPr>
      <w:sz w:val="22"/>
      <w:szCs w:val="24"/>
    </w:rPr>
  </w:style>
  <w:style w:type="paragraph" w:styleId="BodyTextIndent">
    <w:name w:val="Body Text Indent"/>
    <w:basedOn w:val="BodyText"/>
    <w:link w:val="BodyTextIndentChar"/>
    <w:rsid w:val="001E36E1"/>
    <w:pPr>
      <w:ind w:left="720" w:firstLine="720"/>
    </w:pPr>
  </w:style>
  <w:style w:type="paragraph" w:customStyle="1" w:styleId="AgreementL3">
    <w:name w:val="Agreement L3"/>
    <w:basedOn w:val="AgreementL2"/>
    <w:rsid w:val="001E36E1"/>
    <w:pPr>
      <w:numPr>
        <w:ilvl w:val="2"/>
      </w:numPr>
    </w:pPr>
  </w:style>
  <w:style w:type="character" w:customStyle="1" w:styleId="HeaderChar">
    <w:name w:val="Header Char"/>
    <w:link w:val="Header"/>
    <w:rsid w:val="001E36E1"/>
    <w:rPr>
      <w:sz w:val="22"/>
      <w:szCs w:val="24"/>
    </w:rPr>
  </w:style>
  <w:style w:type="paragraph" w:customStyle="1" w:styleId="BulletL5">
    <w:name w:val="Bullet L5"/>
    <w:basedOn w:val="BulletL4"/>
    <w:rsid w:val="001E36E1"/>
    <w:pPr>
      <w:numPr>
        <w:numId w:val="0"/>
      </w:numPr>
    </w:pPr>
  </w:style>
  <w:style w:type="character" w:customStyle="1" w:styleId="BodyText2Char">
    <w:name w:val="Body Text 2 Char"/>
    <w:link w:val="BodyText2"/>
    <w:rsid w:val="001E36E1"/>
    <w:rPr>
      <w:sz w:val="22"/>
      <w:szCs w:val="24"/>
    </w:rPr>
  </w:style>
  <w:style w:type="character" w:customStyle="1" w:styleId="CommentTextChar">
    <w:name w:val="Comment Text Char"/>
    <w:basedOn w:val="DefaultParagraphFont"/>
    <w:link w:val="CommentText"/>
    <w:rsid w:val="000A5772"/>
  </w:style>
  <w:style w:type="character" w:customStyle="1" w:styleId="PageNumber1">
    <w:name w:val="PageNumber_1"/>
    <w:rPr>
      <w:sz w:val="22"/>
      <w:szCs w:val="24"/>
    </w:rPr>
  </w:style>
  <w:style w:type="paragraph" w:styleId="BodyText3">
    <w:name w:val="Body Text 3"/>
    <w:basedOn w:val="BodyText"/>
    <w:link w:val="BodyText3Char"/>
    <w:rsid w:val="001E36E1"/>
    <w:pPr>
      <w:ind w:left="1440"/>
    </w:pPr>
    <w:rPr>
      <w:szCs w:val="16"/>
    </w:rPr>
  </w:style>
  <w:style w:type="table" w:styleId="TableGrid">
    <w:name w:val="Table Grid"/>
    <w:basedOn w:val="TableNormal"/>
    <w:rsid w:val="004063A6"/>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L4">
    <w:name w:val="Bullet L4"/>
    <w:basedOn w:val="BulletL3"/>
    <w:rsid w:val="001E36E1"/>
    <w:pPr>
      <w:numPr>
        <w:numId w:val="6"/>
      </w:numPr>
    </w:pPr>
  </w:style>
  <w:style w:type="character" w:customStyle="1" w:styleId="BodyText3Char">
    <w:name w:val="Body Text 3 Char"/>
    <w:link w:val="BodyText3"/>
    <w:rsid w:val="001E36E1"/>
    <w:rPr>
      <w:sz w:val="22"/>
      <w:szCs w:val="16"/>
    </w:rPr>
  </w:style>
  <w:style w:type="paragraph" w:customStyle="1" w:styleId="AgreementL9">
    <w:name w:val="Agreement L9"/>
    <w:basedOn w:val="AgreementL8"/>
    <w:rsid w:val="002C3883"/>
    <w:pPr>
      <w:ind w:left="5760"/>
    </w:pPr>
  </w:style>
  <w:style w:type="paragraph" w:styleId="BodyTextFirstIndent">
    <w:name w:val="Body Text First Indent"/>
    <w:basedOn w:val="BodyText"/>
    <w:link w:val="BodyTextFirstIndentChar"/>
    <w:rsid w:val="001E36E1"/>
    <w:pPr>
      <w:ind w:firstLine="720"/>
    </w:pPr>
  </w:style>
  <w:style w:type="character" w:customStyle="1" w:styleId="Heading1Char">
    <w:name w:val="Heading 1 Char"/>
    <w:link w:val="Heading1"/>
    <w:rsid w:val="00F635CB"/>
    <w:rPr>
      <w:rFonts w:ascii="Times New Roman Bold" w:hAnsi="Times New Roman Bold"/>
      <w:b/>
      <w:sz w:val="22"/>
      <w:szCs w:val="24"/>
      <w:lang w:val="x-none" w:eastAsia="x-none"/>
    </w:rPr>
  </w:style>
  <w:style w:type="character" w:customStyle="1" w:styleId="BodyTextFirstIndent2Char">
    <w:name w:val="Body Text First Indent 2 Char"/>
    <w:link w:val="BodyTextFirstIndent2"/>
    <w:rsid w:val="001E36E1"/>
  </w:style>
  <w:style w:type="paragraph" w:styleId="BodyTextIndent2">
    <w:name w:val="Body Text Indent 2"/>
    <w:basedOn w:val="BodyText"/>
    <w:link w:val="BodyTextIndent2Char"/>
    <w:rsid w:val="001E36E1"/>
    <w:pPr>
      <w:spacing w:after="120" w:line="480" w:lineRule="auto"/>
      <w:ind w:left="360"/>
    </w:pPr>
  </w:style>
  <w:style w:type="character" w:customStyle="1" w:styleId="BodyTextIndent2Char">
    <w:name w:val="Body Text Indent 2 Char"/>
    <w:link w:val="BodyTextIndent2"/>
    <w:rsid w:val="001E36E1"/>
    <w:rPr>
      <w:sz w:val="22"/>
      <w:szCs w:val="24"/>
    </w:rPr>
  </w:style>
  <w:style w:type="character" w:customStyle="1" w:styleId="DeltaViewInsertion">
    <w:name w:val="DeltaView Insertion"/>
    <w:rsid w:val="009048C2"/>
    <w:rPr>
      <w:color w:val="0000FF"/>
      <w:spacing w:val="0"/>
      <w:u w:val="double"/>
    </w:rPr>
  </w:style>
  <w:style w:type="character" w:customStyle="1" w:styleId="BodyTextIndent3Char">
    <w:name w:val="Body Text Indent 3 Char"/>
    <w:link w:val="BodyTextIndent3"/>
    <w:rsid w:val="001E36E1"/>
    <w:rPr>
      <w:sz w:val="22"/>
      <w:szCs w:val="16"/>
    </w:rPr>
  </w:style>
  <w:style w:type="paragraph" w:styleId="Revision">
    <w:name w:val="Revision"/>
    <w:hidden/>
    <w:uiPriority w:val="99"/>
    <w:semiHidden/>
    <w:rsid w:val="000A5772"/>
    <w:rPr>
      <w:sz w:val="22"/>
      <w:szCs w:val="24"/>
    </w:rPr>
  </w:style>
  <w:style w:type="character" w:customStyle="1" w:styleId="DocumentMapChar">
    <w:name w:val="Document Map Char"/>
    <w:link w:val="DocumentMap"/>
    <w:rsid w:val="00F9132F"/>
    <w:rPr>
      <w:rFonts w:ascii="Tahoma" w:hAnsi="Tahoma" w:cs="Tahoma"/>
      <w:sz w:val="16"/>
      <w:szCs w:val="16"/>
    </w:rPr>
  </w:style>
  <w:style w:type="paragraph" w:customStyle="1" w:styleId="BulletL1">
    <w:name w:val="Bullet L1"/>
    <w:basedOn w:val="Normal"/>
    <w:rsid w:val="001E36E1"/>
    <w:pPr>
      <w:numPr>
        <w:numId w:val="3"/>
      </w:numPr>
    </w:pPr>
  </w:style>
  <w:style w:type="character" w:styleId="CommentReference">
    <w:name w:val="annotation reference"/>
    <w:rsid w:val="000A5772"/>
    <w:rPr>
      <w:sz w:val="16"/>
      <w:szCs w:val="16"/>
    </w:rPr>
  </w:style>
  <w:style w:type="paragraph" w:customStyle="1" w:styleId="BulletL2">
    <w:name w:val="Bullet L2"/>
    <w:basedOn w:val="BulletL1"/>
    <w:rsid w:val="001E36E1"/>
    <w:pPr>
      <w:numPr>
        <w:numId w:val="4"/>
      </w:numPr>
    </w:pPr>
  </w:style>
  <w:style w:type="paragraph" w:customStyle="1" w:styleId="BulletL3">
    <w:name w:val="Bullet L3"/>
    <w:basedOn w:val="BulletL2"/>
    <w:rsid w:val="001E36E1"/>
    <w:pPr>
      <w:numPr>
        <w:numId w:val="5"/>
      </w:numPr>
    </w:pPr>
  </w:style>
  <w:style w:type="paragraph" w:customStyle="1" w:styleId="ExhibitL1">
    <w:name w:val="Exhibit L1"/>
    <w:basedOn w:val="DefaultText"/>
    <w:qFormat/>
    <w:rsid w:val="001E36E1"/>
    <w:pPr>
      <w:numPr>
        <w:numId w:val="7"/>
      </w:numPr>
    </w:pPr>
  </w:style>
  <w:style w:type="character" w:customStyle="1" w:styleId="FooterChar">
    <w:name w:val="Footer Char"/>
    <w:link w:val="Footer"/>
    <w:uiPriority w:val="99"/>
    <w:rsid w:val="001E36E1"/>
    <w:rPr>
      <w:sz w:val="22"/>
      <w:szCs w:val="24"/>
    </w:rPr>
  </w:style>
  <w:style w:type="paragraph" w:styleId="CommentText">
    <w:name w:val="annotation text"/>
    <w:basedOn w:val="Normal"/>
    <w:link w:val="CommentTextChar"/>
    <w:rsid w:val="000A5772"/>
    <w:rPr>
      <w:sz w:val="20"/>
      <w:szCs w:val="20"/>
    </w:rPr>
  </w:style>
  <w:style w:type="paragraph" w:styleId="List4">
    <w:name w:val="List 4"/>
    <w:basedOn w:val="Normal"/>
    <w:rsid w:val="001E36E1"/>
    <w:pPr>
      <w:ind w:left="2880" w:hanging="720"/>
    </w:pPr>
  </w:style>
  <w:style w:type="paragraph" w:styleId="List5">
    <w:name w:val="List 5"/>
    <w:basedOn w:val="Normal"/>
    <w:rsid w:val="001E36E1"/>
    <w:pPr>
      <w:ind w:left="3600" w:hanging="720"/>
    </w:pPr>
  </w:style>
  <w:style w:type="paragraph" w:customStyle="1" w:styleId="AgreementL5">
    <w:name w:val="Agreement L5"/>
    <w:basedOn w:val="AgreementL4"/>
    <w:rsid w:val="002C3883"/>
    <w:pPr>
      <w:numPr>
        <w:ilvl w:val="4"/>
      </w:numPr>
    </w:pPr>
  </w:style>
  <w:style w:type="paragraph" w:customStyle="1" w:styleId="AgreementL6">
    <w:name w:val="Agreement L6"/>
    <w:basedOn w:val="AgreementL5"/>
    <w:rsid w:val="002C3883"/>
    <w:pPr>
      <w:numPr>
        <w:ilvl w:val="5"/>
      </w:numPr>
    </w:pPr>
  </w:style>
  <w:style w:type="paragraph" w:customStyle="1" w:styleId="AgreementL8">
    <w:name w:val="Agreement L8"/>
    <w:basedOn w:val="AgreementL7"/>
    <w:rsid w:val="002C3883"/>
    <w:pPr>
      <w:ind w:left="5040"/>
    </w:pPr>
  </w:style>
  <w:style w:type="paragraph" w:styleId="DocumentMap">
    <w:name w:val="Document Map"/>
    <w:basedOn w:val="Normal"/>
    <w:link w:val="DocumentMapChar"/>
    <w:rsid w:val="00F9132F"/>
    <w:rPr>
      <w:rFonts w:ascii="Tahoma" w:hAnsi="Tahoma"/>
      <w:sz w:val="16"/>
      <w:szCs w:val="16"/>
      <w:lang w:val="x-none" w:eastAsia="x-none"/>
    </w:rPr>
  </w:style>
  <w:style w:type="paragraph" w:customStyle="1" w:styleId="Listbullet">
    <w:name w:val="!Listbullet"/>
    <w:basedOn w:val="BodyText2"/>
    <w:qFormat/>
    <w:rsid w:val="008347FA"/>
    <w:pPr>
      <w:autoSpaceDE w:val="0"/>
      <w:autoSpaceDN w:val="0"/>
      <w:adjustRightInd w:val="0"/>
      <w:ind w:left="1440"/>
    </w:pPr>
    <w:rPr>
      <w:w w:val="0"/>
      <w:szCs w:val="20"/>
      <w:lang w:val="en-US" w:eastAsia="en-US"/>
    </w:rPr>
  </w:style>
  <w:style w:type="paragraph" w:styleId="ListParagraph">
    <w:name w:val="List Paragraph"/>
    <w:basedOn w:val="Normal"/>
    <w:uiPriority w:val="34"/>
    <w:qFormat/>
    <w:rsid w:val="00EE36C4"/>
    <w:pPr>
      <w:spacing w:after="0"/>
      <w:ind w:left="720"/>
      <w:jc w:val="left"/>
    </w:pPr>
    <w:rPr>
      <w:rFonts w:eastAsia="MS Mincho"/>
      <w:sz w:val="24"/>
    </w:rPr>
  </w:style>
  <w:style w:type="paragraph" w:styleId="CommentSubject">
    <w:name w:val="annotation subject"/>
    <w:basedOn w:val="CommentText"/>
    <w:next w:val="CommentText"/>
    <w:link w:val="CommentSubjectChar"/>
    <w:rsid w:val="000A5772"/>
    <w:rPr>
      <w:b/>
      <w:bCs/>
      <w:lang w:val="x-none" w:eastAsia="x-none"/>
    </w:rPr>
  </w:style>
  <w:style w:type="character" w:customStyle="1" w:styleId="CommentSubjectChar">
    <w:name w:val="Comment Subject Char"/>
    <w:link w:val="CommentSubject"/>
    <w:rsid w:val="000A5772"/>
    <w:rPr>
      <w:b/>
      <w:bCs/>
    </w:rPr>
  </w:style>
  <w:style w:type="character" w:styleId="Hyperlink">
    <w:name w:val="Hyperlink"/>
    <w:rsid w:val="00C373FD"/>
    <w:rPr>
      <w:color w:val="0000FF"/>
      <w:u w:val="single"/>
    </w:rPr>
  </w:style>
  <w:style w:type="character" w:styleId="FollowedHyperlink">
    <w:name w:val="FollowedHyperlink"/>
    <w:rsid w:val="00C373FD"/>
    <w:rPr>
      <w:color w:val="800080"/>
      <w:u w:val="single"/>
    </w:rPr>
  </w:style>
  <w:style w:type="character" w:customStyle="1" w:styleId="Bodytext20">
    <w:name w:val="Body text (2)_"/>
    <w:rsid w:val="00540CE3"/>
    <w:rPr>
      <w:rFonts w:ascii="Arial" w:eastAsia="Arial" w:hAnsi="Arial" w:cs="Arial"/>
      <w:b w:val="0"/>
      <w:bCs w:val="0"/>
      <w:i w:val="0"/>
      <w:iCs w:val="0"/>
      <w:smallCaps w:val="0"/>
      <w:strike w:val="0"/>
      <w:sz w:val="19"/>
      <w:szCs w:val="19"/>
      <w:u w:val="none"/>
    </w:rPr>
  </w:style>
  <w:style w:type="paragraph" w:customStyle="1" w:styleId="Spacer">
    <w:name w:val="!Spacer"/>
    <w:basedOn w:val="Normal"/>
    <w:qFormat/>
    <w:rsid w:val="00087A5D"/>
    <w:pPr>
      <w:spacing w:after="0"/>
    </w:pPr>
    <w:rPr>
      <w:szCs w:val="22"/>
    </w:rPr>
  </w:style>
  <w:style w:type="paragraph" w:customStyle="1" w:styleId="Heading10">
    <w:name w:val="!Heading 1"/>
    <w:basedOn w:val="Normal"/>
    <w:qFormat/>
    <w:rsid w:val="008A6C7A"/>
    <w:pPr>
      <w:jc w:val="center"/>
    </w:pPr>
    <w:rPr>
      <w:rFonts w:ascii="Times New Roman Bold" w:hAnsi="Times New Roman Bold"/>
      <w:b/>
      <w:caps/>
    </w:rPr>
  </w:style>
  <w:style w:type="paragraph" w:styleId="FootnoteText">
    <w:name w:val="footnote text"/>
    <w:basedOn w:val="Normal"/>
    <w:link w:val="FootnoteTextChar"/>
    <w:uiPriority w:val="99"/>
    <w:unhideWhenUsed/>
    <w:rsid w:val="00222A0A"/>
    <w:pPr>
      <w:spacing w:after="0"/>
      <w:jc w:val="left"/>
    </w:pPr>
    <w:rPr>
      <w:rFonts w:ascii="Calibri" w:eastAsia="Calibri" w:hAnsi="Calibri"/>
      <w:sz w:val="20"/>
      <w:szCs w:val="20"/>
    </w:rPr>
  </w:style>
  <w:style w:type="character" w:customStyle="1" w:styleId="FootnoteTextChar">
    <w:name w:val="Footnote Text Char"/>
    <w:link w:val="FootnoteText"/>
    <w:uiPriority w:val="99"/>
    <w:rsid w:val="00222A0A"/>
    <w:rPr>
      <w:rFonts w:ascii="Calibri" w:eastAsia="Calibri" w:hAnsi="Calibri"/>
    </w:rPr>
  </w:style>
  <w:style w:type="character" w:styleId="FootnoteReference">
    <w:name w:val="footnote reference"/>
    <w:uiPriority w:val="99"/>
    <w:unhideWhenUsed/>
    <w:rsid w:val="00222A0A"/>
    <w:rPr>
      <w:vertAlign w:val="superscript"/>
    </w:rPr>
  </w:style>
  <w:style w:type="character" w:customStyle="1" w:styleId="Bodytext21">
    <w:name w:val="Body text (2)"/>
    <w:rsid w:val="006535DA"/>
    <w:rPr>
      <w:rFonts w:ascii="Arial Unicode MS" w:eastAsia="Arial Unicode MS" w:hAnsi="Arial Unicode MS" w:cs="Arial Unicode MS"/>
      <w:b w:val="0"/>
      <w:bCs w:val="0"/>
      <w:i w:val="0"/>
      <w:iCs w:val="0"/>
      <w:smallCaps w:val="0"/>
      <w:strike w:val="0"/>
      <w:color w:val="000000"/>
      <w:spacing w:val="0"/>
      <w:w w:val="100"/>
      <w:position w:val="0"/>
      <w:sz w:val="14"/>
      <w:szCs w:val="14"/>
      <w:u w:val="none"/>
      <w:lang w:val="en-US" w:eastAsia="en-US" w:bidi="en-US"/>
    </w:rPr>
  </w:style>
  <w:style w:type="character" w:customStyle="1" w:styleId="Bodytext285pt">
    <w:name w:val="Body text (2) + 8.5 pt"/>
    <w:aliases w:val="Bold"/>
    <w:rsid w:val="00540CE3"/>
    <w:rPr>
      <w:rFonts w:ascii="Arial" w:eastAsia="Arial" w:hAnsi="Arial" w:cs="Arial"/>
      <w:b/>
      <w:bCs/>
      <w:i w:val="0"/>
      <w:iCs w:val="0"/>
      <w:smallCaps w:val="0"/>
      <w:strike w:val="0"/>
      <w:color w:val="000000"/>
      <w:spacing w:val="0"/>
      <w:w w:val="100"/>
      <w:position w:val="0"/>
      <w:sz w:val="17"/>
      <w:szCs w:val="17"/>
      <w:u w:val="none"/>
      <w:lang w:val="en-US" w:eastAsia="en-US" w:bidi="en-US"/>
    </w:rPr>
  </w:style>
  <w:style w:type="character" w:customStyle="1" w:styleId="Bodytext2TimesNewRoman">
    <w:name w:val="Body text (2) + Times New Roman"/>
    <w:rsid w:val="00540CE3"/>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eastAsia="en-US" w:bidi="en-US"/>
    </w:rPr>
  </w:style>
  <w:style w:type="paragraph" w:customStyle="1" w:styleId="Btxt1">
    <w:name w:val="!Btxt 1"/>
    <w:basedOn w:val="Normal"/>
    <w:qFormat/>
    <w:rsid w:val="00AF7826"/>
    <w:pPr>
      <w:spacing w:after="200"/>
    </w:pPr>
    <w:rPr>
      <w:rFonts w:eastAsia="Calibri"/>
      <w:szCs w:val="22"/>
    </w:rPr>
  </w:style>
  <w:style w:type="character" w:styleId="UnresolvedMention">
    <w:name w:val="Unresolved Mention"/>
    <w:uiPriority w:val="99"/>
    <w:semiHidden/>
    <w:unhideWhenUsed/>
    <w:rsid w:val="00C334EF"/>
    <w:rPr>
      <w:color w:val="808080"/>
      <w:shd w:val="clear" w:color="auto" w:fill="E6E6E6"/>
    </w:rPr>
  </w:style>
  <w:style w:type="paragraph" w:customStyle="1" w:styleId="Default">
    <w:name w:val="Default"/>
    <w:rsid w:val="00AB7F5D"/>
    <w:pPr>
      <w:widowControl w:val="0"/>
      <w:autoSpaceDE w:val="0"/>
      <w:autoSpaceDN w:val="0"/>
      <w:adjustRightInd w:val="0"/>
    </w:pPr>
    <w:rPr>
      <w:color w:val="000000"/>
      <w:sz w:val="24"/>
      <w:szCs w:val="24"/>
    </w:rPr>
  </w:style>
  <w:style w:type="paragraph" w:customStyle="1" w:styleId="Footer1">
    <w:name w:val="Footer_1"/>
    <w:uiPriority w:val="99"/>
    <w:pPr>
      <w:tabs>
        <w:tab w:val="center" w:pos="4320"/>
        <w:tab w:val="right" w:pos="8640"/>
      </w:tabs>
      <w:spacing w:after="240"/>
      <w:jc w:val="both"/>
    </w:pPr>
    <w:rPr>
      <w:sz w:val="22"/>
      <w:szCs w:val="24"/>
      <w:lang w:val="x-none" w:eastAsia="x-none"/>
    </w:rPr>
  </w:style>
  <w:style w:type="paragraph" w:customStyle="1" w:styleId="AgreementL11">
    <w:name w:val="AgreementL1_1"/>
    <w:pPr>
      <w:tabs>
        <w:tab w:val="num" w:pos="720"/>
      </w:tabs>
      <w:spacing w:after="240"/>
      <w:ind w:left="720" w:hanging="720"/>
      <w:jc w:val="both"/>
    </w:pPr>
    <w:rPr>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023417">
      <w:bodyDiv w:val="1"/>
      <w:marLeft w:val="0"/>
      <w:marRight w:val="0"/>
      <w:marTop w:val="0"/>
      <w:marBottom w:val="0"/>
      <w:divBdr>
        <w:top w:val="none" w:sz="0" w:space="0" w:color="auto"/>
        <w:left w:val="none" w:sz="0" w:space="0" w:color="auto"/>
        <w:bottom w:val="none" w:sz="0" w:space="0" w:color="auto"/>
        <w:right w:val="none" w:sz="0" w:space="0" w:color="auto"/>
      </w:divBdr>
    </w:div>
    <w:div w:id="238709893">
      <w:bodyDiv w:val="1"/>
      <w:marLeft w:val="0"/>
      <w:marRight w:val="0"/>
      <w:marTop w:val="0"/>
      <w:marBottom w:val="0"/>
      <w:divBdr>
        <w:top w:val="none" w:sz="0" w:space="0" w:color="auto"/>
        <w:left w:val="none" w:sz="0" w:space="0" w:color="auto"/>
        <w:bottom w:val="none" w:sz="0" w:space="0" w:color="auto"/>
        <w:right w:val="none" w:sz="0" w:space="0" w:color="auto"/>
      </w:divBdr>
    </w:div>
    <w:div w:id="1020669804">
      <w:bodyDiv w:val="1"/>
      <w:marLeft w:val="0"/>
      <w:marRight w:val="0"/>
      <w:marTop w:val="0"/>
      <w:marBottom w:val="0"/>
      <w:divBdr>
        <w:top w:val="none" w:sz="0" w:space="0" w:color="auto"/>
        <w:left w:val="none" w:sz="0" w:space="0" w:color="auto"/>
        <w:bottom w:val="none" w:sz="0" w:space="0" w:color="auto"/>
        <w:right w:val="none" w:sz="0" w:space="0" w:color="auto"/>
      </w:divBdr>
    </w:div>
    <w:div w:id="1454329668">
      <w:bodyDiv w:val="1"/>
      <w:marLeft w:val="0"/>
      <w:marRight w:val="0"/>
      <w:marTop w:val="0"/>
      <w:marBottom w:val="0"/>
      <w:divBdr>
        <w:top w:val="none" w:sz="0" w:space="0" w:color="auto"/>
        <w:left w:val="none" w:sz="0" w:space="0" w:color="auto"/>
        <w:bottom w:val="none" w:sz="0" w:space="0" w:color="auto"/>
        <w:right w:val="none" w:sz="0" w:space="0" w:color="auto"/>
      </w:divBdr>
    </w:div>
    <w:div w:id="1502506647">
      <w:bodyDiv w:val="1"/>
      <w:marLeft w:val="0"/>
      <w:marRight w:val="0"/>
      <w:marTop w:val="0"/>
      <w:marBottom w:val="0"/>
      <w:divBdr>
        <w:top w:val="none" w:sz="0" w:space="0" w:color="auto"/>
        <w:left w:val="none" w:sz="0" w:space="0" w:color="auto"/>
        <w:bottom w:val="none" w:sz="0" w:space="0" w:color="auto"/>
        <w:right w:val="none" w:sz="0" w:space="0" w:color="auto"/>
      </w:divBdr>
    </w:div>
    <w:div w:id="1741782712">
      <w:bodyDiv w:val="1"/>
      <w:marLeft w:val="0"/>
      <w:marRight w:val="0"/>
      <w:marTop w:val="0"/>
      <w:marBottom w:val="0"/>
      <w:divBdr>
        <w:top w:val="none" w:sz="0" w:space="0" w:color="auto"/>
        <w:left w:val="none" w:sz="0" w:space="0" w:color="auto"/>
        <w:bottom w:val="none" w:sz="0" w:space="0" w:color="auto"/>
        <w:right w:val="none" w:sz="0" w:space="0" w:color="auto"/>
      </w:divBdr>
    </w:div>
    <w:div w:id="1796872214">
      <w:bodyDiv w:val="1"/>
      <w:marLeft w:val="0"/>
      <w:marRight w:val="0"/>
      <w:marTop w:val="0"/>
      <w:marBottom w:val="0"/>
      <w:divBdr>
        <w:top w:val="none" w:sz="0" w:space="0" w:color="auto"/>
        <w:left w:val="none" w:sz="0" w:space="0" w:color="auto"/>
        <w:bottom w:val="none" w:sz="0" w:space="0" w:color="auto"/>
        <w:right w:val="none" w:sz="0" w:space="0" w:color="auto"/>
      </w:divBdr>
    </w:div>
    <w:div w:id="2130389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footer" Target="footer9.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oter" Target="footer8.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7.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8552598E052740BBB72AEA0A4635BB" ma:contentTypeVersion="19" ma:contentTypeDescription="Create a new document." ma:contentTypeScope="" ma:versionID="33c757dd322aca6af35c80b4fe2ad668">
  <xsd:schema xmlns:xsd="http://www.w3.org/2001/XMLSchema" xmlns:xs="http://www.w3.org/2001/XMLSchema" xmlns:p="http://schemas.microsoft.com/office/2006/metadata/properties" xmlns:ns2="880c22a0-effb-4f32-b483-365aa4086891" xmlns:ns3="ca40df43-3dba-4e1e-8471-9bac0e021cad" targetNamespace="http://schemas.microsoft.com/office/2006/metadata/properties" ma:root="true" ma:fieldsID="b08ce163b0f91052aa55a58db281b3a5" ns2:_="" ns3:_="">
    <xsd:import namespace="880c22a0-effb-4f32-b483-365aa4086891"/>
    <xsd:import namespace="ca40df43-3dba-4e1e-8471-9bac0e021ca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OCR"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0c22a0-effb-4f32-b483-365aa40868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Location" ma:index="11" nillable="true" ma:displayName="Location" ma:internalName="MediaServiceLocatio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3ecdd49-61a4-4361-8896-1f629019fb55"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40df43-3dba-4e1e-8471-9bac0e021cad"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e6c78c02-8b54-49cb-9a8d-b3c57d06f1e0}" ma:internalName="TaxCatchAll" ma:showField="CatchAllData" ma:web="ca40df43-3dba-4e1e-8471-9bac0e021ca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a40df43-3dba-4e1e-8471-9bac0e021cad" xsi:nil="true"/>
    <lcf76f155ced4ddcb4097134ff3c332f xmlns="880c22a0-effb-4f32-b483-365aa4086891">
      <Terms xmlns="http://schemas.microsoft.com/office/infopath/2007/PartnerControls"/>
    </lcf76f155ced4ddcb4097134ff3c332f>
    <SharedWithUsers xmlns="ca40df43-3dba-4e1e-8471-9bac0e021cad">
      <UserInfo>
        <DisplayName/>
        <AccountId xsi:nil="true"/>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CD3C8F9-06E5-4B05-846B-A9A334006BA5}"/>
</file>

<file path=customXml/itemProps2.xml><?xml version="1.0" encoding="utf-8"?>
<ds:datastoreItem xmlns:ds="http://schemas.openxmlformats.org/officeDocument/2006/customXml" ds:itemID="{6FDC18D1-A8B7-41A7-B9EB-02D5520F2FF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871EEDC-3415-4631-84A7-327A35FCA4DA}">
  <ds:schemaRefs>
    <ds:schemaRef ds:uri="http://schemas.openxmlformats.org/officeDocument/2006/bibliography"/>
  </ds:schemaRefs>
</ds:datastoreItem>
</file>

<file path=customXml/itemProps4.xml><?xml version="1.0" encoding="utf-8"?>
<ds:datastoreItem xmlns:ds="http://schemas.openxmlformats.org/officeDocument/2006/customXml" ds:itemID="{42084484-8FFB-4268-85EB-D6353DF6DC2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2103</Words>
  <Characters>11990</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2025-01-17T04:05:00Z</dcterms:created>
  <dcterms:modified xsi:type="dcterms:W3CDTF">2025-02-14T15:32:00Z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1">
    <vt:lpwstr>ABAAdnH19QYq2YVktFh2wg9O5/a3D7zG2UOiAzFYit4uQZHXcFqrd2bzMh58rGVWH5EJ</vt:lpwstr>
  </property>
  <property fmtid="{D5CDD505-2E9C-101B-9397-08002B2CF9AE}" pid="3" name="RESPONSE_SENDER_NAME">
    <vt:lpwstr>sAAAGYoQX4c3X/IXoHAQpBoapLini5K09hRXv62e8LfkjUY=</vt:lpwstr>
  </property>
  <property fmtid="{D5CDD505-2E9C-101B-9397-08002B2CF9AE}" pid="4" name="EMAIL_OWNER_ADDRESS">
    <vt:lpwstr>4AAAUmLmXdMZevRZPoFY3OroIsjSemxR8xFQoATDN8cN6zgLn0+Y7XdBFw==</vt:lpwstr>
  </property>
  <property fmtid="{D5CDD505-2E9C-101B-9397-08002B2CF9AE}" pid="5" name="ContentTypeId">
    <vt:lpwstr>0x010100B78552598E052740BBB72AEA0A4635BB</vt:lpwstr>
  </property>
  <property fmtid="{D5CDD505-2E9C-101B-9397-08002B2CF9AE}" pid="6" name="WS_TRACKING_ID">
    <vt:lpwstr>d85a116b-17a6-4023-b8aa-088c38617797</vt:lpwstr>
  </property>
  <property fmtid="{D5CDD505-2E9C-101B-9397-08002B2CF9AE}" pid="7" name="MediaServiceImageTags">
    <vt:lpwstr/>
  </property>
  <property fmtid="{D5CDD505-2E9C-101B-9397-08002B2CF9AE}" pid="8" name="ClassificationContentMarkingFooterShapeIds">
    <vt:lpwstr>4a25471f,6c994b87,364074ae,47d45035,5813cdeb,2a0202d7,30ed3d13,41d77d52,639e15ca,d512bd5</vt:lpwstr>
  </property>
  <property fmtid="{D5CDD505-2E9C-101B-9397-08002B2CF9AE}" pid="9" name="ClassificationContentMarkingFooterFontProps">
    <vt:lpwstr>#737373,10,Calibri</vt:lpwstr>
  </property>
  <property fmtid="{D5CDD505-2E9C-101B-9397-08002B2CF9AE}" pid="10" name="ClassificationContentMarkingFooterText">
    <vt:lpwstr>Caterpillar: Confidential Green</vt:lpwstr>
  </property>
  <property fmtid="{D5CDD505-2E9C-101B-9397-08002B2CF9AE}" pid="11" name="MSIP_Label_fb5e2db6-eecf-4aa2-8fc3-174bf94bce19_Enabled">
    <vt:lpwstr>true</vt:lpwstr>
  </property>
  <property fmtid="{D5CDD505-2E9C-101B-9397-08002B2CF9AE}" pid="12" name="MSIP_Label_fb5e2db6-eecf-4aa2-8fc3-174bf94bce19_SetDate">
    <vt:lpwstr>2024-06-24T12:18:49Z</vt:lpwstr>
  </property>
  <property fmtid="{D5CDD505-2E9C-101B-9397-08002B2CF9AE}" pid="13" name="MSIP_Label_fb5e2db6-eecf-4aa2-8fc3-174bf94bce19_Method">
    <vt:lpwstr>Standard</vt:lpwstr>
  </property>
  <property fmtid="{D5CDD505-2E9C-101B-9397-08002B2CF9AE}" pid="14" name="MSIP_Label_fb5e2db6-eecf-4aa2-8fc3-174bf94bce19_Name">
    <vt:lpwstr>fb5e2db6-eecf-4aa2-8fc3-174bf94bce19</vt:lpwstr>
  </property>
  <property fmtid="{D5CDD505-2E9C-101B-9397-08002B2CF9AE}" pid="15" name="MSIP_Label_fb5e2db6-eecf-4aa2-8fc3-174bf94bce19_SiteId">
    <vt:lpwstr>ceb177bf-013b-49ab-8a9c-4abce32afc1e</vt:lpwstr>
  </property>
  <property fmtid="{D5CDD505-2E9C-101B-9397-08002B2CF9AE}" pid="16" name="MSIP_Label_fb5e2db6-eecf-4aa2-8fc3-174bf94bce19_ActionId">
    <vt:lpwstr>3e117ce6-eeea-43ec-b77b-ad84864e6677</vt:lpwstr>
  </property>
  <property fmtid="{D5CDD505-2E9C-101B-9397-08002B2CF9AE}" pid="17" name="MSIP_Label_fb5e2db6-eecf-4aa2-8fc3-174bf94bce19_ContentBits">
    <vt:lpwstr>2</vt:lpwstr>
  </property>
  <property fmtid="{D5CDD505-2E9C-101B-9397-08002B2CF9AE}" pid="18" name="iManageFooter">
    <vt:lpwstr>#9342229v4&lt;LEGALUS&gt; - Template - Master Purchase Agreement (Manufacturing Equipment)</vt:lpwstr>
  </property>
  <property fmtid="{D5CDD505-2E9C-101B-9397-08002B2CF9AE}" pid="19" name="Order">
    <vt:r8>457700</vt:r8>
  </property>
  <property fmtid="{D5CDD505-2E9C-101B-9397-08002B2CF9AE}" pid="20" name="_SourceUrl">
    <vt:lpwstr/>
  </property>
  <property fmtid="{D5CDD505-2E9C-101B-9397-08002B2CF9AE}" pid="21" name="_SharedFileIndex">
    <vt:lpwstr/>
  </property>
  <property fmtid="{D5CDD505-2E9C-101B-9397-08002B2CF9AE}" pid="22" name="ComplianceAssetId">
    <vt:lpwstr/>
  </property>
  <property fmtid="{D5CDD505-2E9C-101B-9397-08002B2CF9AE}" pid="23" name="_ExtendedDescription">
    <vt:lpwstr/>
  </property>
  <property fmtid="{D5CDD505-2E9C-101B-9397-08002B2CF9AE}" pid="24" name="TriggerFlowInfo">
    <vt:lpwstr/>
  </property>
</Properties>
</file>