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59012" w14:textId="77777777" w:rsidR="003B4D0E" w:rsidRDefault="007B5C85">
      <w:pPr>
        <w:ind w:left="108" w:right="108"/>
        <w:jc w:val="center"/>
      </w:pPr>
      <w:r>
        <w:rPr>
          <w:b/>
          <w:sz w:val="24"/>
        </w:rPr>
        <w:t xml:space="preserve"> Contract Terms and Conditions       </w:t>
      </w:r>
    </w:p>
    <w:sdt>
      <w:sdtPr>
        <w:tag w:val="SectionTitle@300000129569722$AlignmentOKC_PRINT_LEFT$SkipNumberingY$StartOnNewPageN$SuppressTitlePrintN"/>
        <w:id w:val="958911418"/>
        <w15:appearance w15:val="hidden"/>
      </w:sdtPr>
      <w:sdtEndPr/>
      <w:sdtContent>
        <w:p w14:paraId="3114F6E7" w14:textId="77777777" w:rsidR="003B4D0E" w:rsidRDefault="007B5C85">
          <w:pPr>
            <w:pStyle w:val="Heading1"/>
          </w:pPr>
          <w:r>
            <w:t>EQUIPMENT PURCHASE AND INSTALLATION AGREEMENT</w:t>
          </w:r>
        </w:p>
      </w:sdtContent>
    </w:sdt>
    <w:sdt>
      <w:sdtPr>
        <w:tag w:val="ClauseTitle@300000129569728$SkipNumberingY$SuppressTitlePrintY"/>
        <w:id w:val="958911424"/>
        <w15:appearance w15:val="hidden"/>
      </w:sdtPr>
      <w:sdtEndPr/>
      <w:sdtContent>
        <w:p w14:paraId="0C50D935" w14:textId="77777777" w:rsidR="003B4D0E" w:rsidRDefault="007B5C85">
          <w:pPr>
            <w:pStyle w:val="ClauseTitle2"/>
          </w:pPr>
          <w:r>
            <w:t>EQUIPMENT PURCHASE AND INSTALLATION AGREEMENT</w:t>
          </w:r>
        </w:p>
      </w:sdtContent>
    </w:sdt>
    <w:sdt>
      <w:sdtPr>
        <w:tag w:val="ClauseText@300000129569728"/>
        <w:id w:val="944968382"/>
        <w15:appearance w15:val="hidden"/>
      </w:sdtPr>
      <w:sdtEndPr/>
      <w:sdtContent>
        <w:p w14:paraId="14A97F34" w14:textId="77777777" w:rsidR="00CA4EFC" w:rsidRDefault="007B5C85">
          <w:r>
            <w:t xml:space="preserve">This Equipment Purchase and Installation Agreement (this "Agreement") is entered into by and between </w:t>
          </w:r>
          <w:sdt>
            <w:sdtPr>
              <w:alias w:val="Contract Legal Entity"/>
              <w:tag w:val="Variable@OKC$B_CONTRACT_LEGAL_ENTITY@S@M"/>
              <w:id w:val="1631893516"/>
              <w:dataBinding w:xpath="/root/variable[@code='OKC$B_CONTRACT_LEGAL_ENTITY']" w:storeItemID="{BC6176AC-0D7E-4CB6-B62C-E649E7B8BE9E}"/>
              <w:text/>
            </w:sdtPr>
            <w:sdtEndPr/>
            <w:sdtContent>
              <w:r>
                <w:t>Alliance Compressors LLC</w:t>
              </w:r>
            </w:sdtContent>
          </w:sdt>
          <w:r>
            <w:t xml:space="preserve">, a [Buyer Legal Entity [Company Name], having its principal place of business at ("Buyer"), and </w:t>
          </w:r>
          <w:sdt>
            <w:sdtPr>
              <w:alias w:val="Supplier"/>
              <w:tag w:val="Variable@OKC$B_CONTRACT_SUPPLIER@S@M"/>
              <w:id w:val="225885581"/>
              <w:dataBinding w:xpath="/root/variable[@code='OKC$B_CONTRACT_SUPPLIER']" w:storeItemID="{BC6176AC-0D7E-4CB6-B62C-E649E7B8BE9E}"/>
              <w:text/>
            </w:sdtPr>
            <w:sdtEndPr/>
            <w:sdtContent>
              <w:r>
                <w:t>KOOPS, INC.</w:t>
              </w:r>
            </w:sdtContent>
          </w:sdt>
          <w:r>
            <w:t>, a [name of home jurisdiction] [type of entity], having its principal place of business at ____________________ ("Seller").</w:t>
          </w:r>
        </w:p>
        <w:p w14:paraId="4581A32A" w14:textId="77777777" w:rsidR="00CA4EFC" w:rsidRDefault="007B5C85">
          <w:r>
            <w:br/>
          </w:r>
        </w:p>
        <w:p w14:paraId="195D61B8" w14:textId="77777777" w:rsidR="003B4D0E" w:rsidRDefault="007B5C85">
          <w:r>
            <w:t>Seller agrees to supply Buyer and Buyer agrees to purchase a certain [short description of the equipment] (the "Equipment") and related services as described in greater detail in Exhibit A, "Description of Equipment and Statement of Work," subject to the terms and conditions as stated below and in Exhibit B, "Terms and Conditions." Exhibit A and Exhibit B are attached hereto and incorporated herein by this reference. Included in Exhibit A as Attachment #1 is a copy of a [purchase order (PO #_______) / proposal / quotation] dated __________, which attachment is incorporated herein by this reference. In the event that any provision in Attachment #1 or the rest of Exhibit A conflicts with the rest of this Agreement (including, without limitation, Exhibit B), the rest of this Agreement shall take precedence. By way of example and not limitation, the terms of payment as set forth in Section 5 of Exhibit B shall prevail over any conflicting description of or reference to payment terms that is included in Exhibit A (including, without limitation, Attachment #1 to Exhibit A) .</w:t>
          </w:r>
        </w:p>
      </w:sdtContent>
    </w:sdt>
    <w:p w14:paraId="2E7A930E" w14:textId="77777777" w:rsidR="003B4D0E" w:rsidRDefault="007B5C85">
      <w:r>
        <w:br w:type="page"/>
      </w:r>
    </w:p>
    <w:sdt>
      <w:sdtPr>
        <w:tag w:val="SectionTitle@300000129569723$AlignmentOKC_PRINT_LEFT$SkipNumberingY$StartOnNewPageY$SuppressTitlePrintY"/>
        <w:id w:val="958911419"/>
        <w15:appearance w15:val="hidden"/>
      </w:sdtPr>
      <w:sdtEndPr/>
      <w:sdtContent>
        <w:p w14:paraId="2F68574E" w14:textId="77777777" w:rsidR="003B4D0E" w:rsidRDefault="007B5C85">
          <w:pPr>
            <w:pStyle w:val="Heading1"/>
          </w:pPr>
          <w:r>
            <w:t>Exhibit A</w:t>
          </w:r>
        </w:p>
      </w:sdtContent>
    </w:sdt>
    <w:commentRangeStart w:id="0" w:displacedByCustomXml="next"/>
    <w:sdt>
      <w:sdtPr>
        <w:tag w:val="ClauseTitle@300000129569729$SkipNumberingY$SuppressTitlePrintN"/>
        <w:id w:val="958911425"/>
        <w15:appearance w15:val="hidden"/>
      </w:sdtPr>
      <w:sdtEndPr/>
      <w:sdtContent>
        <w:p w14:paraId="50EA0F4C" w14:textId="77777777" w:rsidR="003B4D0E" w:rsidRDefault="007B5C85">
          <w:pPr>
            <w:pStyle w:val="ClauseTitle2"/>
          </w:pPr>
          <w:r>
            <w:t>Exhibit A</w:t>
          </w:r>
        </w:p>
      </w:sdtContent>
    </w:sdt>
    <w:sdt>
      <w:sdtPr>
        <w:tag w:val="ClauseText@300000129569729"/>
        <w:id w:val="1956753665"/>
        <w15:appearance w15:val="hidden"/>
      </w:sdtPr>
      <w:sdtEndPr/>
      <w:sdtContent>
        <w:p w14:paraId="3E59A6C8" w14:textId="77777777" w:rsidR="00C90591" w:rsidRDefault="007B5C85">
          <w:r>
            <w:rPr>
              <w:b/>
              <w:u w:val="single"/>
            </w:rPr>
            <w:t>Description of Equipment and Statement of Work</w:t>
          </w:r>
          <w:commentRangeEnd w:id="0"/>
          <w:r w:rsidR="00E534B1">
            <w:rPr>
              <w:rStyle w:val="CommentReference"/>
            </w:rPr>
            <w:commentReference w:id="0"/>
          </w:r>
        </w:p>
        <w:p w14:paraId="10602E23" w14:textId="77777777" w:rsidR="00C90591" w:rsidRDefault="007B5C85">
          <w:r>
            <w:br/>
          </w:r>
        </w:p>
        <w:p w14:paraId="54D6A245" w14:textId="77777777" w:rsidR="00C90591" w:rsidRDefault="007B5C85">
          <w:r>
            <w:br/>
          </w:r>
        </w:p>
        <w:p w14:paraId="491C1BB0" w14:textId="77777777" w:rsidR="003B4D0E" w:rsidRDefault="007B5C85">
          <w:r>
            <w:t>[include the description below or in an attached document]</w:t>
          </w:r>
        </w:p>
      </w:sdtContent>
    </w:sdt>
    <w:p w14:paraId="565F1AFC" w14:textId="77777777" w:rsidR="003B4D0E" w:rsidRDefault="007B5C85">
      <w:r>
        <w:br w:type="page"/>
      </w:r>
    </w:p>
    <w:sdt>
      <w:sdtPr>
        <w:tag w:val="SectionTitle@300000129569724$AlignmentOKC_PRINT_LEFT$SkipNumberingY$StartOnNewPageY$SuppressTitlePrintY"/>
        <w:id w:val="958911420"/>
        <w15:appearance w15:val="hidden"/>
      </w:sdtPr>
      <w:sdtEndPr/>
      <w:sdtContent>
        <w:p w14:paraId="199B0C8B" w14:textId="77777777" w:rsidR="003B4D0E" w:rsidRDefault="007B5C85">
          <w:pPr>
            <w:pStyle w:val="Heading1"/>
          </w:pPr>
          <w:r>
            <w:t>Exhibit B</w:t>
          </w:r>
        </w:p>
      </w:sdtContent>
    </w:sdt>
    <w:sdt>
      <w:sdtPr>
        <w:tag w:val="ClauseTitle@300000129569727$SkipNumberingN$SuppressTitlePrintN"/>
        <w:id w:val="958911423"/>
        <w15:appearance w15:val="hidden"/>
      </w:sdtPr>
      <w:sdtEndPr/>
      <w:sdtContent>
        <w:p w14:paraId="6C3CDF8C" w14:textId="77777777" w:rsidR="003B4D0E" w:rsidRDefault="007B5C85">
          <w:pPr>
            <w:pStyle w:val="ClauseTitle2"/>
          </w:pPr>
          <w:r>
            <w:t>Exhibit B</w:t>
          </w:r>
        </w:p>
      </w:sdtContent>
    </w:sdt>
    <w:sdt>
      <w:sdtPr>
        <w:tag w:val="ClauseText@300000129569727"/>
        <w:id w:val="-1690364795"/>
        <w15:appearance w15:val="hidden"/>
      </w:sdtPr>
      <w:sdtEndPr/>
      <w:sdtContent>
        <w:p w14:paraId="765900C2" w14:textId="77777777" w:rsidR="00C02024" w:rsidRDefault="007B5C85">
          <w:r>
            <w:t>Terms and Conditions</w:t>
          </w:r>
        </w:p>
        <w:p w14:paraId="4F7EF8E7" w14:textId="77777777" w:rsidR="00C02024" w:rsidRDefault="007B5C85">
          <w:r>
            <w:br/>
          </w:r>
        </w:p>
        <w:p w14:paraId="551F9B72" w14:textId="77777777" w:rsidR="00C02024" w:rsidRDefault="007B5C85">
          <w:pPr>
            <w:jc w:val="both"/>
          </w:pPr>
          <w:r>
            <w:t>1. Acceptance; Entire Agreement: This Agreement and any purchase orders issued hereunder constitutes Buyer's offer to purchase from Seller. BUYER EXPRESSLY OBJECTS TO AND EXPRESSLY REJECTS ANY PROVISIONS ADDITIONAL TO OR DIFFERENT THAN THE TERMS HEREOF THAT MAY APPEAR IN SELLER'S QUOTATION, ACKNOWLEDGMENT, CONFIRMATION, INVOICE OR IN ANY OTHER PRIOR OR LATER COMMUNICATION FROM SELLER TO BUYER UNLESS SUCH PROVISION IS EXPRESSLY AGREED TO BY BUYER IN A WRITING SIGNED BY BUYER. This Agreement shall supersede all prior negotiations, discussions, and dealings and shall constitute the entire agreement between Buyer and Seller. No change, modification, rescission, discharge, abandonment, or waiver of these terms and conditions shall be binding upon Buyer unless made in writing and signed on its behalf by a duly authorized representative of Buyer and specifically references this Agreement. No conditions, custom, usage of trade, course of dealing or performance, understanding or agreement purporting to modify, vary, explain, or supplement these terms and conditions shall be binding unless hereafter made in writing and signed by the party to be bound. Mistakes in prices, discounts, specifications, delivery schedules or other terms and any noticeable discrepancies in quantities or sizes are to be reported immediately by Seller to Buyer and Seller shall immediately remedy such mistakes by refunding incorrect charges to Buyer or correcting such other discrepancies, unless otherwise directed by Buyer.</w:t>
          </w:r>
        </w:p>
        <w:p w14:paraId="389B42F9" w14:textId="77777777" w:rsidR="00C02024" w:rsidRDefault="007B5C85">
          <w:r>
            <w:br/>
          </w:r>
        </w:p>
        <w:p w14:paraId="37652D23" w14:textId="35082853" w:rsidR="00C02024" w:rsidRDefault="007B5C85">
          <w:pPr>
            <w:jc w:val="both"/>
          </w:pPr>
          <w:commentRangeStart w:id="1"/>
          <w:r>
            <w:t xml:space="preserve">2. </w:t>
          </w:r>
          <w:commentRangeEnd w:id="1"/>
          <w:r w:rsidR="00E534B1">
            <w:rPr>
              <w:rStyle w:val="CommentReference"/>
            </w:rPr>
            <w:commentReference w:id="1"/>
          </w:r>
          <w:r>
            <w:t xml:space="preserve">Delivery; Inspection; Rejected Equipment or Parts: Time is of the essence. If a delivery or installation is not expected to be made on-time, Seller will notify Buyer and will take all reasonable steps at Seller's own cost to expedite delivery or installation; provided, however, Buyer reserves the right, without liability, in addition to its other rights and remedies, to cancel this Agreement by notice to Seller and arrange for completion and/or purchase of substitute items elsewhere and to charge Seller with any loss or additional costs incurred. For all shipments (domestic or international), Seller will own any Equipment or its parts from Seller's manufacturing facility to Buyer's named place of delivery and title shall not pass and delivery shall not be deemed to occur until Buyer has received the Equipment or its parts at Buyer's named place of delivery. All risk of loss during carriage/transportation shall be the responsibility of Seller, and the Equipment or its parts will be considered delivered only upon receipt at Buyer's named place of delivery in conformance with the terms and conditions of this Agreement. Buyer has no obligation to obtain insurance while any Equipment or its parts are in transit from Seller's facility to Buyer's named place of delivery. Seller will use Buyer's preferred carrier for transporting the Equipment or its parts from Seller's facility to Buyer's named place of delivery. Domestic shipments will be freight collect unless otherwise agreed to by Buyer's corporate logistics department. For international shipments, Seller shall make the Equipment or its parts available for export fully cleared from customs and shall arrange for delivery of the Equipment or its parts to the consolidating hub or to Buyer's specified carrier's container yard at the port of shipment. Seller shall obtain all necessary export licenses and authorizations, and shall assume responsibility for all fees and costs associated therewith and with getting the Equipment or its parts ready for loading, including but not limited to export customs clearance and associated documentation fees. Seller shall be responsible for the costs of checking operations, packaging and appropriate marking which are necessary for the purpose of delivering the Equipment or its parts and shall also be responsible for loading of the Equipment or its parts at Seller's dock. Seller shall provide, at Seller's cost, the delivery order and/or usual transport document required for Buyer to take delivery of the Equipment or its parts. Seller shall give Buyer sufficient notice of the dispatch of the Equipment or its parts and any other notice necessary to take delivery of the Equipment or its parts. Buyer shall pay for the costs of pre-shipment inspection except when such inspections are required by the country of export. Buyer shall obtain all necessary import licenses and authorizations and shall assume responsibility for all fees and costs associated with import customs formalities, including but not limited to import clearance, duties and administrative costs. With the exception of fees and costs associated with (i) obtaining all necessary export licenses and authorizations, (ii) getting the Equipment or its parts ready for loading, (iii) checking operations, packaging and appropriate marking of the Equipment or its parts and (iv) loading of the Equipment or its parts at Seller's dock, Buyer is responsible for all costs for </w:t>
          </w:r>
          <w:r>
            <w:lastRenderedPageBreak/>
            <w:t xml:space="preserve">carriage/transportation from Seller's facility to Buyer's named place of delivery. At Buyer's option and request, Seller will prepay the carriage/transportation costs from Seller's facility to port of export and add such costs to Buyer's invoice. Otherwise, all carriage/transportation costs from Seller's facility to Buyer's named place of delivery are freight collect. Notwithstanding the foregoing, Seller is responsible for any costs, fees, expenses or penalties incurred as a result of Seller's failure to hire a Buyer approved carrier without Buyer's prior written consent or to otherwise follow Buyer's instructions. In all forms of documentation and communication including printed and electronic forms, these terms shall be referred to as "EMR2006". Buyer will pay for the Equipment as provided in the terms and conditions of this Agreement. Seller shall obtain Buyer's prior written approval for partial shipments prior to shipment. All materials shall be suitably packed, marked, loaded and shipped in accordance with the requirements of common carriers. Damage to any material not so packed will be charged to Seller. No charge shall be made by Seller for packing, boxing, drayage, loading or storage unless otherwise stated herein. Any Equipment or its parts rejected and returned shall not be replaced by Seller without the prior written authorization of Buyer. The Equipment or its parts shall be subject to inspection and testing by Buyer before and after receipt. Any Equipment or its parts furnished and the time and manner of delivery and installation thereof must comply precisely with the terms of this Agreement. Any failure to so conform </w:t>
          </w:r>
          <w:ins w:id="2" w:author="Jeffrey J VanUffelen" w:date="2023-03-01T11:17:00Z">
            <w:r w:rsidR="00AA6732">
              <w:t>requires the seller, at its sole expense, to re</w:t>
            </w:r>
          </w:ins>
          <w:ins w:id="3" w:author="Jeffrey J VanUffelen" w:date="2023-03-01T11:18:00Z">
            <w:r w:rsidR="00AA6732">
              <w:t>store any equipment or parts furnished</w:t>
            </w:r>
          </w:ins>
          <w:ins w:id="4" w:author="Jeffrey J VanUffelen" w:date="2023-03-01T11:19:00Z">
            <w:r w:rsidR="00AA6732">
              <w:t xml:space="preserve"> to compliance with the terms of this </w:t>
            </w:r>
          </w:ins>
          <w:ins w:id="5" w:author="Jeffrey J VanUffelen" w:date="2023-03-01T11:23:00Z">
            <w:r w:rsidR="00AA6732">
              <w:t>A</w:t>
            </w:r>
          </w:ins>
          <w:ins w:id="6" w:author="Jeffrey J VanUffelen" w:date="2023-03-01T11:19:00Z">
            <w:r w:rsidR="00AA6732">
              <w:t>greement.</w:t>
            </w:r>
          </w:ins>
          <w:ins w:id="7" w:author="Jeffrey J VanUffelen" w:date="2023-03-01T11:18:00Z">
            <w:r w:rsidR="00AA6732">
              <w:t xml:space="preserve"> </w:t>
            </w:r>
          </w:ins>
          <w:del w:id="8" w:author="Jeffrey J VanUffelen" w:date="2023-03-01T11:16:00Z">
            <w:r w:rsidDel="00AA6732">
              <w:delText xml:space="preserve">constitutes a substantial impairment of the value of the whole order and shall entitle Buyer, at its sole option, to cancel all or any part of this Agreement and to return to Seller any Equipment or its parts previously delivered to Buyer, without right in Seller to cure such failure and Seller shall pay all the costs for removing any Equipment or its parts and all transportation charges for the delivery to Buyer and any return to Seller and Buyer, at its sole discretion, may obtain replacement Equipment or parts from another supplier. Should the cost of such replacement Equipment or parts exceed the agreed upon price for such Equipment or parts between Buyer and Seller, Seller shall reimburse Buyer for the additional cost or Buyer will off-set such costs against amounts owed to Seller. </w:delText>
            </w:r>
          </w:del>
          <w:r>
            <w:t>Equipment or parts rejected or not purchased by Buyer which utilize or carry any logo, insignia, name, trade name, trademark, tradedress, symbol, decorative sign, evidence of inspection or other related markings of Buyer or any of its related entities shall have the same removed, not obliterated, prior to any sale, use or disposition, if such sale or disposition is permitted by Buyer.</w:t>
          </w:r>
        </w:p>
        <w:p w14:paraId="3F817A05" w14:textId="18E2B21D" w:rsidR="00C02024" w:rsidRDefault="007B5C85">
          <w:r>
            <w:br/>
          </w:r>
        </w:p>
        <w:p w14:paraId="6532F7A4" w14:textId="46B06BC8" w:rsidR="00C02024" w:rsidRDefault="007B5C85">
          <w:pPr>
            <w:jc w:val="both"/>
          </w:pPr>
          <w:r>
            <w:t>3. Late Delivery Charges: If Seller fails to deliver or install the Equipment on time</w:t>
          </w:r>
          <w:ins w:id="9" w:author="Jeffrey J VanUffelen" w:date="2023-03-01T11:59:00Z">
            <w:r w:rsidR="00BA2DC8">
              <w:t>,</w:t>
            </w:r>
          </w:ins>
          <w:ins w:id="10" w:author="Jeffrey J VanUffelen" w:date="2023-03-01T11:57:00Z">
            <w:r w:rsidR="00BA2DC8">
              <w:t xml:space="preserve"> for reasons other than those related to the Buyer’s r</w:t>
            </w:r>
          </w:ins>
          <w:ins w:id="11" w:author="Jeffrey J VanUffelen" w:date="2023-03-01T11:58:00Z">
            <w:r w:rsidR="00BA2DC8">
              <w:t>esponsibilities within the terms of this Agreement</w:t>
            </w:r>
          </w:ins>
          <w:r>
            <w:t>, then at Buyer's request, Seller shall expedite the shipment or installation of the Equipment or parts thereof at Seller's expense. In addition, in order to compensate Buyer for any lost cost savings and/or revenue as a result of such delay, Seller will be liable for a Minimum Late Charge, which is equal to a deduction of 0.25% of the total invoiced price for the Equipment (including, without limitation, its installation) for each calendar week of delay in delivery or installation until the Equipment is fully delivered and/or installed in accordance with this Agreement. For the purpose of calculating the Minimum Late Charge, a partial calendar week will count as a whole calendar week. For example, if the agreed upon completion date is July 26, 2016 (a Tuesday) and the installation of the Equipment is completed on August 29, 2016 (a Monday), the Minimum Late Charge will be 0.25% x 6 = 1.5% of the total invoiced price for the Equipment.</w:t>
          </w:r>
        </w:p>
        <w:p w14:paraId="6F534902" w14:textId="295E9BBB" w:rsidR="00C02024" w:rsidDel="007D0BB9" w:rsidRDefault="007B5C85">
          <w:pPr>
            <w:jc w:val="both"/>
            <w:rPr>
              <w:del w:id="12" w:author="Jeffrey J VanUffelen" w:date="2023-03-01T10:58:00Z"/>
            </w:rPr>
          </w:pPr>
          <w:del w:id="13" w:author="Jeffrey J VanUffelen" w:date="2023-03-01T10:58:00Z">
            <w:r w:rsidDel="007D0BB9">
              <w:delText>Notwithstanding the foregoing, if Buyer reasonably determines that the Minimum Late Charge is not sufficient to cover its lost cost savings and/or revenue caused by the delay in delivery and/or installation, Seller will pay Buyer an Additional Late Charge, which will be calculated by Buyer based on (i) the cost savings (including, without limitation, labor cost savings) that Buyer would have realized, plus (ii) the revenue that Buyer would have generated, in each case if the Equipment had been delivered or installed on time, minus (iii) the Minimum Late Charge. Seller and Buyer agree that neither the Minimum Late Charge nor the Additional Late Charge as agreed upon above is a penalty, but rather a reasonable measure of damages, given the nature of the losses that may result from delay in the delivery or installation of the Equipment.</w:delText>
            </w:r>
          </w:del>
        </w:p>
        <w:p w14:paraId="6924CA49" w14:textId="77777777" w:rsidR="00C02024" w:rsidRDefault="007B5C85">
          <w:pPr>
            <w:jc w:val="both"/>
          </w:pPr>
          <w:r>
            <w:t>If the timing of Seller's receipt of certain goods or equipment from another supplier significantly impacts Seller's ability to deliver or install the Equipment on time, Seller shall promptly provide Buyer a copy of the signed packing list for such goods or equipment that Seller has received from such other supplier.</w:t>
          </w:r>
        </w:p>
        <w:p w14:paraId="43713666" w14:textId="77777777" w:rsidR="00C02024" w:rsidRDefault="007B5C85">
          <w:r>
            <w:br/>
          </w:r>
        </w:p>
        <w:p w14:paraId="6940C5C3" w14:textId="77777777" w:rsidR="00C02024" w:rsidRDefault="007B5C85">
          <w:pPr>
            <w:jc w:val="both"/>
          </w:pPr>
          <w:r>
            <w:lastRenderedPageBreak/>
            <w:t xml:space="preserve">4. Discounts; Taxes: Any cash discount normally provided by Seller to any buyer shall apply to the Equipment. </w:t>
          </w:r>
          <w:commentRangeStart w:id="14"/>
          <w:r>
            <w:t>Unless otherwise provided herein, Seller shall pay, defend and hold Buyer harmless from the assessment or imposition of any customs import or export duties, excise, use or other tax (however designated) upon the importation of tooling or equipment or production, sale, delivery or use of the Equipment to the extent such assessments or impositions are required or not forbidden by law to be borne by Seller</w:t>
          </w:r>
          <w:commentRangeEnd w:id="14"/>
          <w:r w:rsidR="007D0BB9">
            <w:rPr>
              <w:rStyle w:val="CommentReference"/>
            </w:rPr>
            <w:commentReference w:id="14"/>
          </w:r>
          <w:r>
            <w:t>.</w:t>
          </w:r>
        </w:p>
        <w:p w14:paraId="74EFBA74" w14:textId="77777777" w:rsidR="00C02024" w:rsidRDefault="007B5C85">
          <w:r>
            <w:br/>
          </w:r>
        </w:p>
        <w:p w14:paraId="2BD0F492" w14:textId="77777777" w:rsidR="00C02024" w:rsidRDefault="007B5C85">
          <w:pPr>
            <w:jc w:val="both"/>
          </w:pPr>
          <w:r>
            <w:t xml:space="preserve">5. Terms of Payment; Set-Off: Payment will be made for each stage of completion in the manufacturing or construction and installation of the Equipment (each, a "Stage") and in the amounts as set forth in Exhibit A. The terms of payment applicable to each </w:t>
          </w:r>
          <w:commentRangeStart w:id="15"/>
          <w:r>
            <w:t xml:space="preserve">payment shall be net the 5th day of the third month </w:t>
          </w:r>
          <w:commentRangeEnd w:id="15"/>
          <w:r w:rsidR="007D0BB9">
            <w:rPr>
              <w:rStyle w:val="CommentReference"/>
            </w:rPr>
            <w:commentReference w:id="15"/>
          </w:r>
          <w:r>
            <w:t>following the date of completion of the corresponding Stage as such Stage is described in Exhibit A. If more than one payment is required to be made hereunder, Buyer may in its sole discretion, retain up to 10% of any or all installments until completion of the performance due hereunder, at which time the retained sums, less any sums deducted as a set-off or recoupment will be paid to Seller. Buyer reserves the right at all times to set-off any amount owing at any time to Seller or any affiliate of Seller. Any charges prepaid by Seller on behalf of Buyer pursuant to this Agreement for which reimbursement is sought must be separately stated on the invoice and supported by appropriate receipts furnished to Buyer.</w:t>
          </w:r>
        </w:p>
        <w:p w14:paraId="0A434568" w14:textId="77777777" w:rsidR="00C02024" w:rsidRDefault="007B5C85">
          <w:r>
            <w:br/>
          </w:r>
        </w:p>
        <w:p w14:paraId="51CA5B61" w14:textId="77777777" w:rsidR="00C02024" w:rsidRDefault="007B5C85">
          <w:pPr>
            <w:jc w:val="both"/>
          </w:pPr>
          <w:r>
            <w:t>6. Packing: Packing, packaging, boxing and cartage charges are included in the prices specified in Exhibit A, and no additional charges for these services will be made to Buyer unless otherwise indicated in this Agreement. Packing slips indicating contents, part number or description, and purchase order number shall be enclosed with each shipment. Seller covenants and warrants that the packaging of the goods ordered herein shall be adequate for the transit of the Equipment undamaged and Seller shall be responsible for any loss or damage to the materials which may arise from inadequate or inappropriate packing. All returnable containers shall be invoiced by Seller and full credit rendered to Buyer upon return at Seller's expense, in good condition and within a reasonable time.</w:t>
          </w:r>
        </w:p>
        <w:p w14:paraId="5B2085B5" w14:textId="77777777" w:rsidR="00C02024" w:rsidRDefault="007B5C85">
          <w:r>
            <w:br/>
          </w:r>
        </w:p>
        <w:p w14:paraId="09B6590F" w14:textId="77777777" w:rsidR="00C02024" w:rsidRDefault="007B5C85">
          <w:pPr>
            <w:jc w:val="both"/>
          </w:pPr>
          <w:r>
            <w:t>7. Seller Documentation: Prior to or upon delivery of the Equipment, Seller shall provide Buyer with all drawings, designs, operating manuals, warranty information and other documentation pertaining to the Equipment. Buyer may reproduce this documentation as needed. All invoices and supporting documents must be properly submitted and received not later than one hundred twenty (120) days from the completion of Seller's performance. Buyer, in its sole discretion, reserves the right to assess a reasonable administrative charge in the event of untimely receipt of a proper invoice and necessary supporting documents.</w:t>
          </w:r>
        </w:p>
        <w:p w14:paraId="338341EF" w14:textId="77777777" w:rsidR="00C02024" w:rsidRDefault="007B5C85">
          <w:r>
            <w:br/>
          </w:r>
        </w:p>
        <w:p w14:paraId="4D852B1D" w14:textId="4D04B629" w:rsidR="00C02024" w:rsidRDefault="007B5C85">
          <w:pPr>
            <w:jc w:val="both"/>
          </w:pPr>
          <w:r>
            <w:t xml:space="preserve">8. Warranty: Seller warrants that, for a period of </w:t>
          </w:r>
          <w:del w:id="16" w:author="Jeffrey J VanUffelen" w:date="2023-03-01T11:20:00Z">
            <w:r w:rsidDel="00AA6732">
              <w:delText xml:space="preserve">two </w:delText>
            </w:r>
          </w:del>
          <w:ins w:id="17" w:author="Jeffrey J VanUffelen" w:date="2023-03-01T11:20:00Z">
            <w:r w:rsidR="00AA6732">
              <w:t>one</w:t>
            </w:r>
            <w:r w:rsidR="00AA6732">
              <w:t xml:space="preserve"> </w:t>
            </w:r>
          </w:ins>
          <w:r>
            <w:t>(</w:t>
          </w:r>
          <w:del w:id="18" w:author="Jeffrey J VanUffelen" w:date="2023-03-01T11:20:00Z">
            <w:r w:rsidDel="00AA6732">
              <w:delText>2</w:delText>
            </w:r>
          </w:del>
          <w:ins w:id="19" w:author="Jeffrey J VanUffelen" w:date="2023-03-01T11:20:00Z">
            <w:r w:rsidR="00AA6732">
              <w:t>1</w:t>
            </w:r>
          </w:ins>
          <w:r>
            <w:t>) year</w:t>
          </w:r>
          <w:del w:id="20" w:author="Jeffrey J VanUffelen" w:date="2023-03-01T11:20:00Z">
            <w:r w:rsidDel="00AA6732">
              <w:delText>s</w:delText>
            </w:r>
          </w:del>
          <w:r>
            <w:t xml:space="preserve"> from the date the last item on the Equipment is delivered to Buyer or all scheduled runoff tests are completed to Buyer's satisfaction, whichever occurs later, such Equipment will be free from any defects in design, material, workmanship and installation, such Equipment will be in conformity with any applicable drawings and specifications, and title to such Equipment shall be unencumbered. Payment for the Equipment will not constitute approval or acceptance of goods or services by Buyer; Buyer's right of inspection will survive payment. </w:t>
          </w:r>
          <w:del w:id="21" w:author="Jeffrey J VanUffelen" w:date="2023-03-01T11:22:00Z">
            <w:r w:rsidDel="00AA6732">
              <w:delText xml:space="preserve">Buyer reserves the right to return, at Seller's expense, </w:delText>
            </w:r>
          </w:del>
          <w:ins w:id="22" w:author="Jeffrey J VanUffelen" w:date="2023-03-01T11:22:00Z">
            <w:r w:rsidR="00AA6732">
              <w:t xml:space="preserve">Seller, at Seller’s expense, will restore </w:t>
            </w:r>
          </w:ins>
          <w:r>
            <w:t>any defective or nonconforming part of the Equipment or shipments</w:t>
          </w:r>
          <w:del w:id="23" w:author="Jeffrey J VanUffelen" w:date="2023-03-01T11:22:00Z">
            <w:r w:rsidDel="00AA6732">
              <w:delText xml:space="preserve"> received contrary to this Agreement</w:delText>
            </w:r>
          </w:del>
          <w:ins w:id="24" w:author="Jeffrey J VanUffelen" w:date="2023-03-01T11:22:00Z">
            <w:r w:rsidR="00AA6732">
              <w:t xml:space="preserve"> to comply with the terms of this </w:t>
            </w:r>
          </w:ins>
          <w:ins w:id="25" w:author="Jeffrey J VanUffelen" w:date="2023-03-01T11:23:00Z">
            <w:r w:rsidR="00AA6732">
              <w:t>A</w:t>
            </w:r>
          </w:ins>
          <w:ins w:id="26" w:author="Jeffrey J VanUffelen" w:date="2023-03-01T11:22:00Z">
            <w:r w:rsidR="00AA6732">
              <w:t>greement</w:t>
            </w:r>
          </w:ins>
          <w:ins w:id="27" w:author="Jeffrey J VanUffelen" w:date="2023-03-01T11:25:00Z">
            <w:r w:rsidR="00AA6732">
              <w:t>, and if the Seller fails to do so within ten (10) days after notice by Buyer to Seller, Buyer, at</w:t>
            </w:r>
          </w:ins>
          <w:ins w:id="28" w:author="Jeffrey J VanUffelen" w:date="2023-03-01T11:26:00Z">
            <w:r w:rsidR="00AA6732">
              <w:t xml:space="preserve"> Seller’s expense</w:t>
            </w:r>
            <w:r w:rsidR="00304134">
              <w:t xml:space="preserve"> may correct or replace the defective or nonconforming part of the Equipment</w:t>
            </w:r>
          </w:ins>
          <w:del w:id="29" w:author="Jeffrey J VanUffelen" w:date="2023-03-01T11:27:00Z">
            <w:r w:rsidDel="00304134">
              <w:delText>.</w:delText>
            </w:r>
          </w:del>
          <w:del w:id="30" w:author="Jeffrey J VanUffelen" w:date="2023-03-01T11:25:00Z">
            <w:r w:rsidDel="00AA6732">
              <w:delText xml:space="preserve"> </w:delText>
            </w:r>
          </w:del>
          <w:del w:id="31" w:author="Jeffrey J VanUffelen" w:date="2023-03-01T11:27:00Z">
            <w:r w:rsidDel="00304134">
              <w:delText xml:space="preserve">If requested by Buyer, Seller will, at Buyer's option, refund the purchase price of the Equipment (including the price for its installation, if applicable), or correct or replace, at Seller's expense, the defective or nonconforming part of the Equipment (including, if applicable, the removal of the defective or nonconforming part and installation of the corrected or replacement part) within ten (10) days after notice by Buyer to Seller. All costs in connection with or as a result of such defect or nonconformance, including, without limitation, cost to remove and transport (any part of) the Equipment from Buyer to Seller and return shipment to Buyer or travel and lodging costs (including meals) for Seller's personnel to visit the site of the Equipment, will be borne by Seller. </w:delText>
            </w:r>
          </w:del>
          <w:r>
            <w:t xml:space="preserve">This warranty will then continue as to the </w:t>
          </w:r>
          <w:r>
            <w:lastRenderedPageBreak/>
            <w:t xml:space="preserve">corrected or replaced part of the Equipment for </w:t>
          </w:r>
          <w:del w:id="32" w:author="Jeffrey J VanUffelen" w:date="2023-03-01T11:27:00Z">
            <w:r w:rsidDel="00304134">
              <w:delText xml:space="preserve">two </w:delText>
            </w:r>
          </w:del>
          <w:ins w:id="33" w:author="Jeffrey J VanUffelen" w:date="2023-03-01T11:27:00Z">
            <w:r w:rsidR="00304134">
              <w:t>one</w:t>
            </w:r>
            <w:r w:rsidR="00304134">
              <w:t xml:space="preserve"> </w:t>
            </w:r>
          </w:ins>
          <w:r>
            <w:t>(</w:t>
          </w:r>
          <w:del w:id="34" w:author="Jeffrey J VanUffelen" w:date="2023-03-01T11:27:00Z">
            <w:r w:rsidDel="00304134">
              <w:delText>2</w:delText>
            </w:r>
          </w:del>
          <w:ins w:id="35" w:author="Jeffrey J VanUffelen" w:date="2023-03-01T11:27:00Z">
            <w:r w:rsidR="00304134">
              <w:t>1</w:t>
            </w:r>
          </w:ins>
          <w:r>
            <w:t>) year</w:t>
          </w:r>
          <w:del w:id="36" w:author="Jeffrey J VanUffelen" w:date="2023-03-01T11:27:00Z">
            <w:r w:rsidDel="00304134">
              <w:delText>s</w:delText>
            </w:r>
          </w:del>
          <w:r>
            <w:t xml:space="preserve"> after the date of delivery of the corrected or replaced part to Buyer. </w:t>
          </w:r>
          <w:del w:id="37" w:author="Jeffrey J VanUffelen" w:date="2023-03-01T11:27:00Z">
            <w:r w:rsidDel="00304134">
              <w:delText>If Seller fails to repair the Equipment or replace the defective or nonconforming part within the time periods set forth herein, Buyer may repair the Equipment or replace the defective or nonconforming part at Seller's expense.</w:delText>
            </w:r>
          </w:del>
        </w:p>
        <w:p w14:paraId="08D3E7B5" w14:textId="77777777" w:rsidR="00C02024" w:rsidRDefault="007B5C85">
          <w:r>
            <w:br/>
          </w:r>
        </w:p>
        <w:p w14:paraId="446CBB02" w14:textId="77777777" w:rsidR="00C02024" w:rsidRDefault="007B5C85">
          <w:pPr>
            <w:jc w:val="both"/>
          </w:pPr>
          <w:r>
            <w:t>9. Compliance with Applicable Laws: Seller represents, warrants and covenants that the Equipment and all the other merchandise and materials delivered and/or services rendered hereunder, including the installation of the Equipment, will be and will have been produced and/or provided in compliance with all applicable industry standards, laws, rules, regulations, orders, treaties and other requirements of federal, state and local governments and agencies thereof, and that Seller, Seller's business and all property used therein do and will comply with all applicable laws, rules, regulations, orders, treaties and other requirements of federal, state and local governments and agencies thereof, including, without limitation, those relating to labor, health, safety and the environment.</w:t>
          </w:r>
        </w:p>
        <w:p w14:paraId="1A4F14AB" w14:textId="77777777" w:rsidR="00C02024" w:rsidRDefault="007B5C85">
          <w:r>
            <w:br/>
          </w:r>
        </w:p>
        <w:p w14:paraId="66D8AEE6" w14:textId="77777777" w:rsidR="00C02024" w:rsidRDefault="007B5C85">
          <w:pPr>
            <w:jc w:val="both"/>
          </w:pPr>
          <w:r>
            <w:t>10. Standards of Conduct: Buyer expects its suppliers to comply with generally accepted principles of social responsibility and corporate citizenship as set forth in the Environmental, Social and Governance Report of Emerson Electric Co. ("Emerson") (</w:t>
          </w:r>
          <w:hyperlink r:id="rId13">
            <w:r>
              <w:rPr>
                <w:rStyle w:val="Hyperlink"/>
              </w:rPr>
              <w:t>www.emerson.com/en-us/esg</w:t>
            </w:r>
          </w:hyperlink>
          <w:r>
            <w:t>). Buyer also expects its suppliers and their employees to adhere to the principles included in the Emerson Supplier Code of Conduct (</w:t>
          </w:r>
          <w:hyperlink r:id="rId14">
            <w:r>
              <w:rPr>
                <w:rStyle w:val="Hyperlink"/>
              </w:rPr>
              <w:t>www.emerson.com/documents/corporate/emerson-supplier-code-of-conduct-en-us- 173520.pdf</w:t>
            </w:r>
          </w:hyperlink>
          <w:r>
            <w:t>) and to follow the same principles and rules applicable to Emerson employees in the Emerson Employee Code of Conduct (</w:t>
          </w:r>
          <w:hyperlink r:id="rId15">
            <w:r>
              <w:rPr>
                <w:rStyle w:val="Hyperlink"/>
              </w:rPr>
              <w:t>www.emerson.com/documents/corporate/emerson-code- of-conduct-en-1629588.pdf</w:t>
            </w:r>
          </w:hyperlink>
          <w:r>
            <w:t>).</w:t>
          </w:r>
        </w:p>
        <w:p w14:paraId="21BA9209" w14:textId="77777777" w:rsidR="00C02024" w:rsidRDefault="007B5C85">
          <w:pPr>
            <w:jc w:val="both"/>
          </w:pPr>
          <w:r>
            <w:br/>
          </w:r>
        </w:p>
        <w:p w14:paraId="0D812D01" w14:textId="77777777" w:rsidR="00C02024" w:rsidRDefault="007B5C85">
          <w:pPr>
            <w:jc w:val="both"/>
          </w:pPr>
          <w:r>
            <w:t>Seller must comply and ensure its agents, contractors, suppliers, subcontractors, and sub-tier suppliers (collectively "Subcontractors") comply with the applicable Modern Slavery Laws. "Modern Slavery Laws" means (i) laws prohibiting work or service that is performed involuntarily and exacted under the menace of violence or other types of penalty ("Forced Labor") and/or other forms of Modern Slavery (as defined below) such as 18 U.S.C. 1589 of the US and the UK's Modern Slavery Act 2015, and (ii) laws requiring entities to disclose their risks of Modern Slavery such as the California Transparency in Supply Chains Act and Australia's Modern Slavery Act 2018 (Cth). "Modern Slavery" has the meaning given to that term in the applicable Modern Slavery Laws; absent a definition in the applicable Modern Slavery Laws, "Modern Slavery" shall mean exploitative practices involving coercion and/or deception that aim at exacting involuntary work or service from people, such practices including but not limited to Forced Labor, child labor, debt bondage, domestic servitude and human trafficking. Seller confirms that it and its Subcontractors do not use any Forced Labor, it conducts its business, including its supply chain operations, in compliance with the applicable Modern Slavery Laws, and it is not subject to any investigation, enforcement or conviction involving Modern Slavery. Seller shall promptly notify Buyer of any actual or suspected breaches by Seller or its Subcontractors of the applicable Modern Slavery Laws, and agrees to provide Buyer immediately upon request any information and assistance that Buyer may require for compliance with the applicable Modern Slavery Laws.</w:t>
          </w:r>
        </w:p>
        <w:p w14:paraId="2FA828A6" w14:textId="77777777" w:rsidR="00C02024" w:rsidRDefault="007B5C85">
          <w:r>
            <w:br/>
          </w:r>
        </w:p>
        <w:p w14:paraId="612C455D" w14:textId="77777777" w:rsidR="00C02024" w:rsidRDefault="007B5C85">
          <w:pPr>
            <w:jc w:val="both"/>
          </w:pPr>
          <w:r>
            <w:t xml:space="preserve">11. Intellectual Property: Seller warrants that the Equipment and its sale and use will not infringe any United States or foreign patents, trademarks, tradedress, copyrights, trade secrets or any other form of intellectual property, and Seller acknowledges that Buyer's patents, trademarks, tradedress, copyrights, trade secrets or any other form of intellectual property that Buyer provides to Seller are Buyer's exclusive property and Seller disclaims all rights in same. Where payment is made for experimental, developmental, or research work, as such, to be performed in accordance with special requirements of Buyer, Seller agrees to disclose and on request to assign to Buyer each invention, property right, confidential process or know-how, and trade secret resulting therefrom or other form of intellectual property and Seller shall disclaim all rights in same. All drawings, art work, special products, materials, information or data furnished by Buyer </w:t>
          </w:r>
          <w:r>
            <w:lastRenderedPageBreak/>
            <w:t>and all intellectual property resulting from this Agreement (as referenced in the foregoing sentence) are Buyer's exclusive property, shall be used by Seller only for Buyer's work, shall be deemed Buyer's Proprietary Information as defined in Section 17 below, and shall be kept confidential, pursuant to the terms of Section 17 below, and shall be returned promptly at Buyer's request. Buyer has the right to use any of Seller's marks, names, other trade identities, copyrighted works or other intellectual property, to the extent that Seller has incorporated such property in or used such property in the manufacture of the Equipment.</w:t>
          </w:r>
        </w:p>
        <w:p w14:paraId="7A6DF18D" w14:textId="77777777" w:rsidR="00C02024" w:rsidRDefault="007B5C85">
          <w:r>
            <w:br/>
          </w:r>
        </w:p>
        <w:p w14:paraId="66D89639" w14:textId="77777777" w:rsidR="00C02024" w:rsidRDefault="007B5C85">
          <w:pPr>
            <w:jc w:val="both"/>
          </w:pPr>
          <w:r>
            <w:t>12. Indemnity: Seller will indemnify, defend and hold harmless Buyer and its successors and assigns from and against any and all suits, losses, damages, liabilities, costs and expenses (including reasonable attorneys' fees and other costs of defending any action) ("Losses") which such parties may sustain or incur (a) in connection with a breach of any representation, warranty, or undertaking made by Seller in this Agreement or such parties' enforcement of this Agreement, or (b) in connection with the design, development, manufacture, construction, installation, distribution, sale, use, or repair of the Equipment, whether the claim be based upon a theory of breach of contract or warranty, negligence, strict liability, other tort, infringement, misappropriation or any other legal theory, except to the extent caused by the negligence of Buyer, or (c) as a result of any suit, claim, or demand under any environmental, health, safety or other laws, rules, regulations or requirements, in connection with the manufacture, construction, installation, distribution, transportation, storage, use or disposal of the Equipment or any of its parts or of raw materials by Seller. If Seller's performance requires Seller, its employees, agents or representatives to perform services or labor in the plants or on the premises of Buyer, its agents, customers, or users, Seller agrees to indemnify, defend and hold harmless Buyer from and against all suits, losses, claims, damages, liabilities, costs and expenses for injury or damage to person or property arising out of such performance, except to the extent caused by Buyer. Seller agrees that it will, when requested and given reasonable notice of the pendency of any such suits, claims or demands, assume the defense of Buyer and their respective successors and assigns against any such suits, claims or demands. Additionally, Seller expressly and specifically waives all immunity that may be afforded Seller under the workers' compensation laws of any state or jurisdiction.</w:t>
          </w:r>
        </w:p>
        <w:p w14:paraId="1E07E70B" w14:textId="78BAADD3" w:rsidR="00C02024" w:rsidRDefault="00304134">
          <w:ins w:id="38" w:author="Jeffrey J VanUffelen" w:date="2023-03-01T11:35:00Z">
            <w:r>
              <w:t>Buyer and its successors and assigns shall indemnify</w:t>
            </w:r>
          </w:ins>
          <w:ins w:id="39" w:author="Jeffrey J VanUffelen" w:date="2023-03-01T11:36:00Z">
            <w:r>
              <w:t xml:space="preserve"> Seller from and against all suits, losses, damages, liabilit</w:t>
            </w:r>
            <w:r w:rsidR="00E77566">
              <w:t xml:space="preserve">ies, costs and expenses </w:t>
            </w:r>
            <w:r w:rsidR="00E77566">
              <w:t>(including reasonable attorneys' fees and other costs of defending any action) ("Losses") which such parties may sustain to the extent caused by the negligence of Buyer</w:t>
            </w:r>
          </w:ins>
          <w:ins w:id="40" w:author="Jeffrey J VanUffelen" w:date="2023-03-01T11:37:00Z">
            <w:r w:rsidR="00E77566">
              <w:t>.</w:t>
            </w:r>
          </w:ins>
          <w:r w:rsidR="007B5C85">
            <w:br/>
          </w:r>
        </w:p>
        <w:p w14:paraId="30375EC6" w14:textId="77777777" w:rsidR="00C02024" w:rsidRDefault="007B5C85">
          <w:pPr>
            <w:jc w:val="both"/>
          </w:pPr>
          <w:r>
            <w:t>13. Insurance: Seller agrees to carry insurance covering product liability and general liability in amounts of not less than $5,000,000.00 per occurrence. All such policies shall provide for at least thirty (30) days prior written notice, to Buyer, of cancellation, non-renewal or material change in the terms and conditions of coverage and name Buyer as an additional named insured. At Buyer's request, Seller will provide Buyer with a certificate or certificates of insurance evidencing such coverage. In the event Seller ceases to carry adequate insurance that names Buyer as an additional insured, Buyer may immediately cancel this Agreement by giving Seller written notice of Buyer's election to cancel.</w:t>
          </w:r>
        </w:p>
        <w:p w14:paraId="573B9A3C" w14:textId="77777777" w:rsidR="00C02024" w:rsidRDefault="007B5C85">
          <w:r>
            <w:br/>
          </w:r>
        </w:p>
        <w:p w14:paraId="2498D481" w14:textId="77777777" w:rsidR="00C02024" w:rsidRDefault="007B5C85">
          <w:pPr>
            <w:jc w:val="both"/>
          </w:pPr>
          <w:r>
            <w:t>14. Force Majeure: Buyer and Seller shall not be liable for any delay or failure of performance due solely to strikes, lockouts or other labor disputes, fires, acts of God or other causes beyond the affected party's reasonable control; provided, the affected party shall have given notice to the non-affected party of any such cause for delay or anticipated delay promptly following the commencement thereof and shall have used the affected party's best efforts to make or accept deliveries, as the case may be, as expeditiously as possible. If Buyer believes that the delay or anticipated delay in Seller's deliveries may impair Buyer's ability to meet its production schedules or may otherwise interfere with Buyer's operations and such delay may last for a period of time that exceeds ten (10) days, Buyer may at its option, and without liability to Seller, immediately terminate this Agreement.</w:t>
          </w:r>
        </w:p>
        <w:p w14:paraId="161D1123" w14:textId="77777777" w:rsidR="00C02024" w:rsidRDefault="007B5C85">
          <w:r>
            <w:br/>
          </w:r>
        </w:p>
        <w:p w14:paraId="74272EFF" w14:textId="0376B71B" w:rsidR="00C02024" w:rsidRDefault="007B5C85">
          <w:pPr>
            <w:jc w:val="both"/>
          </w:pPr>
          <w:r>
            <w:t xml:space="preserve">15. Cancellation, Termination and Suspension: Buyer reserves the right to cancel all or any part of the undelivered portion of a purchase order with or without cause upon written notice. This Agreement may be terminated by Buyer or by Seller at any time immediately upon written notice in the event of the other party's material breach of any term or provision of this </w:t>
          </w:r>
          <w:r>
            <w:lastRenderedPageBreak/>
            <w:t>Agreement or upon the occurrence of any of the following events: (a) such other party makes an assignment for the benefit of creditors, or is subject to any voluntary or involuntary provincial or federal receivership, insolvency or bankruptcy proceedings, or becomes unable, or admits in writing its inability, to meet its obligations as they mature; (b) such other party makes any materially false or misleading statement, representation or claim; (c) such other party fails to prosecute the work so as to endanger performance of this Agreement; (d) dissolution or liquidation of such other party; and/or (e) such other party's failure to pay any indebtedness to a third party which is due and payable and which failure is not remedied within 60 days following written notice. Buyer will not be responsible for any specific cancellation fees or charges and in no event shall Buyer's total liability in connection with its termination of this Agreement exceed the value of the cancelled portion of the Equipment and/or services. Notwithstanding anything to the contrary in this Agreement, upon termination, cancellation or expiration of this Agreement, Seller shall immediately cease use of any of Buyer's intellectual property, trade secrets and formula(e) and shall have no further right to use the same. If this Agreement is cancelled due to an event caused by Seller or resulting from Seller's acts or omissions, Buyer may complete Seller's performance by such reasonable means as Buyer determines, and Seller shall be responsible for, and shall indemnify Buyer against any damages and reasonable costs, including, without limitation, attorneys' fees, incurred by Buyer as a result thereof.</w:t>
          </w:r>
          <w:ins w:id="41" w:author="Jeffrey J VanUffelen" w:date="2023-03-01T11:39:00Z">
            <w:r w:rsidR="00E77566">
              <w:t xml:space="preserve">  </w:t>
            </w:r>
          </w:ins>
          <w:ins w:id="42" w:author="Jeffrey J VanUffelen" w:date="2023-03-01T11:41:00Z">
            <w:r w:rsidR="00E77566" w:rsidRPr="00E77566">
              <w:t xml:space="preserve">In the event of project cancellation by the </w:t>
            </w:r>
            <w:r w:rsidR="00E77566">
              <w:t xml:space="preserve">Buyer, </w:t>
            </w:r>
            <w:r w:rsidR="00E77566" w:rsidRPr="00E77566">
              <w:t xml:space="preserve">the </w:t>
            </w:r>
            <w:r w:rsidR="00E77566">
              <w:t>Buyer</w:t>
            </w:r>
            <w:r w:rsidR="00E77566" w:rsidRPr="00E77566">
              <w:t xml:space="preserve"> agrees to pay </w:t>
            </w:r>
          </w:ins>
          <w:ins w:id="43" w:author="Jeffrey J VanUffelen" w:date="2023-03-01T11:43:00Z">
            <w:r w:rsidR="00E77566">
              <w:t>Seller</w:t>
            </w:r>
          </w:ins>
          <w:ins w:id="44" w:author="Jeffrey J VanUffelen" w:date="2023-03-01T11:41:00Z">
            <w:r w:rsidR="00E77566" w:rsidRPr="00E77566">
              <w:t xml:space="preserve"> an equitable amount.  This amount will be calculated by </w:t>
            </w:r>
          </w:ins>
          <w:ins w:id="45" w:author="Jeffrey J VanUffelen" w:date="2023-03-01T11:43:00Z">
            <w:r w:rsidR="00E77566">
              <w:t>Seller</w:t>
            </w:r>
          </w:ins>
          <w:ins w:id="46" w:author="Jeffrey J VanUffelen" w:date="2023-03-01T11:41:00Z">
            <w:r w:rsidR="00E77566" w:rsidRPr="00E77566">
              <w:t xml:space="preserve"> based on the projects current direct cost (parts and labor) plus appropriate overhead burden</w:t>
            </w:r>
          </w:ins>
          <w:ins w:id="47" w:author="Jeffrey J VanUffelen" w:date="2023-03-01T11:42:00Z">
            <w:r w:rsidR="00E77566">
              <w:t xml:space="preserve">; </w:t>
            </w:r>
          </w:ins>
          <w:ins w:id="48" w:author="Jeffrey J VanUffelen" w:date="2023-03-01T11:41:00Z">
            <w:r w:rsidR="00E77566" w:rsidRPr="00E77566">
              <w:t xml:space="preserve">then provided to the </w:t>
            </w:r>
          </w:ins>
          <w:ins w:id="49" w:author="Jeffrey J VanUffelen" w:date="2023-03-01T11:42:00Z">
            <w:r w:rsidR="00E77566">
              <w:t>Buyer</w:t>
            </w:r>
          </w:ins>
          <w:ins w:id="50" w:author="Jeffrey J VanUffelen" w:date="2023-03-01T11:41:00Z">
            <w:r w:rsidR="00E77566" w:rsidRPr="00E77566">
              <w:t xml:space="preserve"> on a formal ECO quote.  At the discretion of the </w:t>
            </w:r>
          </w:ins>
          <w:ins w:id="51" w:author="Jeffrey J VanUffelen" w:date="2023-03-01T11:42:00Z">
            <w:r w:rsidR="00E77566">
              <w:t>Buyer</w:t>
            </w:r>
          </w:ins>
          <w:ins w:id="52" w:author="Jeffrey J VanUffelen" w:date="2023-03-01T11:41:00Z">
            <w:r w:rsidR="00E77566" w:rsidRPr="00E77566">
              <w:t xml:space="preserve">, </w:t>
            </w:r>
          </w:ins>
          <w:ins w:id="53" w:author="Jeffrey J VanUffelen" w:date="2023-03-01T11:43:00Z">
            <w:r w:rsidR="00E77566">
              <w:t>Seller</w:t>
            </w:r>
          </w:ins>
          <w:ins w:id="54" w:author="Jeffrey J VanUffelen" w:date="2023-03-01T11:41:00Z">
            <w:r w:rsidR="00E77566" w:rsidRPr="00E77566">
              <w:t xml:space="preserve"> will attempt to return unused components and material to its vendors, and the cost of returned components and material will be deducted from the total owed </w:t>
            </w:r>
          </w:ins>
          <w:ins w:id="55" w:author="Jeffrey J VanUffelen" w:date="2023-03-01T11:43:00Z">
            <w:r w:rsidR="00E77566">
              <w:t>Seller</w:t>
            </w:r>
          </w:ins>
          <w:ins w:id="56" w:author="Jeffrey J VanUffelen" w:date="2023-03-01T11:41:00Z">
            <w:r w:rsidR="00E77566" w:rsidRPr="00E77566">
              <w:t xml:space="preserve"> by the </w:t>
            </w:r>
          </w:ins>
          <w:ins w:id="57" w:author="Jeffrey J VanUffelen" w:date="2023-03-01T11:43:00Z">
            <w:r w:rsidR="00E77566">
              <w:t>Buyer</w:t>
            </w:r>
          </w:ins>
          <w:ins w:id="58" w:author="Jeffrey J VanUffelen" w:date="2023-03-01T11:41:00Z">
            <w:r w:rsidR="00E77566" w:rsidRPr="00E77566">
              <w:t xml:space="preserve">.  Final cancellation charges are payable to </w:t>
            </w:r>
          </w:ins>
          <w:ins w:id="59" w:author="Jeffrey J VanUffelen" w:date="2023-03-01T11:43:00Z">
            <w:r w:rsidR="00E77566">
              <w:t>Seller</w:t>
            </w:r>
          </w:ins>
          <w:ins w:id="60" w:author="Jeffrey J VanUffelen" w:date="2023-03-01T11:41:00Z">
            <w:r w:rsidR="00E77566" w:rsidRPr="00E77566">
              <w:t xml:space="preserve"> within 15 days of agreed upon charges.  Upon payment receipt, the unreturnable parts and material, along with project engineering drawings (.iges or .dwg format) will be made available for the </w:t>
            </w:r>
          </w:ins>
          <w:ins w:id="61" w:author="Jeffrey J VanUffelen" w:date="2023-03-01T11:43:00Z">
            <w:r w:rsidR="00E77566">
              <w:t>Buyer</w:t>
            </w:r>
          </w:ins>
          <w:ins w:id="62" w:author="Jeffrey J VanUffelen" w:date="2023-03-01T11:41:00Z">
            <w:r w:rsidR="00E77566" w:rsidRPr="00E77566">
              <w:t xml:space="preserve"> to pick-up at </w:t>
            </w:r>
          </w:ins>
          <w:ins w:id="63" w:author="Jeffrey J VanUffelen" w:date="2023-03-01T11:43:00Z">
            <w:r w:rsidR="00E77566">
              <w:t>Seller’s</w:t>
            </w:r>
          </w:ins>
          <w:ins w:id="64" w:author="Jeffrey J VanUffelen" w:date="2023-03-01T11:41:00Z">
            <w:r w:rsidR="00E77566" w:rsidRPr="00E77566">
              <w:t xml:space="preserve"> facility.</w:t>
            </w:r>
          </w:ins>
        </w:p>
        <w:p w14:paraId="1E42F130" w14:textId="77777777" w:rsidR="00C02024" w:rsidRDefault="007B5C85">
          <w:r>
            <w:br/>
          </w:r>
        </w:p>
        <w:p w14:paraId="092B7E5B" w14:textId="77777777" w:rsidR="00C02024" w:rsidRDefault="007B5C85">
          <w:r>
            <w:t>16. Survival: The terms of Sections 3, 5, 7, 8, 9, 11, 12, 14, 15, 17, 24, 25, 26, 27 and 28 of this Exhibit shall survive the termination, cancellation or expiration of this Agreement.</w:t>
          </w:r>
        </w:p>
        <w:p w14:paraId="649B1A36" w14:textId="77777777" w:rsidR="00C02024" w:rsidRDefault="007B5C85">
          <w:r>
            <w:br/>
          </w:r>
        </w:p>
        <w:p w14:paraId="2D496974" w14:textId="77777777" w:rsidR="00C02024" w:rsidRDefault="007B5C85">
          <w:pPr>
            <w:jc w:val="both"/>
          </w:pPr>
          <w:r>
            <w:t>17. Proprietary Information: Seller agrees that Seller will keep confidential all information disclosed to Seller by Buyer or any of Buyer's affiliates in connection with this Agreement ("Proprietary Information") and will disclose Proprietary Information only to those of its employees as will be directly concerned with performance under this Agreement. Seller agrees that it will not disclose Proprietary Information to any other person or entity without the express, prior written consent of Buyer. Seller agrees that it will protect the confidentiality of Proprietary Information with the same degree of care with which it protects its own proprietary information, but with no less than reasonable care, and will return all copies (in any medium recorded) of Proprietary Information to Buyer immediately upon written request. The parties agree that Proprietary Information shall be considered commercial secrets qualified for protection under applicable law. Notwithstanding the foregoing, Seller may disclose Proprietary Information that must be disclosed to any government, any agency or department thereof, or any stock exchange to the extent required by law, provided Seller shall immediately notify Buyer of such requirement and the terms thereof prior to such disclosure so that an Buyer may seek an appropriate protective agreement or order prior to the disclosure. The foregoing obligations will survive termination of this Agreement and will remain binding on Seller, its respective affiliates, successors and assigns forever. This Agreement is designated as Proprietary Information subject to this Section.</w:t>
          </w:r>
        </w:p>
        <w:p w14:paraId="745F46D4" w14:textId="77777777" w:rsidR="00C02024" w:rsidRDefault="007B5C85">
          <w:r>
            <w:br/>
          </w:r>
        </w:p>
        <w:p w14:paraId="062D1BFE" w14:textId="77777777" w:rsidR="00C02024" w:rsidRDefault="007B5C85">
          <w:pPr>
            <w:jc w:val="both"/>
          </w:pPr>
          <w:r>
            <w:t>18. Financial Information: Should Buyer have concerns about Seller's financial condition and/or ability to supply hereunder, Seller shall supply information requested by Buyer which Buyer feels is necessary to address said concerns.</w:t>
          </w:r>
        </w:p>
        <w:p w14:paraId="0B97A52F" w14:textId="77777777" w:rsidR="00C02024" w:rsidRDefault="007B5C85">
          <w:r>
            <w:br/>
          </w:r>
        </w:p>
        <w:p w14:paraId="53A8C19B" w14:textId="77777777" w:rsidR="00C02024" w:rsidRDefault="007B5C85">
          <w:pPr>
            <w:jc w:val="both"/>
          </w:pPr>
          <w:r>
            <w:t>19. Changes: Buyer reserves the right to change any specifications, drawings, delivery dates, quantities and items covered by this Agreement. If such change would materially affect the price or delivery date, Buyer and Seller shall mutually agree upon an equitable adjustment in the price and/or delivery date to reflect the effect of such change; provided Seller shall have notified Buyer in writing of any claim for such adjustment within thirty (30) days from the date of such notice from Buyer. Seller shall not suspend performance of this Agreement while Buyer and Seller are in the process of making such changes and any related adjustments. Seller agrees that it will not make any process or manufacturing changes which might affect the performance, characteristics, reliability or life of the Equipment, or substitute any materials without prior written approval of Buyer.</w:t>
          </w:r>
        </w:p>
        <w:p w14:paraId="0C1846BB" w14:textId="77777777" w:rsidR="00C02024" w:rsidRDefault="007B5C85">
          <w:r>
            <w:lastRenderedPageBreak/>
            <w:br/>
          </w:r>
        </w:p>
        <w:p w14:paraId="1A5E2B3C" w14:textId="77777777" w:rsidR="00C02024" w:rsidRDefault="007B5C85">
          <w:pPr>
            <w:jc w:val="both"/>
          </w:pPr>
          <w:r>
            <w:t>20. Supply Chain Security : Where Seller is involved in the international supply chain, Seller undertakes to ensure that its supply chain security procedures and their implementation are in accordance with the criteria set forth by the applicable Authorized Economic Operator ("AEO") program(s), such as the AEO program of the E.U., Mexico or Malaysia, or are comparable to or exceed the applicable AEO requirements. Seller's compliance includes, but is not limited to, AEO prescribed inspection methods prior to loading the transport conveyance; maintaining secure control over its loaded and empty transport conveyances; controlling and applying certified high security seals for securing transport conveyance doors; and ensuring that its business partners are observing the criteria set forth by AEO. Where Seller is enrolled in any supply chain security accredited programs, such as AEO or other similar programs that may exist in the country of Seller, Seller shall provide Buyer with documentary evidence of such enrolment. Where Seller is not certified in an AEO or a comparable program, Buyer will require documentary proof of Seller's alignment with the AEO Security Criteria in the form of a reply to a Supply Chain Security questionnaire on an annual basis. Where Seller's questionnaire replies indicate security deficiencies, Seller shall develop and implement written procedures to improve its supply chain security procedures.</w:t>
          </w:r>
        </w:p>
        <w:p w14:paraId="29AD5239" w14:textId="77777777" w:rsidR="00C02024" w:rsidRDefault="007B5C85">
          <w:pPr>
            <w:jc w:val="both"/>
          </w:pPr>
          <w:r>
            <w:br/>
          </w:r>
        </w:p>
        <w:p w14:paraId="79381BBC" w14:textId="77777777" w:rsidR="00C02024" w:rsidRDefault="007B5C85">
          <w:pPr>
            <w:jc w:val="both"/>
          </w:pPr>
          <w:r>
            <w:t>Seller shall conduct an annual security audit at each of its facilities and shall take all necessary corrective actions to ensure conformity with AEO standards. Seller shall share with Buyer the results of such annual audits and shall prepare and submit to Buyer a report on the corrective actions taken in response thereto. Buyer's auditors will be provided access to Seller's records and facilities for the purpose of verifying that Seller's procedures are in accordance with the criteria set forth by AEO.</w:t>
          </w:r>
        </w:p>
        <w:p w14:paraId="788D02FD" w14:textId="77777777" w:rsidR="00C02024" w:rsidRDefault="007B5C85">
          <w:pPr>
            <w:jc w:val="both"/>
          </w:pPr>
          <w:r>
            <w:br/>
            <w:t>The provisions in this paragraph shall only apply if Seller ships the Equipment from outside the U.S. into the U.S. Seller has reviewed its supply chain security procedures and its procedures and their implementation are in accordance with the criteria set forth by the Customs Trade Partnership Against Terrorism ("CTPAT") program of the U.S. Customs and Border Protection. Seller's compliance includes, but is not limited to, CTPAT prescribed inspection methods prior to loading the transport conveyance; maintaining secure control over its loaded and empty transport conveyances; controlling and applying certified high security seals for securing transport conveyance doors; and ensuring that its business partners are observing the criteria set forth by CTPAT. Seller has developed and implemented, or will develop and implement, procedures for periodically reviewing and, if necessary, improving its supply chain security procedures. Seller shall conduct an annual security audit at each of its facilities and shall take all necessary corrective actions to ensure conformity with CTPAT standards. Seller shall share with Buyer the results of such annual audits and shall prepare and submit to Buyer a report on the corrective actions taken in response thereto. Buyer's auditors will be provided access to Seller's records and facilities for the purpose of verifying that Seller's procedures are in accordance with the criteria set forth by CTPAT. If Seller is enrolled in any supply chain security accredited programs, such as CTPAT or other similar programs that may exist in the country of Seller, Seller shall provide Buyer with documentary evidence of such enrolment.</w:t>
          </w:r>
        </w:p>
        <w:p w14:paraId="54B8A250" w14:textId="77777777" w:rsidR="00C02024" w:rsidRDefault="007B5C85">
          <w:r>
            <w:br/>
          </w:r>
        </w:p>
        <w:p w14:paraId="4A37C163" w14:textId="77777777" w:rsidR="00C02024" w:rsidRDefault="007B5C85">
          <w:pPr>
            <w:jc w:val="both"/>
          </w:pPr>
          <w:r>
            <w:t>21. Solid Wood Packaging Material : Seller shall comply with all International Plant Protection Convention ("IPPC") regulations on solid wood packaging material ("SWPM") as outlined in ISPM-15 and elsewhere. Seller shall ensure, and provide appropriate certification, that all SWPM shall be marked with the IPPC logo, country code, the number assigned by the natural plant protection organization and the IPPC treatment code.</w:t>
          </w:r>
        </w:p>
        <w:p w14:paraId="5802C323" w14:textId="77777777" w:rsidR="00C02024" w:rsidRDefault="007B5C85">
          <w:r>
            <w:br/>
          </w:r>
        </w:p>
        <w:p w14:paraId="7D04FD30" w14:textId="77777777" w:rsidR="00C02024" w:rsidRDefault="007B5C85">
          <w:pPr>
            <w:jc w:val="both"/>
          </w:pPr>
          <w:r>
            <w:t>22. IMMEX: If Seller delivers the Equipment into Mexico, Seller is and remains solely responsible for full compliance with IMMEX program regulations as well as all applicable Sections of the Foreign Trade General Rules (Reglas de Caracter General en Materia de Comercio Exterior).</w:t>
          </w:r>
        </w:p>
        <w:p w14:paraId="437214B8" w14:textId="77777777" w:rsidR="00C02024" w:rsidRDefault="007B5C85">
          <w:r>
            <w:lastRenderedPageBreak/>
            <w:br/>
          </w:r>
        </w:p>
        <w:p w14:paraId="0A91C178" w14:textId="77777777" w:rsidR="00C02024" w:rsidRDefault="007B5C85">
          <w:pPr>
            <w:jc w:val="both"/>
          </w:pPr>
          <w:r>
            <w:t>23. Trade/Export Control: At all times all parts of the Equipment shall be eligible for shipment to the destination for the end use and end user as advised by Buyer in accordance with all applicable export control regulations including applicable U.S. regulations and orders, E.U. regulations and orders, U.N. resolutions, regulations in force in Seller's country and/or the country from which the parts of the Equipment will be exported. Seller further agrees that: (i) any Export Compliance Declaration completed by Seller shall form a part of this Agreement; (ii) Seller will advise Buyer as soon as possible if any part of the Equipment ceases to be eligible for shipment to the specified destination; (iii) in the event that additional parts of the Equipment are added, Seller will evaluate their eligibility for shipment and either provide a new Export Compliance Declaration form or advise Buyer that such additional parts are not eligible for shipment.</w:t>
          </w:r>
        </w:p>
        <w:p w14:paraId="14B7DE48" w14:textId="77777777" w:rsidR="00C02024" w:rsidRDefault="007B5C85">
          <w:r>
            <w:br/>
          </w:r>
        </w:p>
        <w:p w14:paraId="6CD720C8" w14:textId="77777777" w:rsidR="00C02024" w:rsidRDefault="007B5C85">
          <w:pPr>
            <w:jc w:val="both"/>
          </w:pPr>
          <w:r>
            <w:t>24. Customs Ocean Cargo Security Requirements Compliance: Seller agrees to provide any necessary assistance so that any ocean vessel shipment of the Equipment or its parts arrives in the U.S. in compliance with the U.S. Customs and Border Protection ("CBP") cargo security filing requirements for maritime carriers ("10+2 Requirements"), as amended from time to time by CBP. Specifically, Seller shall (i) furnish the Importer Security Filings ("ISF") agent appointed by Emerson/Buyer or Seller, as the case may be, any required information to enable such ISF agent to make timely, accurate, and complete ISF with the CBP; and (ii) ensure that the carrier operating the ocean vessel (the "Carrier") (a) transmit to CBP in an approved electronic format a stow plan for the vessel meeting current CBP requirements such that it is received no later than 48 hours after the vessel's departure from its last foreign port or, for voyages of less than 48 hours, prior to the vessel's arrival at its first U.S. port and (b) submit electronically to CBP a container status message with respect to certain events relating to cargo destined for the U.S. by vessel, as defined by current CBP regulations. Seller agrees to ensure that the Carrier shall defend, indemnify, hold harmless and reimburse Buyer from and against all fines, penalties and damages sustained by Buyer arising out of or relating to the Carrier's failure to comply with CBP's 10+2 Requirements, including damages sustained by Buyer as a result of CBP's seizure of the Equipment or its parts or a refusal by CBP to permit customs clearance of the Equipment or its parts because of the Carrier's non-compliance.</w:t>
          </w:r>
        </w:p>
        <w:p w14:paraId="14119471" w14:textId="77777777" w:rsidR="00C02024" w:rsidRDefault="007B5C85">
          <w:r>
            <w:br/>
          </w:r>
        </w:p>
        <w:p w14:paraId="0178693A" w14:textId="77777777" w:rsidR="00C02024" w:rsidRDefault="007B5C85">
          <w:pPr>
            <w:jc w:val="both"/>
          </w:pPr>
          <w:r>
            <w:t>25. Safety of Life at Sea (SOLAS) Verified Gross Mass Requirements: In cases where Seller is the shipper as declared on the bill of lading, Seller shall ensure that all containers and Equipment shipments subject to ocean and sea transport comply with the relevant sections of the International Convention for the Safety of Life at Sea (SOLAS), 1974, as amended, including all applicable weight verification regulations. In cases where Buyer or one of Buyer's third party service providers is the shipper as declared on the bill of lading, Seller shall measure and communicate to Buyer accurate weights of all containers and Equipment shipments subject to ocean and sea transport in compliance with SOLAS. Seller shall put into place its own processes to guarantee that all containers and Equipment shipments comply with SOLAS weight verification regulations and Seller shall be solely liable for any and all accidents, fines, costs, expenses or other damages of whatever nature caused by its failure to comply with such regulations or this paragraph.</w:t>
          </w:r>
        </w:p>
        <w:p w14:paraId="03699610" w14:textId="77777777" w:rsidR="00C02024" w:rsidRDefault="007B5C85">
          <w:r>
            <w:br/>
          </w:r>
        </w:p>
        <w:p w14:paraId="04AE9BF0" w14:textId="77777777" w:rsidR="00C02024" w:rsidRDefault="007B5C85">
          <w:pPr>
            <w:jc w:val="both"/>
          </w:pPr>
          <w:r>
            <w:t xml:space="preserve">26. Personal Data Protection: "Personal Data" includes any information relating to an identified or identifiable natural person; "Buyer Personal Data" includes any Personal Data obtained by Seller from Buyer; "Seller Personal Data" includes any Personal Data obtained by Buyer from Seller. Seller, including its officers, directors, employees and/or agents, shall view and use Buyer Personal Data only to the extent necessary to perform this Agreement or to carry out Buyer's written instructions related to this Agreement. Seller shall use all reasonable technical and organizational measures to ensure the security and confidentiality of Buyer Personal Data in order to prevent accidental, unauthorized or unlawful destruction, modification, disclosure, access, use or loss. Seller shall immediately inform Buyer of any actual, potential or threatened compromise of the security, confidentiality or integrity of the data (a "Breach"). Seller agrees, at its own expense, to immediately investigate such Breach, notify Buyer of the details of its investigation and take all commercially reasonable measures to mitigate and remedy the effects of such Breach. If mitigation or remedy includes a public announcement, </w:t>
          </w:r>
          <w:r>
            <w:lastRenderedPageBreak/>
            <w:t>Seller must first obtain Buyer's approval. Upon termination of this Agreement, the provisions of this Section shall remain in force indefinitely or until Seller no longer possesses Buyer Personal Data.</w:t>
          </w:r>
        </w:p>
        <w:p w14:paraId="39A10709" w14:textId="77777777" w:rsidR="00C02024" w:rsidRDefault="007B5C85">
          <w:r>
            <w:br/>
          </w:r>
        </w:p>
        <w:p w14:paraId="7197AB5A" w14:textId="77777777" w:rsidR="00C02024" w:rsidRDefault="007B5C85">
          <w:pPr>
            <w:jc w:val="both"/>
          </w:pPr>
          <w:r>
            <w:t>Buyer might require that Seller provide Seller Personal Data, including, but not limited to, name and contact information of representatives, and Buyer might store such data in databases accessible by all of Buyer's employees. Buyer agrees to use Seller Personal Data only for purposes reasonably related to performance under this Agreement. Seller agrees that it will comply with all legal requirements associated with transferring Seller Personal Data to Buyer, including, but not limited to, obtaining the consent of any data subject if necessary, making required disclosures with the required data privacy authorities, and/or using reasonable technical and organizational measures to ensure that Seller Personal Data is processed in conformity with applicable data protection laws. Seller shall periodically review Seller Personal Data and submit updates or corrections to it.</w:t>
          </w:r>
        </w:p>
        <w:p w14:paraId="62958438" w14:textId="77777777" w:rsidR="00C02024" w:rsidRDefault="007B5C85">
          <w:r>
            <w:br/>
          </w:r>
        </w:p>
        <w:p w14:paraId="1CFE412C" w14:textId="77777777" w:rsidR="00C02024" w:rsidRDefault="007B5C85">
          <w:r>
            <w:t>In addition, Seller shall comply with applicable laws and best practices relating to data privacy and data security.</w:t>
          </w:r>
        </w:p>
        <w:p w14:paraId="6116ECE1" w14:textId="77777777" w:rsidR="00C02024" w:rsidRDefault="007B5C85">
          <w:r>
            <w:br/>
          </w:r>
        </w:p>
        <w:p w14:paraId="478A60E9" w14:textId="77777777" w:rsidR="00C02024" w:rsidRDefault="007B5C85">
          <w:pPr>
            <w:jc w:val="both"/>
          </w:pPr>
          <w:r>
            <w:t>27. Choice of Law; Venue; Miscellaneous : This Agreement shall be governed by the laws of the State of Missouri applicable to contracts to be formed and fully performed within the State of Missouri, without giving effect to the choice or conflicts of law provisions thereof. All suits arising from or concerning this Agreement shall be filed in the Circuit Court of St. Louis County, Missouri, or the United States District Court for the Eastern District of Missouri, and in no other place; provided that, in Buyer's sole discretion, such action may be heard in some other place designated by Buyer (if necessary to acquire jurisdiction over third persons) so that disputes can be resolved in one action. Seller hereby irrevocably consents to the jurisdiction of such court or courts and agrees to appear in any such action upon written notice thereof. Nothing contained in this Agreement will be construed to create a partnership or joint venture among the parties. Seller shall not assign or subcontract any of its rights, interests or obligations hereunder without the prior written consent of Buyer. The paragraph headings herein are for convenience only and form no part of this Agreement. If any part of this Agreement shall be held to be illegal, void or unenforceable, the remaining portions shall remain in full force and effect. Any and all of the rights and remedies conferred upon Buyer under this Agreement shall be cumulative and in addition to, and not in lieu of, Buyer's rights and remedies granted at law and equity, all of which rights and remedies are fully reserved by Buyer. The failure of Buyer to insist in any one or more instances, upon the performance of any of the terms, covenants or conditions of this Agreement, or to exercise any right hereunder shall not be construed as a waiver or relinquishment of any of the other terms and conditions of this Agreement nor the right to enforce the future performance of any term, covenant or condition or the future exercise of any other rights herein.</w:t>
          </w:r>
        </w:p>
        <w:p w14:paraId="22B49713" w14:textId="77777777" w:rsidR="00C02024" w:rsidRDefault="007B5C85">
          <w:pPr>
            <w:jc w:val="both"/>
          </w:pPr>
          <w:r>
            <w:br/>
          </w:r>
        </w:p>
        <w:p w14:paraId="051471DF" w14:textId="77777777" w:rsidR="00C02024" w:rsidRDefault="007B5C85">
          <w:pPr>
            <w:jc w:val="both"/>
          </w:pPr>
          <w:r>
            <w:br/>
          </w:r>
        </w:p>
        <w:p w14:paraId="7C6133CD" w14:textId="7774D57C" w:rsidR="00C02024" w:rsidRDefault="007B5C85">
          <w:pPr>
            <w:jc w:val="both"/>
            <w:rPr>
              <w:ins w:id="65" w:author="Jeffrey J VanUffelen" w:date="2023-03-01T11:46:00Z"/>
            </w:rPr>
          </w:pPr>
          <w:r>
            <w:t xml:space="preserve">28. Supply Chain Information: Seller shall promptly provide such information and documentation concerning the Equipment, its parts, components, and raw materials, and the mining, production, manufacturing or sourcing of the Equipment, its parts, components, and raw materials (including, without limitation, invoices from Seller's suppliers and sub-suppliers, shipping and other transaction records of the parts, components and raw materials used in the Equipment) and other items as requested by Buyer and in the format specified by Buyer for use in, but not limited to, audit verification and Buyer's responses to actions (such as detention or seizure of shipments) by any customs authorities. Buyer's responses to such actions of customs authorities may include, without limitation, establishing (i) the region(s) in which the Equipment was manufactured and/or in which the parts, components, or raw materials originated, and (ii) the fact that the Equipment was manufactured without the use of Forced Labor (as defined above in Section 10). Seller shall also provide, at Buyer's </w:t>
          </w:r>
          <w:r>
            <w:lastRenderedPageBreak/>
            <w:t>request, certificates of origin, certificates confirming that the Equipment was not manufactured wholly or in part with Forced Labor, and any other related documentation in the format requested by Buyer. Seller assumes all liability with respect to the completeness and accuracy of the information and documentation provided pursuant to this Section 28.</w:t>
          </w:r>
        </w:p>
        <w:p w14:paraId="582EE431" w14:textId="3076D5FE" w:rsidR="00321107" w:rsidRDefault="00321107">
          <w:pPr>
            <w:jc w:val="both"/>
            <w:rPr>
              <w:ins w:id="66" w:author="Jeffrey J VanUffelen" w:date="2023-03-01T11:46:00Z"/>
            </w:rPr>
          </w:pPr>
        </w:p>
        <w:p w14:paraId="59FC3D66" w14:textId="317DDA28" w:rsidR="00321107" w:rsidRDefault="00321107">
          <w:pPr>
            <w:jc w:val="both"/>
            <w:rPr>
              <w:ins w:id="67" w:author="Jeffrey J VanUffelen" w:date="2023-03-01T11:55:00Z"/>
            </w:rPr>
          </w:pPr>
          <w:ins w:id="68" w:author="Jeffrey J VanUffelen" w:date="2023-03-01T11:46:00Z">
            <w:r>
              <w:t xml:space="preserve">29. </w:t>
            </w:r>
          </w:ins>
          <w:ins w:id="69" w:author="Jeffrey J VanUffelen" w:date="2023-03-01T11:47:00Z">
            <w:r>
              <w:t xml:space="preserve">Acceptance: </w:t>
            </w:r>
            <w:r w:rsidRPr="00321107">
              <w:t xml:space="preserve">For 20 days after shipment by </w:t>
            </w:r>
            <w:r>
              <w:t>Seller</w:t>
            </w:r>
            <w:r w:rsidRPr="00321107">
              <w:t xml:space="preserve"> of the product, </w:t>
            </w:r>
          </w:ins>
          <w:ins w:id="70" w:author="Jeffrey J VanUffelen" w:date="2023-03-01T11:48:00Z">
            <w:r>
              <w:t>Buyer</w:t>
            </w:r>
          </w:ins>
          <w:ins w:id="71" w:author="Jeffrey J VanUffelen" w:date="2023-03-01T11:47:00Z">
            <w:r w:rsidRPr="00321107">
              <w:t xml:space="preserve"> shall have the right to examine and test the product in accordance with the Technical Specifications. If </w:t>
            </w:r>
          </w:ins>
          <w:ins w:id="72" w:author="Jeffrey J VanUffelen" w:date="2023-03-01T11:48:00Z">
            <w:r>
              <w:t>Buyer</w:t>
            </w:r>
          </w:ins>
          <w:ins w:id="73" w:author="Jeffrey J VanUffelen" w:date="2023-03-01T11:47:00Z">
            <w:r w:rsidRPr="00321107">
              <w:t xml:space="preserve"> finds the product does not conform with the Technical Specifications, and such nonconformity unreasonably prohibits the product from performing as designed, </w:t>
            </w:r>
          </w:ins>
          <w:ins w:id="74" w:author="Jeffrey J VanUffelen" w:date="2023-03-01T11:48:00Z">
            <w:r>
              <w:t>Buyer</w:t>
            </w:r>
          </w:ins>
          <w:ins w:id="75" w:author="Jeffrey J VanUffelen" w:date="2023-03-01T11:47:00Z">
            <w:r w:rsidRPr="00321107">
              <w:t xml:space="preserve"> shall notify </w:t>
            </w:r>
            <w:r>
              <w:t>Seller</w:t>
            </w:r>
            <w:r w:rsidRPr="00321107">
              <w:t xml:space="preserve"> in writing of the defect within 30 days after shipment by </w:t>
            </w:r>
            <w:r>
              <w:t>Seller</w:t>
            </w:r>
            <w:r w:rsidRPr="00321107">
              <w:t xml:space="preserve">.  Otherwise, </w:t>
            </w:r>
          </w:ins>
          <w:ins w:id="76" w:author="Jeffrey J VanUffelen" w:date="2023-03-01T11:50:00Z">
            <w:r>
              <w:t>Buyer</w:t>
            </w:r>
          </w:ins>
          <w:ins w:id="77" w:author="Jeffrey J VanUffelen" w:date="2023-03-01T11:47:00Z">
            <w:r w:rsidRPr="00321107">
              <w:t xml:space="preserve"> shall notify </w:t>
            </w:r>
            <w:r>
              <w:t>Seller</w:t>
            </w:r>
            <w:r w:rsidRPr="00321107">
              <w:t xml:space="preserve"> of its acceptance. If </w:t>
            </w:r>
          </w:ins>
          <w:ins w:id="78" w:author="Jeffrey J VanUffelen" w:date="2023-03-01T11:48:00Z">
            <w:r>
              <w:t>Buyer</w:t>
            </w:r>
          </w:ins>
          <w:ins w:id="79" w:author="Jeffrey J VanUffelen" w:date="2023-03-01T11:47:00Z">
            <w:r w:rsidRPr="00321107">
              <w:t xml:space="preserve"> neither notifies </w:t>
            </w:r>
            <w:r>
              <w:t>Seller</w:t>
            </w:r>
            <w:r w:rsidRPr="00321107">
              <w:t xml:space="preserve"> of a defect nor gives notice of its acceptance, </w:t>
            </w:r>
          </w:ins>
          <w:ins w:id="80" w:author="Jeffrey J VanUffelen" w:date="2023-03-01T11:48:00Z">
            <w:r>
              <w:t>Buyer</w:t>
            </w:r>
          </w:ins>
          <w:ins w:id="81" w:author="Jeffrey J VanUffelen" w:date="2023-03-01T11:47:00Z">
            <w:r w:rsidRPr="00321107">
              <w:t xml:space="preserve"> shall be deemed to have accepted as of the 30th day after </w:t>
            </w:r>
            <w:r>
              <w:t>Seller</w:t>
            </w:r>
            <w:r>
              <w:t>’s</w:t>
            </w:r>
            <w:r w:rsidRPr="00321107">
              <w:t xml:space="preserve"> shipment.</w:t>
            </w:r>
          </w:ins>
          <w:ins w:id="82" w:author="Jeffrey J VanUffelen" w:date="2023-03-01T11:48:00Z">
            <w:r>
              <w:t xml:space="preserve"> </w:t>
            </w:r>
          </w:ins>
          <w:ins w:id="83" w:author="Jeffrey J VanUffelen" w:date="2023-03-01T11:52:00Z">
            <w:r>
              <w:t xml:space="preserve">Seller’s </w:t>
            </w:r>
            <w:r w:rsidRPr="00321107">
              <w:t xml:space="preserve">obligations to eliminate defects shall be waived by </w:t>
            </w:r>
            <w:r>
              <w:t>Buyer</w:t>
            </w:r>
            <w:r w:rsidRPr="00321107">
              <w:t xml:space="preserve"> and the </w:t>
            </w:r>
            <w:r>
              <w:t>Seller</w:t>
            </w:r>
            <w:r w:rsidRPr="00321107">
              <w:t xml:space="preserve"> shall be deemed to have accepted the product if: (a) the product is used in a way other than intended and set forth in this agreement and/or the documentation accompanying the product, (b) maintenance is not performed in the prescribed manner, (c) the product is serviced by someone not authorized by </w:t>
            </w:r>
            <w:r>
              <w:t>Seller</w:t>
            </w:r>
            <w:r w:rsidRPr="00321107">
              <w:t xml:space="preserve">, (d) the product is integrated with another manufacturer’s product without the approval of </w:t>
            </w:r>
          </w:ins>
          <w:ins w:id="84" w:author="Jeffrey J VanUffelen" w:date="2023-03-01T11:53:00Z">
            <w:r>
              <w:t>Seller</w:t>
            </w:r>
          </w:ins>
          <w:ins w:id="85" w:author="Jeffrey J VanUffelen" w:date="2023-03-01T11:52:00Z">
            <w:r w:rsidRPr="00321107">
              <w:t xml:space="preserve">, (e) all Assumptions have not been met or otherwise are a factor in the performance of the product or (f) </w:t>
            </w:r>
          </w:ins>
          <w:ins w:id="86" w:author="Jeffrey J VanUffelen" w:date="2023-03-01T11:53:00Z">
            <w:r>
              <w:t>Seller</w:t>
            </w:r>
          </w:ins>
          <w:ins w:id="87" w:author="Jeffrey J VanUffelen" w:date="2023-03-01T11:52:00Z">
            <w:r w:rsidRPr="00321107">
              <w:t xml:space="preserve"> provided a disclaimer or warning to </w:t>
            </w:r>
          </w:ins>
          <w:ins w:id="88" w:author="Jeffrey J VanUffelen" w:date="2023-03-01T11:53:00Z">
            <w:r>
              <w:t>Buyer</w:t>
            </w:r>
          </w:ins>
          <w:ins w:id="89" w:author="Jeffrey J VanUffelen" w:date="2023-03-01T11:52:00Z">
            <w:r w:rsidRPr="00321107">
              <w:t xml:space="preserve"> regarding the feasibility of the design of the product.</w:t>
            </w:r>
          </w:ins>
          <w:ins w:id="90" w:author="Jeffrey J VanUffelen" w:date="2023-03-01T11:53:00Z">
            <w:r>
              <w:t xml:space="preserve">  </w:t>
            </w:r>
            <w:r w:rsidRPr="00321107">
              <w:t xml:space="preserve">Upon Acceptance of the product by </w:t>
            </w:r>
            <w:r>
              <w:t>Buyer</w:t>
            </w:r>
            <w:r w:rsidRPr="00321107">
              <w:t xml:space="preserve">, </w:t>
            </w:r>
          </w:ins>
          <w:ins w:id="91" w:author="Jeffrey J VanUffelen" w:date="2023-03-01T11:54:00Z">
            <w:r>
              <w:t>Seller</w:t>
            </w:r>
          </w:ins>
          <w:ins w:id="92" w:author="Jeffrey J VanUffelen" w:date="2023-03-01T11:53:00Z">
            <w:r w:rsidRPr="00321107">
              <w:t xml:space="preserve"> shall have no further obligations to repair the product.  Notwithstanding anything hereto the contrary, </w:t>
            </w:r>
          </w:ins>
          <w:ins w:id="93" w:author="Jeffrey J VanUffelen" w:date="2023-03-01T11:54:00Z">
            <w:r>
              <w:t>Seller’s</w:t>
            </w:r>
          </w:ins>
          <w:ins w:id="94" w:author="Jeffrey J VanUffelen" w:date="2023-03-01T11:53:00Z">
            <w:r w:rsidRPr="00321107">
              <w:t xml:space="preserve"> performance of any modification when there is no obligation to do so shall not create any additional rights to </w:t>
            </w:r>
          </w:ins>
          <w:ins w:id="95" w:author="Jeffrey J VanUffelen" w:date="2023-03-01T11:54:00Z">
            <w:r>
              <w:t>Buyer</w:t>
            </w:r>
          </w:ins>
          <w:ins w:id="96" w:author="Jeffrey J VanUffelen" w:date="2023-03-01T11:53:00Z">
            <w:r w:rsidRPr="00321107">
              <w:t xml:space="preserve"> or otherwise act as a waiver of the express provisions in this Agreement.</w:t>
            </w:r>
          </w:ins>
        </w:p>
        <w:p w14:paraId="2088CF58" w14:textId="77777777" w:rsidR="00321107" w:rsidRDefault="00C0318E">
          <w:pPr>
            <w:jc w:val="both"/>
          </w:pPr>
        </w:p>
      </w:sdtContent>
    </w:sdt>
    <w:sdt>
      <w:sdtPr>
        <w:tag w:val="SectionTitle@300000129569725$AlignmentOKC_PRINT_LEFT$SkipNumberingY$StartOnNewPageN$SuppressTitlePrintY"/>
        <w:id w:val="958911421"/>
        <w15:appearance w15:val="hidden"/>
      </w:sdtPr>
      <w:sdtEndPr/>
      <w:sdtContent>
        <w:p w14:paraId="380D3DBA" w14:textId="77777777" w:rsidR="003B4D0E" w:rsidRDefault="007B5C85">
          <w:pPr>
            <w:pStyle w:val="Heading1"/>
          </w:pPr>
          <w:r>
            <w:t>Signature</w:t>
          </w:r>
        </w:p>
      </w:sdtContent>
    </w:sdt>
    <w:sdt>
      <w:sdtPr>
        <w:tag w:val="ClauseTitle@300000129569726$SkipNumberingY$SuppressTitlePrintY"/>
        <w:id w:val="958911422"/>
        <w15:appearance w15:val="hidden"/>
      </w:sdtPr>
      <w:sdtEndPr/>
      <w:sdtContent>
        <w:p w14:paraId="6F05E4F4" w14:textId="77777777" w:rsidR="003B4D0E" w:rsidRDefault="007B5C85">
          <w:pPr>
            <w:pStyle w:val="ClauseTitle2"/>
          </w:pPr>
          <w:r>
            <w:t>IN WITNESS WHEREOF</w:t>
          </w:r>
        </w:p>
      </w:sdtContent>
    </w:sdt>
    <w:sdt>
      <w:sdtPr>
        <w:tag w:val="ClauseText@300000129569726"/>
        <w:id w:val="1709070778"/>
        <w15:appearance w15:val="hidden"/>
      </w:sdtPr>
      <w:sdtEndPr/>
      <w:sdtContent>
        <w:p w14:paraId="502D636B" w14:textId="77777777" w:rsidR="00696AD1" w:rsidRDefault="007B5C85">
          <w:r>
            <w:br/>
          </w:r>
        </w:p>
        <w:p w14:paraId="784BE698" w14:textId="77777777" w:rsidR="00696AD1" w:rsidRDefault="007B5C85">
          <w:r>
            <w:t>IN WITNESS WHEREOF, the parties have caused this Supply Agreement to be executed by their duly authorized representatives.</w:t>
          </w:r>
        </w:p>
        <w:p w14:paraId="12DA568C" w14:textId="77777777" w:rsidR="00696AD1" w:rsidRDefault="007B5C85">
          <w:r>
            <w:br/>
          </w:r>
        </w:p>
        <w:p w14:paraId="5D37001D" w14:textId="77777777" w:rsidR="00696AD1" w:rsidRDefault="007B5C85">
          <w:r>
            <w:br/>
          </w:r>
        </w:p>
        <w:p w14:paraId="220C4EC6" w14:textId="77777777" w:rsidR="00696AD1" w:rsidRDefault="007B5C85">
          <w:r>
            <w:br/>
          </w:r>
        </w:p>
        <w:p w14:paraId="4D36CD88" w14:textId="77777777" w:rsidR="00696AD1" w:rsidRDefault="007B5C85">
          <w:r>
            <w:br/>
          </w:r>
        </w:p>
        <w:p w14:paraId="4A77BECF" w14:textId="77777777" w:rsidR="00696AD1" w:rsidRDefault="007B5C85">
          <w:r>
            <w:br/>
          </w:r>
        </w:p>
        <w:p w14:paraId="6EDFF452" w14:textId="77777777" w:rsidR="003B4D0E" w:rsidRDefault="007B5C85">
          <w:r>
            <w:br/>
          </w:r>
        </w:p>
      </w:sdtContent>
    </w:sdt>
    <w:p w14:paraId="20ACE7ED" w14:textId="77777777" w:rsidR="003B4D0E" w:rsidRDefault="003B4D0E">
      <w:pPr>
        <w:ind w:left="108" w:right="108"/>
      </w:pPr>
    </w:p>
    <w:sectPr w:rsidR="003B4D0E">
      <w:headerReference w:type="default" r:id="rId16"/>
      <w:footerReference w:type="default" r:id="rId17"/>
      <w:pgSz w:w="12240" w:h="15840"/>
      <w:pgMar w:top="630" w:right="1593" w:bottom="810" w:left="1877" w:header="547"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ffrey J VanUffelen" w:date="2023-03-01T11:07:00Z" w:initials="JJV">
    <w:p w14:paraId="1312B590" w14:textId="77777777" w:rsidR="00E534B1" w:rsidRDefault="00E534B1" w:rsidP="0031576E">
      <w:pPr>
        <w:pStyle w:val="CommentText"/>
      </w:pPr>
      <w:r>
        <w:rPr>
          <w:rStyle w:val="CommentReference"/>
        </w:rPr>
        <w:annotationRef/>
      </w:r>
      <w:r>
        <w:t>Add our quote content here</w:t>
      </w:r>
    </w:p>
  </w:comment>
  <w:comment w:id="1" w:author="Jeffrey J VanUffelen" w:date="2023-03-01T11:11:00Z" w:initials="JJV">
    <w:p w14:paraId="578C4BCA" w14:textId="77777777" w:rsidR="00E534B1" w:rsidRDefault="00E534B1" w:rsidP="007757A5">
      <w:pPr>
        <w:pStyle w:val="CommentText"/>
      </w:pPr>
      <w:r>
        <w:rPr>
          <w:rStyle w:val="CommentReference"/>
        </w:rPr>
        <w:annotationRef/>
      </w:r>
      <w:r>
        <w:t>What are our shipping terms?  This paragraph transfers ownership on their dock</w:t>
      </w:r>
    </w:p>
  </w:comment>
  <w:comment w:id="14" w:author="Jeffrey J VanUffelen" w:date="2023-03-01T11:05:00Z" w:initials="JJV">
    <w:p w14:paraId="13BD354D" w14:textId="77777777" w:rsidR="00C0318E" w:rsidRDefault="007D0BB9" w:rsidP="000D4716">
      <w:pPr>
        <w:pStyle w:val="CommentText"/>
      </w:pPr>
      <w:r>
        <w:rPr>
          <w:rStyle w:val="CommentReference"/>
        </w:rPr>
        <w:annotationRef/>
      </w:r>
      <w:r w:rsidR="00C0318E">
        <w:t>Are we importing anything?  If so we need to call out somewhere else that they bare the tax of importing their equipment.  We also need to get a Tax Exempt certificate if we haven't already</w:t>
      </w:r>
    </w:p>
  </w:comment>
  <w:comment w:id="15" w:author="Jeffrey J VanUffelen" w:date="2023-03-01T11:04:00Z" w:initials="JJV">
    <w:p w14:paraId="2E0DE5D5" w14:textId="1CB06235" w:rsidR="007D0BB9" w:rsidRDefault="007D0BB9" w:rsidP="008016BA">
      <w:pPr>
        <w:pStyle w:val="CommentText"/>
      </w:pPr>
      <w:r>
        <w:rPr>
          <w:rStyle w:val="CommentReference"/>
        </w:rPr>
        <w:annotationRef/>
      </w:r>
      <w:r>
        <w:t>FYI… Net 60-90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12B590" w15:done="0"/>
  <w15:commentEx w15:paraId="578C4BCA" w15:done="0"/>
  <w15:commentEx w15:paraId="13BD354D" w15:done="0"/>
  <w15:commentEx w15:paraId="2E0DE5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9B062" w16cex:dateUtc="2023-03-01T16:07:00Z"/>
  <w16cex:commentExtensible w16cex:durableId="27A9B150" w16cex:dateUtc="2023-03-01T16:11:00Z"/>
  <w16cex:commentExtensible w16cex:durableId="27A9B00F" w16cex:dateUtc="2023-03-01T16:05:00Z"/>
  <w16cex:commentExtensible w16cex:durableId="27A9AFC1" w16cex:dateUtc="2023-03-01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12B590" w16cid:durableId="27A9B062"/>
  <w16cid:commentId w16cid:paraId="578C4BCA" w16cid:durableId="27A9B150"/>
  <w16cid:commentId w16cid:paraId="13BD354D" w16cid:durableId="27A9B00F"/>
  <w16cid:commentId w16cid:paraId="2E0DE5D5" w16cid:durableId="27A9AF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8B349" w14:textId="77777777" w:rsidR="0015385F" w:rsidRDefault="0015385F">
      <w:pPr>
        <w:spacing w:after="0" w:line="240" w:lineRule="auto"/>
      </w:pPr>
      <w:r>
        <w:separator/>
      </w:r>
    </w:p>
  </w:endnote>
  <w:endnote w:type="continuationSeparator" w:id="0">
    <w:p w14:paraId="24CDA204" w14:textId="77777777" w:rsidR="0015385F" w:rsidRDefault="00153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B26F7" w14:textId="77777777" w:rsidR="00626307" w:rsidRDefault="007B5C8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2377F" w14:textId="77777777" w:rsidR="0015385F" w:rsidRDefault="0015385F">
      <w:pPr>
        <w:spacing w:after="0" w:line="240" w:lineRule="auto"/>
      </w:pPr>
      <w:r>
        <w:separator/>
      </w:r>
    </w:p>
  </w:footnote>
  <w:footnote w:type="continuationSeparator" w:id="0">
    <w:p w14:paraId="4ED692EC" w14:textId="77777777" w:rsidR="0015385F" w:rsidRDefault="00153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88CB7" w14:textId="77777777" w:rsidR="00626307" w:rsidRDefault="007B5C85">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3B59F2"/>
    <w:multiLevelType w:val="multilevel"/>
    <w:tmpl w:val="920AEBDE"/>
    <w:lvl w:ilvl="0">
      <w:start w:val="1"/>
      <w:numFmt w:val="decimal"/>
      <w:lvlText w:val=""/>
      <w:lvlJc w:val="left"/>
      <w:pPr>
        <w:tabs>
          <w:tab w:val="left" w:pos="432"/>
        </w:tabs>
        <w:ind w:left="432" w:hanging="432"/>
      </w:pPr>
      <w:rPr>
        <w:rFonts w:hint="default"/>
      </w:rPr>
    </w:lvl>
    <w:lvl w:ilvl="1">
      <w:start w:val="1"/>
      <w:numFmt w:val="decimal"/>
      <w:lvlText w:val=""/>
      <w:lvlJc w:val="left"/>
      <w:pPr>
        <w:tabs>
          <w:tab w:val="left" w:pos="576"/>
        </w:tabs>
        <w:ind w:left="576" w:hanging="576"/>
      </w:pPr>
      <w:rPr>
        <w:rFonts w:hint="default"/>
      </w:rPr>
    </w:lvl>
    <w:lvl w:ilvl="2">
      <w:start w:val="1"/>
      <w:numFmt w:val="decimal"/>
      <w:lvlText w:val=""/>
      <w:lvlJc w:val="left"/>
      <w:pPr>
        <w:tabs>
          <w:tab w:val="left" w:pos="720"/>
        </w:tabs>
        <w:ind w:left="720" w:hanging="720"/>
      </w:pPr>
      <w:rPr>
        <w:rFonts w:hint="default"/>
      </w:rPr>
    </w:lvl>
    <w:lvl w:ilvl="3">
      <w:start w:val="1"/>
      <w:numFmt w:val="decimal"/>
      <w:lvlText w:val=""/>
      <w:lvlJc w:val="left"/>
      <w:pPr>
        <w:tabs>
          <w:tab w:val="left" w:pos="864"/>
        </w:tabs>
        <w:ind w:left="864" w:hanging="864"/>
      </w:pPr>
      <w:rPr>
        <w:rFonts w:hint="default"/>
      </w:rPr>
    </w:lvl>
    <w:lvl w:ilvl="4">
      <w:start w:val="1"/>
      <w:numFmt w:val="decimal"/>
      <w:lvlText w:val=""/>
      <w:lvlJc w:val="left"/>
      <w:pPr>
        <w:tabs>
          <w:tab w:val="left" w:pos="1008"/>
        </w:tabs>
        <w:ind w:left="1008" w:hanging="1008"/>
      </w:pPr>
      <w:rPr>
        <w:rFonts w:hint="default"/>
      </w:rPr>
    </w:lvl>
    <w:lvl w:ilvl="5">
      <w:start w:val="1"/>
      <w:numFmt w:val="decimal"/>
      <w:lvlText w:val="%6."/>
      <w:lvlJc w:val="left"/>
      <w:pPr>
        <w:tabs>
          <w:tab w:val="left" w:pos="1152"/>
        </w:tabs>
        <w:ind w:left="1152" w:hanging="1152"/>
      </w:pPr>
      <w:rPr>
        <w:rFonts w:hint="default"/>
      </w:rPr>
    </w:lvl>
    <w:lvl w:ilvl="6">
      <w:start w:val="1"/>
      <w:numFmt w:val="decimal"/>
      <w:lvlText w:val="%7."/>
      <w:lvlJc w:val="left"/>
      <w:pPr>
        <w:tabs>
          <w:tab w:val="left" w:pos="1296"/>
        </w:tabs>
        <w:ind w:left="1296" w:hanging="1296"/>
      </w:pPr>
      <w:rPr>
        <w:rFonts w:hint="default"/>
      </w:rPr>
    </w:lvl>
    <w:lvl w:ilvl="7">
      <w:start w:val="1"/>
      <w:numFmt w:val="decimal"/>
      <w:lvlText w:val="%8."/>
      <w:lvlJc w:val="left"/>
      <w:pPr>
        <w:tabs>
          <w:tab w:val="left" w:pos="1440"/>
        </w:tabs>
        <w:ind w:left="1440" w:hanging="1440"/>
      </w:pPr>
      <w:rPr>
        <w:rFonts w:hint="default"/>
      </w:rPr>
    </w:lvl>
    <w:lvl w:ilvl="8">
      <w:start w:val="1"/>
      <w:numFmt w:val="decimal"/>
      <w:lvlText w:val="%9."/>
      <w:lvlJc w:val="left"/>
      <w:pPr>
        <w:tabs>
          <w:tab w:val="left" w:pos="1584"/>
        </w:tabs>
        <w:ind w:left="1584" w:hanging="1584"/>
      </w:pPr>
      <w:rPr>
        <w:rFonts w:hint="default"/>
      </w:rPr>
    </w:lvl>
  </w:abstractNum>
  <w:num w:numId="1" w16cid:durableId="1743491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ffrey J VanUffelen">
    <w15:presenceInfo w15:providerId="AD" w15:userId="S::jeff.j.vanuffelen@koops.com::5c34130e-c0af-41ce-967a-7ad8b2bd53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0E"/>
    <w:rsid w:val="0015385F"/>
    <w:rsid w:val="00304134"/>
    <w:rsid w:val="00321107"/>
    <w:rsid w:val="003B4D0E"/>
    <w:rsid w:val="00515042"/>
    <w:rsid w:val="00626307"/>
    <w:rsid w:val="007B5C85"/>
    <w:rsid w:val="007D0BB9"/>
    <w:rsid w:val="00AA6732"/>
    <w:rsid w:val="00BA2DC8"/>
    <w:rsid w:val="00C0318E"/>
    <w:rsid w:val="00E534B1"/>
    <w:rsid w:val="00E77566"/>
    <w:rsid w:val="00F1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663C7"/>
  <w15:docId w15:val="{F0ECFE25-099B-4D16-A034-4DD0FF77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rsid w:val="00344AE4"/>
    <w:rPr>
      <w:rFonts w:ascii="Arial Narrow" w:eastAsiaTheme="majorEastAsia" w:hAnsi="Arial Narrow" w:cstheme="majorBidi"/>
      <w:sz w:val="20"/>
      <w:szCs w:val="20"/>
    </w:rPr>
  </w:style>
  <w:style w:type="paragraph" w:styleId="Heading1">
    <w:name w:val="heading 1"/>
    <w:basedOn w:val="Normal"/>
    <w:next w:val="ClauseTitle2"/>
    <w:uiPriority w:val="9"/>
    <w:qFormat/>
    <w:rsid w:val="009A2891"/>
    <w:pPr>
      <w:keepNext/>
      <w:keepLines/>
      <w:spacing w:before="120"/>
      <w:outlineLvl w:val="0"/>
    </w:pPr>
    <w:rPr>
      <w:b/>
      <w:bCs/>
      <w:sz w:val="24"/>
      <w:szCs w:val="24"/>
    </w:rPr>
  </w:style>
  <w:style w:type="paragraph" w:styleId="Heading2">
    <w:name w:val="heading 2"/>
    <w:basedOn w:val="Normal"/>
    <w:next w:val="ClauseTitle3"/>
    <w:uiPriority w:val="9"/>
    <w:unhideWhenUsed/>
    <w:qFormat/>
    <w:rsid w:val="00482893"/>
    <w:pPr>
      <w:keepNext/>
      <w:keepLines/>
      <w:spacing w:before="120"/>
      <w:outlineLvl w:val="1"/>
    </w:pPr>
    <w:rPr>
      <w:b/>
      <w:bCs/>
      <w:sz w:val="24"/>
      <w:szCs w:val="24"/>
    </w:rPr>
  </w:style>
  <w:style w:type="paragraph" w:styleId="Heading3">
    <w:name w:val="heading 3"/>
    <w:basedOn w:val="Normal"/>
    <w:next w:val="ClauseTitle4"/>
    <w:uiPriority w:val="9"/>
    <w:unhideWhenUsed/>
    <w:qFormat/>
    <w:rsid w:val="00482893"/>
    <w:pPr>
      <w:keepNext/>
      <w:keepLines/>
      <w:spacing w:before="120"/>
      <w:outlineLvl w:val="2"/>
    </w:pPr>
    <w:rPr>
      <w:b/>
      <w:bCs/>
      <w:sz w:val="24"/>
      <w:szCs w:val="24"/>
    </w:rPr>
  </w:style>
  <w:style w:type="paragraph" w:styleId="Heading4">
    <w:name w:val="heading 4"/>
    <w:basedOn w:val="Normal"/>
    <w:next w:val="ClauseTitle5"/>
    <w:uiPriority w:val="9"/>
    <w:unhideWhenUsed/>
    <w:qFormat/>
    <w:rsid w:val="00482893"/>
    <w:pPr>
      <w:keepNext/>
      <w:keepLines/>
      <w:spacing w:before="120"/>
      <w:outlineLvl w:val="3"/>
    </w:pPr>
    <w:rPr>
      <w:b/>
      <w:bCs/>
      <w:sz w:val="24"/>
      <w:szCs w:val="24"/>
    </w:rPr>
  </w:style>
  <w:style w:type="paragraph" w:styleId="Heading5">
    <w:name w:val="heading 5"/>
    <w:basedOn w:val="Normal"/>
    <w:next w:val="ClauseTitle6"/>
    <w:uiPriority w:val="9"/>
    <w:unhideWhenUsed/>
    <w:qFormat/>
    <w:rsid w:val="00482893"/>
    <w:pPr>
      <w:keepNext/>
      <w:keepLines/>
      <w:spacing w:before="120"/>
      <w:outlineLvl w:val="4"/>
    </w:pPr>
    <w:rPr>
      <w:b/>
      <w:bCs/>
      <w:sz w:val="24"/>
      <w:szCs w:val="24"/>
    </w:rPr>
  </w:style>
  <w:style w:type="paragraph" w:styleId="Heading6">
    <w:name w:val="heading 6"/>
    <w:basedOn w:val="Normal"/>
    <w:next w:val="ClauseTitle7"/>
    <w:uiPriority w:val="9"/>
    <w:unhideWhenUsed/>
    <w:qFormat/>
    <w:rsid w:val="00482893"/>
    <w:pPr>
      <w:keepNext/>
      <w:keepLines/>
      <w:spacing w:before="120"/>
      <w:outlineLvl w:val="5"/>
    </w:pPr>
    <w:rPr>
      <w:b/>
      <w:bCs/>
      <w:sz w:val="24"/>
      <w:szCs w:val="24"/>
    </w:rPr>
  </w:style>
  <w:style w:type="paragraph" w:styleId="Heading7">
    <w:name w:val="heading 7"/>
    <w:basedOn w:val="Normal"/>
    <w:next w:val="ClauseTitle8"/>
    <w:uiPriority w:val="9"/>
    <w:unhideWhenUsed/>
    <w:qFormat/>
    <w:rsid w:val="00482893"/>
    <w:pPr>
      <w:keepNext/>
      <w:keepLines/>
      <w:spacing w:before="120"/>
      <w:outlineLvl w:val="6"/>
    </w:pPr>
    <w:rPr>
      <w:b/>
      <w:bCs/>
      <w:sz w:val="24"/>
      <w:szCs w:val="24"/>
    </w:rPr>
  </w:style>
  <w:style w:type="paragraph" w:styleId="Heading8">
    <w:name w:val="heading 8"/>
    <w:basedOn w:val="Normal"/>
    <w:next w:val="ClauseTitle9"/>
    <w:uiPriority w:val="9"/>
    <w:unhideWhenUsed/>
    <w:qFormat/>
    <w:rsid w:val="00482893"/>
    <w:pPr>
      <w:keepNext/>
      <w:keepLines/>
      <w:spacing w:before="120"/>
      <w:outlineLvl w:val="7"/>
    </w:pPr>
    <w:rPr>
      <w:b/>
      <w:bCs/>
      <w:sz w:val="24"/>
      <w:szCs w:val="24"/>
    </w:rPr>
  </w:style>
  <w:style w:type="paragraph" w:styleId="Heading9">
    <w:name w:val="heading 9"/>
    <w:basedOn w:val="Normal"/>
    <w:uiPriority w:val="9"/>
    <w:unhideWhenUsed/>
    <w:qFormat/>
    <w:rsid w:val="00482893"/>
    <w:pPr>
      <w:keepNext/>
      <w:keepLines/>
      <w:spacing w:before="12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seTextLevel2">
    <w:name w:val="Clause Text Level 2"/>
    <w:qFormat/>
    <w:rsid w:val="00344AE4"/>
    <w:pPr>
      <w:jc w:val="both"/>
    </w:pPr>
    <w:rPr>
      <w:rFonts w:eastAsiaTheme="majorEastAsia" w:cstheme="majorBidi"/>
      <w:sz w:val="20"/>
      <w:szCs w:val="20"/>
    </w:rPr>
  </w:style>
  <w:style w:type="paragraph" w:customStyle="1" w:styleId="ClauseTextLevel3">
    <w:name w:val="Clause Text Level 3"/>
    <w:qFormat/>
    <w:rsid w:val="00344AE4"/>
    <w:pPr>
      <w:jc w:val="both"/>
    </w:pPr>
    <w:rPr>
      <w:rFonts w:eastAsiaTheme="majorEastAsia" w:cstheme="majorBidi"/>
      <w:sz w:val="20"/>
      <w:szCs w:val="20"/>
    </w:rPr>
  </w:style>
  <w:style w:type="paragraph" w:customStyle="1" w:styleId="ClauseTextLevel4">
    <w:name w:val="Clause Text Level 4"/>
    <w:qFormat/>
    <w:rsid w:val="00344AE4"/>
    <w:pPr>
      <w:jc w:val="both"/>
    </w:pPr>
    <w:rPr>
      <w:rFonts w:eastAsiaTheme="majorEastAsia" w:cstheme="majorBidi"/>
      <w:sz w:val="20"/>
      <w:szCs w:val="20"/>
    </w:rPr>
  </w:style>
  <w:style w:type="paragraph" w:customStyle="1" w:styleId="ClauseTextLevel5">
    <w:name w:val="Clause Text Level 5"/>
    <w:qFormat/>
    <w:rsid w:val="00344AE4"/>
    <w:pPr>
      <w:jc w:val="both"/>
    </w:pPr>
    <w:rPr>
      <w:rFonts w:eastAsiaTheme="majorEastAsia" w:cstheme="majorBidi"/>
      <w:sz w:val="20"/>
      <w:szCs w:val="20"/>
    </w:rPr>
  </w:style>
  <w:style w:type="paragraph" w:styleId="ListParagraph">
    <w:name w:val="List Paragraph"/>
    <w:basedOn w:val="Normal"/>
    <w:uiPriority w:val="34"/>
    <w:qFormat/>
    <w:rsid w:val="00565907"/>
    <w:pPr>
      <w:contextualSpacing/>
    </w:pPr>
  </w:style>
  <w:style w:type="paragraph" w:customStyle="1" w:styleId="ClauseTitle2">
    <w:name w:val="ClauseTitle2"/>
    <w:basedOn w:val="Heading2"/>
    <w:next w:val="ClauseTextLevel2"/>
    <w:qFormat/>
    <w:rsid w:val="003952C0"/>
    <w:rPr>
      <w:sz w:val="22"/>
      <w:szCs w:val="22"/>
    </w:rPr>
  </w:style>
  <w:style w:type="paragraph" w:customStyle="1" w:styleId="ClauseTitle3">
    <w:name w:val="ClauseTitle3"/>
    <w:basedOn w:val="Heading3"/>
    <w:next w:val="ClauseTextLevel3"/>
    <w:qFormat/>
    <w:rsid w:val="003952C0"/>
    <w:rPr>
      <w:sz w:val="22"/>
      <w:szCs w:val="22"/>
    </w:rPr>
  </w:style>
  <w:style w:type="paragraph" w:customStyle="1" w:styleId="ClauseTitle4">
    <w:name w:val="ClauseTitle4"/>
    <w:basedOn w:val="Heading4"/>
    <w:next w:val="ClauseTextLevel4"/>
    <w:qFormat/>
    <w:rsid w:val="003952C0"/>
    <w:rPr>
      <w:sz w:val="22"/>
      <w:szCs w:val="22"/>
    </w:rPr>
  </w:style>
  <w:style w:type="paragraph" w:customStyle="1" w:styleId="ClauseTitle5">
    <w:name w:val="ClauseTitle5"/>
    <w:basedOn w:val="Heading5"/>
    <w:next w:val="ClauseTextLevel4"/>
    <w:qFormat/>
    <w:rsid w:val="003952C0"/>
    <w:rPr>
      <w:sz w:val="22"/>
      <w:szCs w:val="22"/>
    </w:rPr>
  </w:style>
  <w:style w:type="paragraph" w:customStyle="1" w:styleId="ClauseTitle6">
    <w:name w:val="ClauseTitle6"/>
    <w:basedOn w:val="Heading6"/>
    <w:next w:val="Normal"/>
    <w:qFormat/>
    <w:rsid w:val="003952C0"/>
    <w:rPr>
      <w:sz w:val="22"/>
      <w:szCs w:val="22"/>
    </w:rPr>
  </w:style>
  <w:style w:type="paragraph" w:customStyle="1" w:styleId="ClauseTitle7">
    <w:name w:val="ClauseTitle7"/>
    <w:basedOn w:val="Heading7"/>
    <w:next w:val="Normal"/>
    <w:qFormat/>
    <w:rsid w:val="003952C0"/>
    <w:rPr>
      <w:sz w:val="22"/>
      <w:szCs w:val="22"/>
    </w:rPr>
  </w:style>
  <w:style w:type="paragraph" w:customStyle="1" w:styleId="ClauseTitle8">
    <w:name w:val="ClauseTitle8"/>
    <w:basedOn w:val="Heading8"/>
    <w:next w:val="Normal"/>
    <w:qFormat/>
    <w:rsid w:val="003952C0"/>
    <w:rPr>
      <w:sz w:val="22"/>
      <w:szCs w:val="22"/>
    </w:rPr>
  </w:style>
  <w:style w:type="paragraph" w:customStyle="1" w:styleId="ClauseTitle9">
    <w:name w:val="ClauseTitle9"/>
    <w:basedOn w:val="Heading9"/>
    <w:next w:val="Normal"/>
    <w:qFormat/>
    <w:rsid w:val="003952C0"/>
    <w:rPr>
      <w:sz w:val="22"/>
      <w:szCs w:val="22"/>
    </w:rPr>
  </w:style>
  <w:style w:type="paragraph" w:styleId="BodyText">
    <w:name w:val="Body Text"/>
    <w:basedOn w:val="Normal"/>
    <w:uiPriority w:val="99"/>
    <w:semiHidden/>
    <w:unhideWhenUsed/>
    <w:rsid w:val="002C5453"/>
    <w:pPr>
      <w:spacing w:after="120"/>
    </w:pPr>
  </w:style>
  <w:style w:type="table" w:styleId="TableGrid">
    <w:name w:val="Table Grid"/>
    <w:basedOn w:val="TableNormal"/>
    <w:uiPriority w:val="59"/>
    <w:rsid w:val="002C545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871E4D"/>
    <w:rPr>
      <w:color w:val="0563C1" w:themeColor="hyperlink"/>
      <w:u w:val="single"/>
    </w:rPr>
  </w:style>
  <w:style w:type="paragraph" w:styleId="Revision">
    <w:name w:val="Revision"/>
    <w:hidden/>
    <w:rsid w:val="00515042"/>
    <w:pPr>
      <w:spacing w:after="0" w:line="240" w:lineRule="auto"/>
    </w:pPr>
    <w:rPr>
      <w:rFonts w:ascii="Arial Narrow" w:eastAsiaTheme="majorEastAsia" w:hAnsi="Arial Narrow" w:cstheme="majorBidi"/>
      <w:sz w:val="20"/>
      <w:szCs w:val="20"/>
    </w:rPr>
  </w:style>
  <w:style w:type="character" w:styleId="CommentReference">
    <w:name w:val="annotation reference"/>
    <w:basedOn w:val="DefaultParagraphFont"/>
    <w:rsid w:val="007D0BB9"/>
    <w:rPr>
      <w:sz w:val="16"/>
      <w:szCs w:val="16"/>
    </w:rPr>
  </w:style>
  <w:style w:type="paragraph" w:styleId="CommentText">
    <w:name w:val="annotation text"/>
    <w:basedOn w:val="Normal"/>
    <w:link w:val="CommentTextChar"/>
    <w:rsid w:val="007D0BB9"/>
    <w:pPr>
      <w:spacing w:line="240" w:lineRule="auto"/>
    </w:pPr>
  </w:style>
  <w:style w:type="character" w:customStyle="1" w:styleId="CommentTextChar">
    <w:name w:val="Comment Text Char"/>
    <w:basedOn w:val="DefaultParagraphFont"/>
    <w:link w:val="CommentText"/>
    <w:rsid w:val="007D0BB9"/>
    <w:rPr>
      <w:rFonts w:ascii="Arial Narrow" w:eastAsiaTheme="majorEastAsia" w:hAnsi="Arial Narrow" w:cstheme="majorBidi"/>
      <w:sz w:val="20"/>
      <w:szCs w:val="20"/>
    </w:rPr>
  </w:style>
  <w:style w:type="paragraph" w:styleId="CommentSubject">
    <w:name w:val="annotation subject"/>
    <w:basedOn w:val="CommentText"/>
    <w:next w:val="CommentText"/>
    <w:link w:val="CommentSubjectChar"/>
    <w:rsid w:val="007D0BB9"/>
    <w:rPr>
      <w:b/>
      <w:bCs/>
    </w:rPr>
  </w:style>
  <w:style w:type="character" w:customStyle="1" w:styleId="CommentSubjectChar">
    <w:name w:val="Comment Subject Char"/>
    <w:basedOn w:val="CommentTextChar"/>
    <w:link w:val="CommentSubject"/>
    <w:rsid w:val="007D0BB9"/>
    <w:rPr>
      <w:rFonts w:ascii="Arial Narrow" w:eastAsiaTheme="majorEastAsia" w:hAnsi="Arial Narrow" w:cstheme="maj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merson.com/en-us/esg" TargetMode="Externa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www.emerson.com/documents/corporate/emerson-code-%20of-conduct-en-1629588.pdf" TargetMode="External"/><Relationship Id="rId23" Type="http://schemas.openxmlformats.org/officeDocument/2006/relationships/customXml" Target="../customXml/item5.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www.emerson.com/documents/corporate/emerson-supplier-code-of-conduct-en-us-%20173520.pdf"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xmlns:ve="http://schemas.openxmlformats.org/markup-compatibility/2006" xmlns:w="http://schemas.openxmlformats.org/wordprocessingml/2006/main" xmlns:v="urn:schemas-microsoft-com:vml" xmlns:dt="uuid:C2F41010-65B3-11d1-A29F-00AA00C14882" xmlns:r="http://schemas.openxmlformats.org/officeDocument/2006/relationships" xmlns:fo="http://www.w3.org/1999/XSL/Format" xmlns:pkg="http://schemas.microsoft.com/office/2006/xmlPackage" xmlns:o="urn:schemas-microsoft-com:office:office" xmlns:wne="http://schemas.microsoft.com/office/word/2006/wordml" xmlns:m="http://schemas.openxmlformats.org/officeDocument/2006/math" xmlns:w10="urn:schemas-microsoft-com:office:word" xmlns:xdofo="http://xmlns.oracle.com/oxp/fo/extensions" xmlns:wp="http://schemas.openxmlformats.org/drawingml/2006/wordprocessingDrawing">
  <clause id="300000129569728" status="Nochange" articleId="" articleVersionId=""/>
  <clause id="300000129569729" status="Nochange" articleId="" articleVersionId=""/>
  <clause id="300000129569727" status="Nochange" articleId="" articleVersionId=""/>
  <clause id="300000129569726" status="Nochange" articleId="" articleVersionId=""/>
</root>
</file>

<file path=customXml/item2.xml><?xml version="1.0" encoding="utf-8"?>
<root xmlns:ve="http://schemas.openxmlformats.org/markup-compatibility/2006" xmlns:w="http://schemas.openxmlformats.org/wordprocessingml/2006/main" xmlns:v="urn:schemas-microsoft-com:vml" xmlns:dt="uuid:C2F41010-65B3-11d1-A29F-00AA00C14882" xmlns:r="http://schemas.openxmlformats.org/officeDocument/2006/relationships" xmlns:fo="http://www.w3.org/1999/XSL/Format" xmlns:pkg="http://schemas.microsoft.com/office/2006/xmlPackage" xmlns:o="urn:schemas-microsoft-com:office:office" xmlns:wne="http://schemas.microsoft.com/office/word/2006/wordml" xmlns:m="http://schemas.openxmlformats.org/officeDocument/2006/math" xmlns:w10="urn:schemas-microsoft-com:office:word" xmlns:xdofo="http://xmlns.oracle.com/oxp/fo/extensions" xmlns:wp="http://schemas.openxmlformats.org/drawingml/2006/wordprocessingDrawing">
  <variable code="OKC$B_CONTRACT_SUPPLIER" status="Nochange">KOOPS, INC.</variable>
  <variable code="OKC$B_CONTRACT_LEGAL_ENTITY" status="Nochange">Alliance Compressors LLC</variable>
</root>
</file>

<file path=customXml/item3.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SharedWithUsers xmlns="ca40df43-3dba-4e1e-8471-9bac0e021cad">
      <UserInfo>
        <DisplayName/>
        <AccountId xsi:nil="true"/>
        <AccountType/>
      </UserInfo>
    </SharedWithUsers>
  </documentManagement>
</p:properties>
</file>

<file path=customXml/itemProps1.xml><?xml version="1.0" encoding="utf-8"?>
<ds:datastoreItem xmlns:ds="http://schemas.openxmlformats.org/officeDocument/2006/customXml" ds:itemID="{DEA6EA1F-20C6-4511-A0A2-14CEF0789929}">
  <ds:schemaRefs>
    <ds:schemaRef ds:uri="http://schemas.openxmlformats.org/markup-compatibility/2006"/>
    <ds:schemaRef ds:uri="http://schemas.openxmlformats.org/wordprocessingml/2006/main"/>
    <ds:schemaRef ds:uri="urn:schemas-microsoft-com:vml"/>
    <ds:schemaRef ds:uri="uuid:C2F41010-65B3-11d1-A29F-00AA00C14882"/>
    <ds:schemaRef ds:uri="http://schemas.openxmlformats.org/officeDocument/2006/relationships"/>
    <ds:schemaRef ds:uri="http://www.w3.org/1999/XSL/Format"/>
    <ds:schemaRef ds:uri="http://schemas.microsoft.com/office/2006/xmlPackage"/>
    <ds:schemaRef ds:uri="urn:schemas-microsoft-com:office:office"/>
    <ds:schemaRef ds:uri="http://schemas.microsoft.com/office/word/2006/wordml"/>
    <ds:schemaRef ds:uri="http://schemas.openxmlformats.org/officeDocument/2006/math"/>
    <ds:schemaRef ds:uri="urn:schemas-microsoft-com:office:word"/>
    <ds:schemaRef ds:uri="http://xmlns.oracle.com/oxp/fo/extensions"/>
    <ds:schemaRef ds:uri="http://schemas.openxmlformats.org/drawingml/2006/wordprocessingDrawing"/>
  </ds:schemaRefs>
</ds:datastoreItem>
</file>

<file path=customXml/itemProps2.xml><?xml version="1.0" encoding="utf-8"?>
<ds:datastoreItem xmlns:ds="http://schemas.openxmlformats.org/officeDocument/2006/customXml" ds:itemID="{BC6176AC-0D7E-4CB6-B62C-E649E7B8BE9E}">
  <ds:schemaRefs>
    <ds:schemaRef ds:uri="http://schemas.openxmlformats.org/markup-compatibility/2006"/>
    <ds:schemaRef ds:uri="http://schemas.openxmlformats.org/wordprocessingml/2006/main"/>
    <ds:schemaRef ds:uri="urn:schemas-microsoft-com:vml"/>
    <ds:schemaRef ds:uri="uuid:C2F41010-65B3-11d1-A29F-00AA00C14882"/>
    <ds:schemaRef ds:uri="http://schemas.openxmlformats.org/officeDocument/2006/relationships"/>
    <ds:schemaRef ds:uri="http://www.w3.org/1999/XSL/Format"/>
    <ds:schemaRef ds:uri="http://schemas.microsoft.com/office/2006/xmlPackage"/>
    <ds:schemaRef ds:uri="urn:schemas-microsoft-com:office:office"/>
    <ds:schemaRef ds:uri="http://schemas.microsoft.com/office/word/2006/wordml"/>
    <ds:schemaRef ds:uri="http://schemas.openxmlformats.org/officeDocument/2006/math"/>
    <ds:schemaRef ds:uri="urn:schemas-microsoft-com:office:word"/>
    <ds:schemaRef ds:uri="http://xmlns.oracle.com/oxp/fo/extensions"/>
    <ds:schemaRef ds:uri="http://schemas.openxmlformats.org/drawingml/2006/wordprocessingDrawing"/>
  </ds:schemaRefs>
</ds:datastoreItem>
</file>

<file path=customXml/itemProps3.xml><?xml version="1.0" encoding="utf-8"?>
<ds:datastoreItem xmlns:ds="http://schemas.openxmlformats.org/officeDocument/2006/customXml" ds:itemID="{ADDB9924-EED9-46BD-BBBF-FB43132AA243}"/>
</file>

<file path=customXml/itemProps4.xml><?xml version="1.0" encoding="utf-8"?>
<ds:datastoreItem xmlns:ds="http://schemas.openxmlformats.org/officeDocument/2006/customXml" ds:itemID="{8C4BA370-730A-45D1-917F-A8A648675566}"/>
</file>

<file path=customXml/itemProps5.xml><?xml version="1.0" encoding="utf-8"?>
<ds:datastoreItem xmlns:ds="http://schemas.openxmlformats.org/officeDocument/2006/customXml" ds:itemID="{C929DE41-F4CC-4D68-98B6-34F190610FC2}"/>
</file>

<file path=docProps/app.xml><?xml version="1.0" encoding="utf-8"?>
<Properties xmlns="http://schemas.openxmlformats.org/officeDocument/2006/extended-properties" xmlns:vt="http://schemas.openxmlformats.org/officeDocument/2006/docPropsVTypes">
  <Template>Normal</Template>
  <TotalTime>2</TotalTime>
  <Pages>13</Pages>
  <Words>7139</Words>
  <Characters>40698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107867_1</vt:lpstr>
    </vt:vector>
  </TitlesOfParts>
  <Company/>
  <LinksUpToDate>false</LinksUpToDate>
  <CharactersWithSpaces>47742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Rose</dc:creator>
  <cp:lastModifiedBy>Jeffrey J VanUffelen</cp:lastModifiedBy>
  <cp:revision>3</cp:revision>
  <dcterms:created xsi:type="dcterms:W3CDTF">2023-03-01T16:59:00Z</dcterms:created>
  <dcterms:modified xsi:type="dcterms:W3CDTF">2023-03-01T17:01:00Z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US</vt:lpwstr>
  </property>
  <property fmtid="{D5CDD505-2E9C-101B-9397-08002B2CF9AE}" pid="3" name="TemplateIdentifier">
    <vt:r8>300000004761076</vt:r8>
  </property>
  <property fmtid="{D5CDD505-2E9C-101B-9397-08002B2CF9AE}" pid="4" name="EngineVersion">
    <vt:lpwstr>10</vt:lpwstr>
  </property>
  <property fmtid="{D5CDD505-2E9C-101B-9397-08002B2CF9AE}" pid="5" name="DocumentType">
    <vt:lpwstr>ECM_BUY</vt:lpwstr>
  </property>
  <property fmtid="{D5CDD505-2E9C-101B-9397-08002B2CF9AE}" pid="6" name="DocumentNumber">
    <vt:lpwstr>107867</vt:lpwstr>
  </property>
  <property fmtid="{D5CDD505-2E9C-101B-9397-08002B2CF9AE}" pid="7" name="DocumentId">
    <vt:r8>300000129569715</vt:r8>
  </property>
  <property fmtid="{D5CDD505-2E9C-101B-9397-08002B2CF9AE}" pid="8" name="DocumentVersion">
    <vt:lpwstr>1</vt:lpwstr>
  </property>
  <property fmtid="{D5CDD505-2E9C-101B-9397-08002B2CF9AE}" pid="9" name="User">
    <vt:lpwstr>David Rose</vt:lpwstr>
  </property>
  <property fmtid="{D5CDD505-2E9C-101B-9397-08002B2CF9AE}" pid="10" name="DocCreated">
    <vt:lpwstr>1677528981549</vt:lpwstr>
  </property>
  <property fmtid="{D5CDD505-2E9C-101B-9397-08002B2CF9AE}" pid="11" name="RenderWithIndent">
    <vt:lpwstr>N</vt:lpwstr>
  </property>
  <property fmtid="{D5CDD505-2E9C-101B-9397-08002B2CF9AE}" pid="12" name="WebAppRoot">
    <vt:lpwstr>https://efdw.fa.us6.oraclecloud.com:443/fscmUI</vt:lpwstr>
  </property>
  <property fmtid="{D5CDD505-2E9C-101B-9397-08002B2CF9AE}" pid="13" name="AddinHelpUrl">
    <vt:lpwstr>https://docs.oracle.com/pls/topic/lookup?ctx=fa-latest&amp;id=FASCC1124256</vt:lpwstr>
  </property>
  <property fmtid="{D5CDD505-2E9C-101B-9397-08002B2CF9AE}" pid="14" name="ContractTypeName">
    <vt:lpwstr>Equipment Purchase Agreement</vt:lpwstr>
  </property>
  <property fmtid="{D5CDD505-2E9C-101B-9397-08002B2CF9AE}" pid="15" name="ShowContentControlYn">
    <vt:lpwstr>N</vt:lpwstr>
  </property>
  <property fmtid="{D5CDD505-2E9C-101B-9397-08002B2CF9AE}" pid="16" name="MSIP_Label_d38901aa-f724-46bf-bb4f-aef09392934b_Enabled">
    <vt:lpwstr>true</vt:lpwstr>
  </property>
  <property fmtid="{D5CDD505-2E9C-101B-9397-08002B2CF9AE}" pid="17" name="MSIP_Label_d38901aa-f724-46bf-bb4f-aef09392934b_SetDate">
    <vt:lpwstr>2023-02-27T20:18:09Z</vt:lpwstr>
  </property>
  <property fmtid="{D5CDD505-2E9C-101B-9397-08002B2CF9AE}" pid="18" name="MSIP_Label_d38901aa-f724-46bf-bb4f-aef09392934b_Method">
    <vt:lpwstr>Standard</vt:lpwstr>
  </property>
  <property fmtid="{D5CDD505-2E9C-101B-9397-08002B2CF9AE}" pid="19" name="MSIP_Label_d38901aa-f724-46bf-bb4f-aef09392934b_Name">
    <vt:lpwstr>Internal - No Label</vt:lpwstr>
  </property>
  <property fmtid="{D5CDD505-2E9C-101B-9397-08002B2CF9AE}" pid="20" name="MSIP_Label_d38901aa-f724-46bf-bb4f-aef09392934b_SiteId">
    <vt:lpwstr>eb06985d-06ca-4a17-81da-629ab99f6505</vt:lpwstr>
  </property>
  <property fmtid="{D5CDD505-2E9C-101B-9397-08002B2CF9AE}" pid="21" name="MSIP_Label_d38901aa-f724-46bf-bb4f-aef09392934b_ActionId">
    <vt:lpwstr>1c4f618c-5bdb-49c6-9820-efc5dd502fff</vt:lpwstr>
  </property>
  <property fmtid="{D5CDD505-2E9C-101B-9397-08002B2CF9AE}" pid="22" name="MSIP_Label_d38901aa-f724-46bf-bb4f-aef09392934b_ContentBits">
    <vt:lpwstr>0</vt:lpwstr>
  </property>
  <property fmtid="{D5CDD505-2E9C-101B-9397-08002B2CF9AE}" pid="23" name="ContentTypeId">
    <vt:lpwstr>0x010100B78552598E052740BBB72AEA0A4635BB</vt:lpwstr>
  </property>
  <property fmtid="{D5CDD505-2E9C-101B-9397-08002B2CF9AE}" pid="24" name="Order">
    <vt:r8>457300</vt:r8>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_ExtendedDescription">
    <vt:lpwstr/>
  </property>
  <property fmtid="{D5CDD505-2E9C-101B-9397-08002B2CF9AE}" pid="29" name="TriggerFlowInfo">
    <vt:lpwstr/>
  </property>
</Properties>
</file>